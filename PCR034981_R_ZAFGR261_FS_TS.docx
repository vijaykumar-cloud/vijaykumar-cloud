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C8718A" w:rsidRDefault="00C8718A" w:rsidP="00C8718A">
      <w:pPr>
        <w:rPr>
          <w:b/>
          <w:sz w:val="28"/>
          <w:szCs w:val="28"/>
        </w:rPr>
      </w:pPr>
    </w:p>
    <w:p w14:paraId="0A37501D" w14:textId="77777777" w:rsidR="00C8718A" w:rsidRDefault="00C8718A" w:rsidP="00C8718A">
      <w:pPr>
        <w:rPr>
          <w:b/>
          <w:sz w:val="28"/>
          <w:szCs w:val="28"/>
        </w:rPr>
      </w:pPr>
    </w:p>
    <w:p w14:paraId="5DAB6C7B" w14:textId="77777777" w:rsidR="00C8718A" w:rsidRDefault="00C8718A" w:rsidP="00C8718A">
      <w:pPr>
        <w:rPr>
          <w:b/>
          <w:sz w:val="28"/>
          <w:szCs w:val="28"/>
        </w:rPr>
      </w:pPr>
    </w:p>
    <w:p w14:paraId="02EB378F" w14:textId="77777777" w:rsidR="00C8718A" w:rsidRDefault="00C8718A" w:rsidP="00C8718A">
      <w:pPr>
        <w:rPr>
          <w:b/>
          <w:sz w:val="28"/>
          <w:szCs w:val="28"/>
        </w:rPr>
      </w:pPr>
    </w:p>
    <w:p w14:paraId="6A05A809" w14:textId="77777777" w:rsidR="00C8718A" w:rsidRDefault="00C8718A" w:rsidP="00C8718A">
      <w:pPr>
        <w:rPr>
          <w:b/>
          <w:sz w:val="28"/>
          <w:szCs w:val="28"/>
        </w:rPr>
      </w:pPr>
    </w:p>
    <w:p w14:paraId="5A39BBE3" w14:textId="77777777" w:rsidR="00C8718A" w:rsidRDefault="00C8718A" w:rsidP="00C8718A">
      <w:pPr>
        <w:rPr>
          <w:b/>
          <w:sz w:val="28"/>
          <w:szCs w:val="28"/>
        </w:rPr>
      </w:pPr>
    </w:p>
    <w:p w14:paraId="41C8F396" w14:textId="77777777" w:rsidR="00C8718A" w:rsidRDefault="00C8718A" w:rsidP="00C8718A">
      <w:pPr>
        <w:rPr>
          <w:b/>
          <w:sz w:val="28"/>
          <w:szCs w:val="28"/>
        </w:rPr>
      </w:pPr>
    </w:p>
    <w:p w14:paraId="72A3D3EC" w14:textId="77777777" w:rsidR="00C8718A" w:rsidRDefault="00C8718A" w:rsidP="00C8718A">
      <w:pPr>
        <w:rPr>
          <w:b/>
          <w:sz w:val="28"/>
          <w:szCs w:val="28"/>
        </w:rPr>
      </w:pPr>
    </w:p>
    <w:p w14:paraId="0D0B940D" w14:textId="77777777" w:rsidR="00C8718A" w:rsidRDefault="00C8718A" w:rsidP="00C8718A">
      <w:pPr>
        <w:rPr>
          <w:b/>
          <w:sz w:val="28"/>
          <w:szCs w:val="28"/>
        </w:rPr>
      </w:pPr>
    </w:p>
    <w:p w14:paraId="0E27B00A" w14:textId="77777777" w:rsidR="00C8718A" w:rsidRDefault="00C8718A" w:rsidP="00C8718A">
      <w:pPr>
        <w:rPr>
          <w:b/>
          <w:sz w:val="28"/>
          <w:szCs w:val="28"/>
        </w:rPr>
      </w:pPr>
    </w:p>
    <w:p w14:paraId="60061E4C" w14:textId="77777777" w:rsidR="00C8718A" w:rsidRDefault="00C8718A" w:rsidP="00C8718A">
      <w:pPr>
        <w:rPr>
          <w:b/>
          <w:sz w:val="28"/>
          <w:szCs w:val="28"/>
        </w:rPr>
      </w:pPr>
    </w:p>
    <w:p w14:paraId="44EAFD9C" w14:textId="77777777" w:rsidR="00C8718A" w:rsidRDefault="00C8718A" w:rsidP="00C8718A">
      <w:pPr>
        <w:rPr>
          <w:b/>
          <w:sz w:val="28"/>
          <w:szCs w:val="28"/>
        </w:rPr>
      </w:pPr>
    </w:p>
    <w:p w14:paraId="4B94D5A5" w14:textId="77777777" w:rsidR="00C8718A" w:rsidRDefault="00C8718A" w:rsidP="00C8718A">
      <w:pPr>
        <w:rPr>
          <w:b/>
          <w:sz w:val="44"/>
          <w:szCs w:val="44"/>
        </w:rPr>
      </w:pPr>
    </w:p>
    <w:p w14:paraId="3DEEC669" w14:textId="77777777" w:rsidR="00C8718A" w:rsidRDefault="00C8718A" w:rsidP="00C8718A">
      <w:pPr>
        <w:rPr>
          <w:b/>
          <w:sz w:val="44"/>
          <w:szCs w:val="44"/>
        </w:rPr>
      </w:pPr>
    </w:p>
    <w:p w14:paraId="3656B9AB" w14:textId="77777777" w:rsidR="00C8718A" w:rsidRDefault="00C8718A" w:rsidP="00C8718A">
      <w:pPr>
        <w:rPr>
          <w:b/>
          <w:sz w:val="44"/>
          <w:szCs w:val="44"/>
        </w:rPr>
      </w:pPr>
    </w:p>
    <w:p w14:paraId="0B09E905" w14:textId="77777777" w:rsidR="00C8718A" w:rsidRPr="00C8718A" w:rsidRDefault="00235F77" w:rsidP="00C8718A">
      <w:pPr>
        <w:rPr>
          <w:b/>
          <w:sz w:val="52"/>
          <w:szCs w:val="52"/>
        </w:rPr>
      </w:pPr>
      <w:r>
        <w:rPr>
          <w:b/>
          <w:sz w:val="52"/>
          <w:szCs w:val="52"/>
        </w:rPr>
        <w:t>Report</w:t>
      </w:r>
      <w:r w:rsidR="00CB052A">
        <w:rPr>
          <w:b/>
          <w:sz w:val="52"/>
          <w:szCs w:val="52"/>
        </w:rPr>
        <w:t xml:space="preserve"> </w:t>
      </w:r>
      <w:r w:rsidR="00C8718A" w:rsidRPr="00C8718A">
        <w:rPr>
          <w:b/>
          <w:sz w:val="52"/>
          <w:szCs w:val="52"/>
        </w:rPr>
        <w:t xml:space="preserve">Functional </w:t>
      </w:r>
      <w:r w:rsidR="00095C53">
        <w:rPr>
          <w:b/>
          <w:sz w:val="52"/>
          <w:szCs w:val="52"/>
        </w:rPr>
        <w:t>S</w:t>
      </w:r>
      <w:r w:rsidR="00C8718A" w:rsidRPr="00C8718A">
        <w:rPr>
          <w:b/>
          <w:sz w:val="52"/>
          <w:szCs w:val="52"/>
        </w:rPr>
        <w:t>pec</w:t>
      </w:r>
      <w:r w:rsidR="00C8718A">
        <w:rPr>
          <w:b/>
          <w:sz w:val="52"/>
          <w:szCs w:val="52"/>
        </w:rPr>
        <w:t>ification</w:t>
      </w:r>
    </w:p>
    <w:p w14:paraId="45FB0818" w14:textId="77777777" w:rsidR="00C8718A" w:rsidRPr="00C24DB9" w:rsidRDefault="00C8718A" w:rsidP="00C8718A">
      <w:pPr>
        <w:rPr>
          <w:b/>
          <w:sz w:val="44"/>
          <w:szCs w:val="44"/>
        </w:rPr>
      </w:pPr>
    </w:p>
    <w:p w14:paraId="0F715208" w14:textId="1092A895" w:rsidR="00C8718A" w:rsidRDefault="00C8718A" w:rsidP="00C8718A">
      <w:pPr>
        <w:rPr>
          <w:i/>
          <w:sz w:val="28"/>
          <w:szCs w:val="28"/>
        </w:rPr>
      </w:pPr>
      <w:r w:rsidRPr="00C24DB9">
        <w:rPr>
          <w:i/>
          <w:sz w:val="28"/>
          <w:szCs w:val="28"/>
        </w:rPr>
        <w:t>&lt;</w:t>
      </w:r>
      <w:r w:rsidR="00C828A4" w:rsidRPr="00C828A4">
        <w:t xml:space="preserve"> </w:t>
      </w:r>
      <w:r w:rsidR="00F34F4C" w:rsidRPr="00F34F4C">
        <w:t>ZAFGR2</w:t>
      </w:r>
      <w:r w:rsidR="00E96AB4">
        <w:t>61</w:t>
      </w:r>
      <w:r w:rsidR="00F34F4C" w:rsidRPr="00F34F4C">
        <w:t xml:space="preserve"> </w:t>
      </w:r>
      <w:r w:rsidR="00F34F4C">
        <w:t xml:space="preserve">– Costed BOM Report </w:t>
      </w:r>
      <w:r w:rsidR="00E96AB4">
        <w:t xml:space="preserve">– </w:t>
      </w:r>
      <w:proofErr w:type="gramStart"/>
      <w:r w:rsidR="00E96AB4">
        <w:t xml:space="preserve">Purchasing </w:t>
      </w:r>
      <w:r w:rsidR="00F34F4C">
        <w:t>:</w:t>
      </w:r>
      <w:proofErr w:type="gramEnd"/>
      <w:r w:rsidR="00F34F4C">
        <w:t xml:space="preserve"> </w:t>
      </w:r>
      <w:r w:rsidR="007C0B37">
        <w:t>SO Cost Component report</w:t>
      </w:r>
      <w:r w:rsidR="00E96AB4">
        <w:t xml:space="preserve"> -Purchasing</w:t>
      </w:r>
      <w:r w:rsidRPr="00C24DB9">
        <w:rPr>
          <w:i/>
          <w:sz w:val="28"/>
          <w:szCs w:val="28"/>
        </w:rPr>
        <w:t>&gt;</w:t>
      </w:r>
    </w:p>
    <w:p w14:paraId="049F31CB" w14:textId="77777777" w:rsidR="00C8718A" w:rsidRDefault="00C8718A" w:rsidP="00C8718A">
      <w:pPr>
        <w:rPr>
          <w:i/>
          <w:sz w:val="28"/>
          <w:szCs w:val="28"/>
        </w:rPr>
      </w:pPr>
    </w:p>
    <w:p w14:paraId="53128261" w14:textId="77777777" w:rsidR="00C8718A" w:rsidRDefault="00C8718A" w:rsidP="00C8718A">
      <w:pPr>
        <w:rPr>
          <w:i/>
          <w:sz w:val="28"/>
          <w:szCs w:val="28"/>
        </w:rPr>
      </w:pPr>
    </w:p>
    <w:p w14:paraId="62486C05" w14:textId="77777777" w:rsidR="00C8718A" w:rsidRDefault="00C8718A" w:rsidP="00C8718A">
      <w:pPr>
        <w:rPr>
          <w:i/>
          <w:sz w:val="28"/>
          <w:szCs w:val="28"/>
        </w:rPr>
      </w:pPr>
    </w:p>
    <w:p w14:paraId="4101652C" w14:textId="77777777" w:rsidR="00C8718A" w:rsidRDefault="00C8718A" w:rsidP="00C8718A">
      <w:pPr>
        <w:rPr>
          <w:i/>
          <w:sz w:val="28"/>
          <w:szCs w:val="28"/>
        </w:rPr>
      </w:pPr>
    </w:p>
    <w:p w14:paraId="4B99056E" w14:textId="77777777" w:rsidR="00C8718A" w:rsidRDefault="00C8718A" w:rsidP="00C8718A">
      <w:pPr>
        <w:rPr>
          <w:i/>
          <w:sz w:val="28"/>
          <w:szCs w:val="28"/>
        </w:rPr>
      </w:pPr>
    </w:p>
    <w:p w14:paraId="1299C43A" w14:textId="77777777" w:rsidR="00C8718A" w:rsidRDefault="00C8718A" w:rsidP="00C8718A">
      <w:pPr>
        <w:rPr>
          <w:i/>
          <w:sz w:val="28"/>
          <w:szCs w:val="28"/>
        </w:rPr>
      </w:pPr>
    </w:p>
    <w:p w14:paraId="4DDBEF00" w14:textId="77777777" w:rsidR="00C8718A" w:rsidRDefault="00C8718A" w:rsidP="00C8718A">
      <w:pPr>
        <w:rPr>
          <w:i/>
          <w:sz w:val="28"/>
          <w:szCs w:val="28"/>
        </w:rPr>
      </w:pPr>
    </w:p>
    <w:p w14:paraId="3461D779" w14:textId="77777777" w:rsidR="00C8718A" w:rsidRDefault="00C8718A" w:rsidP="00C8718A">
      <w:pPr>
        <w:rPr>
          <w:i/>
          <w:sz w:val="28"/>
          <w:szCs w:val="28"/>
        </w:rPr>
      </w:pPr>
    </w:p>
    <w:p w14:paraId="3CF2D8B6" w14:textId="77777777" w:rsidR="00C8718A" w:rsidRDefault="00C8718A" w:rsidP="00C8718A">
      <w:pPr>
        <w:rPr>
          <w:i/>
          <w:sz w:val="28"/>
          <w:szCs w:val="28"/>
        </w:rPr>
      </w:pPr>
    </w:p>
    <w:p w14:paraId="0FB78278" w14:textId="77777777" w:rsidR="00C8718A" w:rsidRDefault="00C8718A" w:rsidP="00C8718A">
      <w:pPr>
        <w:rPr>
          <w:i/>
          <w:sz w:val="28"/>
          <w:szCs w:val="28"/>
        </w:rPr>
      </w:pPr>
    </w:p>
    <w:p w14:paraId="1FC39945" w14:textId="77777777" w:rsidR="00C8718A" w:rsidRDefault="00C8718A" w:rsidP="00C8718A">
      <w:pPr>
        <w:rPr>
          <w:i/>
          <w:sz w:val="28"/>
          <w:szCs w:val="28"/>
        </w:rPr>
      </w:pPr>
    </w:p>
    <w:p w14:paraId="0562CB0E" w14:textId="77777777" w:rsidR="00C8718A" w:rsidRDefault="00C8718A" w:rsidP="00C8718A">
      <w:pPr>
        <w:rPr>
          <w:i/>
          <w:sz w:val="28"/>
          <w:szCs w:val="28"/>
        </w:rPr>
      </w:pPr>
    </w:p>
    <w:p w14:paraId="34CE0A41" w14:textId="77777777" w:rsidR="00C8718A" w:rsidRDefault="00C8718A" w:rsidP="00C8718A">
      <w:pPr>
        <w:rPr>
          <w:i/>
          <w:sz w:val="28"/>
          <w:szCs w:val="28"/>
        </w:rPr>
      </w:pPr>
    </w:p>
    <w:p w14:paraId="4CBA6AB4" w14:textId="397CEAC8" w:rsidR="00B649F0" w:rsidRPr="00B649F0" w:rsidRDefault="00B649F0" w:rsidP="00C8718A">
      <w:pPr>
        <w:rPr>
          <w:b/>
          <w:bCs/>
          <w:i/>
          <w:iCs/>
          <w:color w:val="00B0F0"/>
          <w:sz w:val="32"/>
          <w:szCs w:val="32"/>
        </w:rPr>
      </w:pPr>
      <w:r w:rsidRPr="00B649F0">
        <w:rPr>
          <w:b/>
          <w:bCs/>
          <w:i/>
          <w:iCs/>
          <w:color w:val="00B0F0"/>
          <w:sz w:val="32"/>
          <w:szCs w:val="32"/>
        </w:rPr>
        <w:t>PCR034981</w:t>
      </w:r>
      <w:r>
        <w:rPr>
          <w:b/>
          <w:bCs/>
          <w:i/>
          <w:iCs/>
          <w:color w:val="00B0F0"/>
          <w:sz w:val="32"/>
          <w:szCs w:val="32"/>
        </w:rPr>
        <w:t>-</w:t>
      </w:r>
      <w:r w:rsidRPr="00B649F0">
        <w:rPr>
          <w:b/>
          <w:bCs/>
          <w:i/>
          <w:iCs/>
          <w:color w:val="00B0F0"/>
          <w:sz w:val="32"/>
          <w:szCs w:val="32"/>
        </w:rPr>
        <w:t>Need to add price strategy column in ZAFGR261 report.</w:t>
      </w:r>
    </w:p>
    <w:p w14:paraId="61AAB4D4" w14:textId="6996795A" w:rsidR="00C8718A" w:rsidRPr="00C24DB9" w:rsidRDefault="00C8718A" w:rsidP="00C8718A">
      <w:pPr>
        <w:rPr>
          <w:sz w:val="28"/>
          <w:szCs w:val="28"/>
        </w:rPr>
      </w:pPr>
      <w:r w:rsidRPr="00C24DB9">
        <w:rPr>
          <w:sz w:val="28"/>
          <w:szCs w:val="28"/>
        </w:rPr>
        <w:t>VERSION</w:t>
      </w:r>
      <w:r>
        <w:rPr>
          <w:sz w:val="28"/>
          <w:szCs w:val="28"/>
        </w:rPr>
        <w:t>:</w:t>
      </w:r>
      <w:r>
        <w:rPr>
          <w:sz w:val="28"/>
          <w:szCs w:val="28"/>
        </w:rPr>
        <w:tab/>
      </w:r>
      <w:r>
        <w:rPr>
          <w:sz w:val="28"/>
          <w:szCs w:val="28"/>
        </w:rPr>
        <w:tab/>
      </w:r>
      <w:r>
        <w:rPr>
          <w:sz w:val="28"/>
          <w:szCs w:val="28"/>
        </w:rPr>
        <w:tab/>
      </w:r>
      <w:r w:rsidR="00E86E5E">
        <w:rPr>
          <w:sz w:val="28"/>
          <w:szCs w:val="28"/>
        </w:rPr>
        <w:t>1</w:t>
      </w:r>
      <w:r w:rsidR="00B649F0">
        <w:rPr>
          <w:sz w:val="28"/>
          <w:szCs w:val="28"/>
        </w:rPr>
        <w:t>2</w:t>
      </w:r>
      <w:del w:id="0" w:author="Keyur Panchal --CNTR" w:date="2019-11-19T09:04:00Z">
        <w:r w:rsidDel="00543CB6">
          <w:rPr>
            <w:sz w:val="28"/>
            <w:szCs w:val="28"/>
          </w:rPr>
          <w:delText>1</w:delText>
        </w:r>
      </w:del>
      <w:r>
        <w:rPr>
          <w:sz w:val="28"/>
          <w:szCs w:val="28"/>
        </w:rPr>
        <w:t>.0</w:t>
      </w:r>
    </w:p>
    <w:p w14:paraId="071D3676" w14:textId="408FD977" w:rsidR="00C8718A" w:rsidRPr="00C24DB9" w:rsidRDefault="00C8718A" w:rsidP="00C8718A">
      <w:pPr>
        <w:rPr>
          <w:sz w:val="28"/>
          <w:szCs w:val="28"/>
        </w:rPr>
      </w:pPr>
      <w:r w:rsidRPr="00C24DB9">
        <w:rPr>
          <w:sz w:val="28"/>
          <w:szCs w:val="28"/>
        </w:rPr>
        <w:t>LAST UPDATED:</w:t>
      </w:r>
      <w:r>
        <w:rPr>
          <w:sz w:val="28"/>
          <w:szCs w:val="28"/>
        </w:rPr>
        <w:tab/>
      </w:r>
      <w:del w:id="1" w:author="Keyur Panchal --CNTR" w:date="2019-11-19T09:04:00Z">
        <w:r w:rsidR="00F36F41" w:rsidDel="00543CB6">
          <w:rPr>
            <w:sz w:val="28"/>
            <w:szCs w:val="28"/>
          </w:rPr>
          <w:delText>04/06/2013</w:delText>
        </w:r>
      </w:del>
      <w:r w:rsidR="00B649F0">
        <w:rPr>
          <w:sz w:val="28"/>
          <w:szCs w:val="28"/>
        </w:rPr>
        <w:t>04</w:t>
      </w:r>
      <w:ins w:id="2" w:author="Keyur Panchal --CNTR" w:date="2019-11-19T09:04:00Z">
        <w:r w:rsidR="00543CB6">
          <w:rPr>
            <w:sz w:val="28"/>
            <w:szCs w:val="28"/>
          </w:rPr>
          <w:t>/</w:t>
        </w:r>
      </w:ins>
      <w:r w:rsidR="00B649F0">
        <w:rPr>
          <w:sz w:val="28"/>
          <w:szCs w:val="28"/>
        </w:rPr>
        <w:t>16</w:t>
      </w:r>
      <w:ins w:id="3" w:author="Keyur Panchal --CNTR" w:date="2019-11-19T09:04:00Z">
        <w:r w:rsidR="00543CB6">
          <w:rPr>
            <w:sz w:val="28"/>
            <w:szCs w:val="28"/>
          </w:rPr>
          <w:t>/20</w:t>
        </w:r>
      </w:ins>
      <w:r w:rsidR="003930D3">
        <w:rPr>
          <w:sz w:val="28"/>
          <w:szCs w:val="28"/>
        </w:rPr>
        <w:t>2</w:t>
      </w:r>
      <w:r w:rsidR="00B649F0">
        <w:rPr>
          <w:sz w:val="28"/>
          <w:szCs w:val="28"/>
        </w:rPr>
        <w:t>1</w:t>
      </w:r>
    </w:p>
    <w:p w14:paraId="62EBF3C5" w14:textId="77777777" w:rsidR="00C8718A" w:rsidRDefault="00C8718A" w:rsidP="00C8718A">
      <w:pPr>
        <w:rPr>
          <w:i/>
          <w:sz w:val="28"/>
          <w:szCs w:val="28"/>
        </w:rPr>
      </w:pPr>
    </w:p>
    <w:p w14:paraId="6D98A12B" w14:textId="77777777" w:rsidR="00C8718A" w:rsidRDefault="00C8718A" w:rsidP="00C8718A">
      <w:pPr>
        <w:rPr>
          <w:ins w:id="4" w:author="Keyur Panchal --CNTR" w:date="2019-11-19T09:04:00Z"/>
          <w:i/>
          <w:sz w:val="28"/>
          <w:szCs w:val="28"/>
        </w:rPr>
      </w:pPr>
    </w:p>
    <w:p w14:paraId="2946DB82" w14:textId="77777777" w:rsidR="00543CB6" w:rsidRDefault="00543CB6" w:rsidP="00C8718A">
      <w:pPr>
        <w:rPr>
          <w:i/>
          <w:sz w:val="28"/>
          <w:szCs w:val="28"/>
        </w:rPr>
      </w:pPr>
    </w:p>
    <w:p w14:paraId="1EA16908" w14:textId="77777777" w:rsidR="00C8718A" w:rsidRPr="00410BFC" w:rsidRDefault="00C8718A" w:rsidP="00C8718A">
      <w:pPr>
        <w:rPr>
          <w:rFonts w:ascii="Tahoma" w:hAnsi="Tahoma" w:cs="Tahoma"/>
          <w:b/>
          <w:sz w:val="28"/>
          <w:szCs w:val="28"/>
        </w:rPr>
      </w:pPr>
      <w:r w:rsidRPr="00410BFC">
        <w:rPr>
          <w:rFonts w:ascii="Tahoma" w:hAnsi="Tahoma" w:cs="Tahoma"/>
          <w:b/>
          <w:sz w:val="28"/>
          <w:szCs w:val="28"/>
        </w:rPr>
        <w:t>DOCUMENT CONTROL:</w:t>
      </w:r>
    </w:p>
    <w:p w14:paraId="5997CC1D" w14:textId="77777777" w:rsidR="00C8718A" w:rsidRPr="00410BFC" w:rsidRDefault="00C8718A" w:rsidP="00C8718A">
      <w:pPr>
        <w:rPr>
          <w:rFonts w:ascii="Tahoma" w:hAnsi="Tahoma" w:cs="Tahoma"/>
          <w:b/>
          <w:sz w:val="28"/>
          <w:szCs w:val="28"/>
        </w:rPr>
      </w:pPr>
    </w:p>
    <w:p w14:paraId="110FFD37" w14:textId="77777777" w:rsidR="00410BFC" w:rsidRDefault="00410BFC" w:rsidP="00410BFC">
      <w:pPr>
        <w:rPr>
          <w:rFonts w:ascii="Tahoma" w:hAnsi="Tahoma" w:cs="Tahoma"/>
          <w:b/>
        </w:rPr>
      </w:pPr>
    </w:p>
    <w:p w14:paraId="6B699379" w14:textId="77777777" w:rsidR="00410BFC" w:rsidRDefault="00410BFC" w:rsidP="00410BFC">
      <w:pPr>
        <w:rPr>
          <w:rFonts w:ascii="Tahoma" w:hAnsi="Tahoma" w:cs="Tahoma"/>
          <w:b/>
        </w:rPr>
      </w:pPr>
    </w:p>
    <w:p w14:paraId="69C52470" w14:textId="77777777" w:rsidR="00410BFC" w:rsidRDefault="00410BFC" w:rsidP="00410BFC">
      <w:pPr>
        <w:rPr>
          <w:rFonts w:ascii="Tahoma" w:hAnsi="Tahoma" w:cs="Tahoma"/>
          <w:b/>
        </w:rPr>
      </w:pPr>
      <w:r w:rsidRPr="00410BFC">
        <w:rPr>
          <w:rFonts w:ascii="Tahoma" w:hAnsi="Tahoma" w:cs="Tahoma"/>
          <w:b/>
        </w:rPr>
        <w:t>REVISION HISTORY</w:t>
      </w:r>
      <w:r>
        <w:rPr>
          <w:rFonts w:ascii="Tahoma" w:hAnsi="Tahoma" w:cs="Tahoma"/>
          <w:b/>
        </w:rPr>
        <w:t>:</w:t>
      </w:r>
    </w:p>
    <w:p w14:paraId="3FE9F23F" w14:textId="77777777" w:rsidR="00410BFC" w:rsidRPr="00410BFC" w:rsidRDefault="00410BFC" w:rsidP="00410BFC">
      <w:pPr>
        <w:rPr>
          <w:rFonts w:ascii="Tahoma" w:hAnsi="Tahoma" w:cs="Tahoma"/>
          <w:b/>
        </w:rPr>
      </w:pPr>
    </w:p>
    <w:tbl>
      <w:tblPr>
        <w:tblW w:w="928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1642"/>
        <w:gridCol w:w="1642"/>
        <w:gridCol w:w="1620"/>
        <w:gridCol w:w="4384"/>
      </w:tblGrid>
      <w:tr w:rsidR="00410BFC" w:rsidRPr="00410BFC" w14:paraId="02790CCD" w14:textId="77777777">
        <w:tc>
          <w:tcPr>
            <w:tcW w:w="1642" w:type="dxa"/>
            <w:tcBorders>
              <w:top w:val="single" w:sz="6" w:space="0" w:color="auto"/>
              <w:left w:val="double" w:sz="6" w:space="0" w:color="auto"/>
              <w:bottom w:val="single" w:sz="6" w:space="0" w:color="auto"/>
              <w:right w:val="nil"/>
            </w:tcBorders>
            <w:shd w:val="clear" w:color="auto" w:fill="C0C0C0"/>
          </w:tcPr>
          <w:p w14:paraId="5033523A" w14:textId="77777777" w:rsidR="00410BFC" w:rsidRPr="00410BFC" w:rsidRDefault="00410BFC" w:rsidP="00BE0FF1">
            <w:pPr>
              <w:jc w:val="center"/>
              <w:rPr>
                <w:rFonts w:ascii="Tahoma" w:hAnsi="Tahoma" w:cs="Tahoma"/>
                <w:b/>
                <w:sz w:val="20"/>
              </w:rPr>
            </w:pPr>
            <w:r w:rsidRPr="00410BFC">
              <w:rPr>
                <w:rFonts w:ascii="Tahoma" w:hAnsi="Tahoma" w:cs="Tahoma"/>
                <w:b/>
                <w:sz w:val="20"/>
              </w:rPr>
              <w:t>Version #</w:t>
            </w:r>
          </w:p>
        </w:tc>
        <w:tc>
          <w:tcPr>
            <w:tcW w:w="1642" w:type="dxa"/>
            <w:tcBorders>
              <w:top w:val="single" w:sz="6" w:space="0" w:color="auto"/>
              <w:left w:val="double" w:sz="6" w:space="0" w:color="auto"/>
              <w:bottom w:val="single" w:sz="6" w:space="0" w:color="auto"/>
              <w:right w:val="nil"/>
            </w:tcBorders>
            <w:shd w:val="clear" w:color="auto" w:fill="C0C0C0"/>
          </w:tcPr>
          <w:p w14:paraId="0AFCA278" w14:textId="77777777" w:rsidR="00410BFC" w:rsidRPr="00410BFC" w:rsidRDefault="00410BFC" w:rsidP="00BE0FF1">
            <w:pPr>
              <w:jc w:val="center"/>
              <w:rPr>
                <w:rFonts w:ascii="Tahoma" w:hAnsi="Tahoma" w:cs="Tahoma"/>
                <w:b/>
                <w:sz w:val="20"/>
              </w:rPr>
            </w:pPr>
            <w:r w:rsidRPr="00410BFC">
              <w:rPr>
                <w:rFonts w:ascii="Tahoma" w:hAnsi="Tahoma" w:cs="Tahoma"/>
                <w:b/>
                <w:sz w:val="20"/>
              </w:rPr>
              <w:t>Date Modified</w:t>
            </w:r>
          </w:p>
        </w:tc>
        <w:tc>
          <w:tcPr>
            <w:tcW w:w="1620" w:type="dxa"/>
            <w:tcBorders>
              <w:top w:val="single" w:sz="6" w:space="0" w:color="auto"/>
              <w:left w:val="single" w:sz="6" w:space="0" w:color="auto"/>
              <w:bottom w:val="single" w:sz="6" w:space="0" w:color="auto"/>
              <w:right w:val="nil"/>
            </w:tcBorders>
            <w:shd w:val="clear" w:color="auto" w:fill="C0C0C0"/>
          </w:tcPr>
          <w:p w14:paraId="47D173B7" w14:textId="77777777" w:rsidR="00410BFC" w:rsidRPr="00410BFC" w:rsidRDefault="00410BFC" w:rsidP="00BE0FF1">
            <w:pPr>
              <w:jc w:val="center"/>
              <w:rPr>
                <w:rFonts w:ascii="Tahoma" w:hAnsi="Tahoma" w:cs="Tahoma"/>
                <w:b/>
                <w:sz w:val="20"/>
              </w:rPr>
            </w:pPr>
            <w:r w:rsidRPr="00410BFC">
              <w:rPr>
                <w:rFonts w:ascii="Tahoma" w:hAnsi="Tahoma" w:cs="Tahoma"/>
                <w:b/>
                <w:sz w:val="20"/>
              </w:rPr>
              <w:t>Modified By</w:t>
            </w:r>
          </w:p>
        </w:tc>
        <w:tc>
          <w:tcPr>
            <w:tcW w:w="4384" w:type="dxa"/>
            <w:tcBorders>
              <w:top w:val="single" w:sz="6" w:space="0" w:color="auto"/>
              <w:left w:val="single" w:sz="6" w:space="0" w:color="auto"/>
              <w:bottom w:val="single" w:sz="6" w:space="0" w:color="auto"/>
              <w:right w:val="double" w:sz="6" w:space="0" w:color="auto"/>
            </w:tcBorders>
            <w:shd w:val="clear" w:color="auto" w:fill="C0C0C0"/>
          </w:tcPr>
          <w:p w14:paraId="0EF8FD9D" w14:textId="77777777" w:rsidR="00410BFC" w:rsidRPr="00410BFC" w:rsidRDefault="00410BFC" w:rsidP="00BE0FF1">
            <w:pPr>
              <w:jc w:val="center"/>
              <w:rPr>
                <w:rFonts w:ascii="Tahoma" w:hAnsi="Tahoma" w:cs="Tahoma"/>
                <w:b/>
                <w:sz w:val="20"/>
              </w:rPr>
            </w:pPr>
            <w:r w:rsidRPr="00410BFC">
              <w:rPr>
                <w:rFonts w:ascii="Tahoma" w:hAnsi="Tahoma" w:cs="Tahoma"/>
                <w:b/>
                <w:sz w:val="20"/>
              </w:rPr>
              <w:t>Brief Description of Change</w:t>
            </w:r>
          </w:p>
        </w:tc>
      </w:tr>
      <w:tr w:rsidR="00E83BAE" w:rsidRPr="00410BFC" w14:paraId="1F72F646" w14:textId="77777777">
        <w:tc>
          <w:tcPr>
            <w:tcW w:w="1642" w:type="dxa"/>
            <w:tcBorders>
              <w:top w:val="single" w:sz="6" w:space="0" w:color="auto"/>
              <w:left w:val="double" w:sz="6" w:space="0" w:color="auto"/>
              <w:bottom w:val="single" w:sz="6" w:space="0" w:color="auto"/>
              <w:right w:val="nil"/>
            </w:tcBorders>
            <w:shd w:val="clear" w:color="auto" w:fill="C0C0C0"/>
          </w:tcPr>
          <w:p w14:paraId="08CE6F91" w14:textId="77777777" w:rsidR="00E83BAE" w:rsidRPr="00410BFC" w:rsidRDefault="00E83BAE" w:rsidP="00BE0FF1">
            <w:pPr>
              <w:jc w:val="center"/>
              <w:rPr>
                <w:rFonts w:ascii="Tahoma" w:hAnsi="Tahoma" w:cs="Tahoma"/>
                <w:b/>
                <w:sz w:val="20"/>
              </w:rPr>
            </w:pPr>
          </w:p>
        </w:tc>
        <w:tc>
          <w:tcPr>
            <w:tcW w:w="1642" w:type="dxa"/>
            <w:tcBorders>
              <w:top w:val="single" w:sz="6" w:space="0" w:color="auto"/>
              <w:left w:val="double" w:sz="6" w:space="0" w:color="auto"/>
              <w:bottom w:val="single" w:sz="6" w:space="0" w:color="auto"/>
              <w:right w:val="nil"/>
            </w:tcBorders>
            <w:shd w:val="clear" w:color="auto" w:fill="C0C0C0"/>
          </w:tcPr>
          <w:p w14:paraId="61CDCEAD" w14:textId="77777777" w:rsidR="00E83BAE" w:rsidRPr="00410BFC" w:rsidRDefault="00E83BAE" w:rsidP="00BE0FF1">
            <w:pPr>
              <w:jc w:val="center"/>
              <w:rPr>
                <w:rFonts w:ascii="Tahoma" w:hAnsi="Tahoma" w:cs="Tahoma"/>
                <w:b/>
                <w:sz w:val="20"/>
              </w:rPr>
            </w:pPr>
          </w:p>
        </w:tc>
        <w:tc>
          <w:tcPr>
            <w:tcW w:w="1620" w:type="dxa"/>
            <w:tcBorders>
              <w:top w:val="single" w:sz="6" w:space="0" w:color="auto"/>
              <w:left w:val="single" w:sz="6" w:space="0" w:color="auto"/>
              <w:bottom w:val="single" w:sz="6" w:space="0" w:color="auto"/>
              <w:right w:val="nil"/>
            </w:tcBorders>
            <w:shd w:val="clear" w:color="auto" w:fill="C0C0C0"/>
          </w:tcPr>
          <w:p w14:paraId="6BB9E253" w14:textId="77777777" w:rsidR="00E83BAE" w:rsidRPr="00410BFC" w:rsidRDefault="00E83BAE" w:rsidP="00BE0FF1">
            <w:pPr>
              <w:jc w:val="center"/>
              <w:rPr>
                <w:rFonts w:ascii="Tahoma" w:hAnsi="Tahoma" w:cs="Tahoma"/>
                <w:b/>
                <w:sz w:val="20"/>
              </w:rPr>
            </w:pPr>
          </w:p>
        </w:tc>
        <w:tc>
          <w:tcPr>
            <w:tcW w:w="4384" w:type="dxa"/>
            <w:tcBorders>
              <w:top w:val="single" w:sz="6" w:space="0" w:color="auto"/>
              <w:left w:val="single" w:sz="6" w:space="0" w:color="auto"/>
              <w:bottom w:val="single" w:sz="6" w:space="0" w:color="auto"/>
              <w:right w:val="double" w:sz="6" w:space="0" w:color="auto"/>
            </w:tcBorders>
            <w:shd w:val="clear" w:color="auto" w:fill="C0C0C0"/>
          </w:tcPr>
          <w:p w14:paraId="23DE523C" w14:textId="77777777" w:rsidR="00E83BAE" w:rsidRPr="00410BFC" w:rsidRDefault="00E83BAE" w:rsidP="00BE0FF1">
            <w:pPr>
              <w:jc w:val="center"/>
              <w:rPr>
                <w:rFonts w:ascii="Tahoma" w:hAnsi="Tahoma" w:cs="Tahoma"/>
                <w:b/>
                <w:sz w:val="20"/>
              </w:rPr>
            </w:pPr>
          </w:p>
        </w:tc>
      </w:tr>
      <w:tr w:rsidR="00E83BAE" w:rsidRPr="003F6489" w14:paraId="682DD50E" w14:textId="77777777" w:rsidTr="00E83BAE">
        <w:tc>
          <w:tcPr>
            <w:tcW w:w="1642" w:type="dxa"/>
            <w:tcBorders>
              <w:top w:val="single" w:sz="6" w:space="0" w:color="auto"/>
              <w:left w:val="double" w:sz="6" w:space="0" w:color="auto"/>
              <w:bottom w:val="single" w:sz="6" w:space="0" w:color="auto"/>
              <w:right w:val="nil"/>
            </w:tcBorders>
            <w:shd w:val="clear" w:color="auto" w:fill="C0C0C0"/>
          </w:tcPr>
          <w:p w14:paraId="4B3AA50C" w14:textId="77777777" w:rsidR="00E83BAE" w:rsidRPr="00E83BAE" w:rsidRDefault="00E83BAE" w:rsidP="00E83BAE">
            <w:pPr>
              <w:jc w:val="center"/>
              <w:rPr>
                <w:rFonts w:ascii="Tahoma" w:hAnsi="Tahoma" w:cs="Tahoma"/>
                <w:sz w:val="20"/>
              </w:rPr>
            </w:pPr>
            <w:r w:rsidRPr="00E83BAE">
              <w:rPr>
                <w:rFonts w:ascii="Tahoma" w:hAnsi="Tahoma" w:cs="Tahoma"/>
                <w:sz w:val="20"/>
              </w:rPr>
              <w:t>1.0</w:t>
            </w:r>
          </w:p>
        </w:tc>
        <w:tc>
          <w:tcPr>
            <w:tcW w:w="1642" w:type="dxa"/>
            <w:tcBorders>
              <w:top w:val="single" w:sz="6" w:space="0" w:color="auto"/>
              <w:left w:val="double" w:sz="6" w:space="0" w:color="auto"/>
              <w:bottom w:val="single" w:sz="6" w:space="0" w:color="auto"/>
              <w:right w:val="nil"/>
            </w:tcBorders>
            <w:shd w:val="clear" w:color="auto" w:fill="C0C0C0"/>
          </w:tcPr>
          <w:p w14:paraId="71DF71CB" w14:textId="77777777" w:rsidR="00E83BAE" w:rsidRPr="00E83BAE" w:rsidRDefault="00E83BAE" w:rsidP="00E83BAE">
            <w:pPr>
              <w:jc w:val="center"/>
              <w:rPr>
                <w:rFonts w:ascii="Tahoma" w:hAnsi="Tahoma" w:cs="Tahoma"/>
                <w:sz w:val="20"/>
              </w:rPr>
            </w:pPr>
            <w:r w:rsidRPr="00E83BAE">
              <w:rPr>
                <w:rFonts w:ascii="Tahoma" w:hAnsi="Tahoma" w:cs="Tahoma"/>
                <w:sz w:val="20"/>
              </w:rPr>
              <w:t>5/8/2012</w:t>
            </w:r>
          </w:p>
        </w:tc>
        <w:tc>
          <w:tcPr>
            <w:tcW w:w="1620" w:type="dxa"/>
            <w:tcBorders>
              <w:top w:val="single" w:sz="6" w:space="0" w:color="auto"/>
              <w:left w:val="single" w:sz="6" w:space="0" w:color="auto"/>
              <w:bottom w:val="single" w:sz="6" w:space="0" w:color="auto"/>
              <w:right w:val="nil"/>
            </w:tcBorders>
            <w:shd w:val="clear" w:color="auto" w:fill="C0C0C0"/>
          </w:tcPr>
          <w:p w14:paraId="4E99141E" w14:textId="77777777" w:rsidR="00E83BAE" w:rsidRPr="00E83BAE" w:rsidRDefault="00E83BAE" w:rsidP="00E83BAE">
            <w:pPr>
              <w:jc w:val="center"/>
              <w:rPr>
                <w:rFonts w:ascii="Tahoma" w:hAnsi="Tahoma" w:cs="Tahoma"/>
                <w:sz w:val="20"/>
              </w:rPr>
            </w:pPr>
            <w:r w:rsidRPr="00E83BAE">
              <w:rPr>
                <w:rFonts w:ascii="Tahoma" w:hAnsi="Tahoma" w:cs="Tahoma"/>
                <w:sz w:val="20"/>
              </w:rPr>
              <w:t>Kumar Saket Deva</w:t>
            </w:r>
          </w:p>
        </w:tc>
        <w:tc>
          <w:tcPr>
            <w:tcW w:w="4384" w:type="dxa"/>
            <w:tcBorders>
              <w:top w:val="single" w:sz="6" w:space="0" w:color="auto"/>
              <w:left w:val="single" w:sz="6" w:space="0" w:color="auto"/>
              <w:bottom w:val="single" w:sz="6" w:space="0" w:color="auto"/>
              <w:right w:val="double" w:sz="6" w:space="0" w:color="auto"/>
            </w:tcBorders>
            <w:shd w:val="clear" w:color="auto" w:fill="C0C0C0"/>
          </w:tcPr>
          <w:p w14:paraId="4B79D5CD" w14:textId="77777777" w:rsidR="00E83BAE" w:rsidRPr="00E83BAE" w:rsidRDefault="00E83BAE" w:rsidP="00E83BAE">
            <w:pPr>
              <w:jc w:val="center"/>
              <w:rPr>
                <w:rFonts w:ascii="Tahoma" w:hAnsi="Tahoma" w:cs="Tahoma"/>
                <w:sz w:val="20"/>
              </w:rPr>
            </w:pPr>
            <w:r w:rsidRPr="00E83BAE">
              <w:rPr>
                <w:rFonts w:ascii="Tahoma" w:hAnsi="Tahoma" w:cs="Tahoma"/>
                <w:sz w:val="20"/>
              </w:rPr>
              <w:t>Initial Draft</w:t>
            </w:r>
          </w:p>
        </w:tc>
      </w:tr>
      <w:tr w:rsidR="00410BFC" w:rsidRPr="00410BFC" w14:paraId="4EA1EE8D" w14:textId="77777777">
        <w:tc>
          <w:tcPr>
            <w:tcW w:w="1642" w:type="dxa"/>
            <w:tcBorders>
              <w:top w:val="single" w:sz="6" w:space="0" w:color="auto"/>
              <w:left w:val="double" w:sz="6" w:space="0" w:color="auto"/>
              <w:bottom w:val="single" w:sz="6" w:space="0" w:color="auto"/>
              <w:right w:val="single" w:sz="6" w:space="0" w:color="auto"/>
            </w:tcBorders>
          </w:tcPr>
          <w:p w14:paraId="699E2A8F" w14:textId="77777777" w:rsidR="00410BFC" w:rsidRPr="00410BFC" w:rsidRDefault="00E83BAE" w:rsidP="00BE0FF1">
            <w:pPr>
              <w:jc w:val="center"/>
              <w:rPr>
                <w:rFonts w:ascii="Tahoma" w:hAnsi="Tahoma" w:cs="Tahoma"/>
                <w:sz w:val="20"/>
              </w:rPr>
            </w:pPr>
            <w:r>
              <w:rPr>
                <w:rFonts w:ascii="Tahoma" w:hAnsi="Tahoma" w:cs="Tahoma"/>
                <w:sz w:val="20"/>
              </w:rPr>
              <w:t>2.0</w:t>
            </w:r>
          </w:p>
        </w:tc>
        <w:tc>
          <w:tcPr>
            <w:tcW w:w="1642" w:type="dxa"/>
            <w:tcBorders>
              <w:top w:val="single" w:sz="6" w:space="0" w:color="auto"/>
              <w:left w:val="double" w:sz="6" w:space="0" w:color="auto"/>
              <w:bottom w:val="single" w:sz="6" w:space="0" w:color="auto"/>
              <w:right w:val="single" w:sz="6" w:space="0" w:color="auto"/>
            </w:tcBorders>
          </w:tcPr>
          <w:p w14:paraId="04AB1C1B" w14:textId="77777777" w:rsidR="00410BFC" w:rsidRPr="00410BFC" w:rsidRDefault="007C0B37" w:rsidP="00BE0FF1">
            <w:pPr>
              <w:jc w:val="center"/>
              <w:rPr>
                <w:rFonts w:ascii="Tahoma" w:hAnsi="Tahoma" w:cs="Tahoma"/>
                <w:sz w:val="20"/>
              </w:rPr>
            </w:pPr>
            <w:r>
              <w:rPr>
                <w:rFonts w:ascii="Tahoma" w:hAnsi="Tahoma" w:cs="Tahoma"/>
                <w:sz w:val="20"/>
              </w:rPr>
              <w:t>7/23/2018</w:t>
            </w:r>
          </w:p>
        </w:tc>
        <w:tc>
          <w:tcPr>
            <w:tcW w:w="1620" w:type="dxa"/>
            <w:tcBorders>
              <w:top w:val="single" w:sz="6" w:space="0" w:color="auto"/>
              <w:left w:val="single" w:sz="6" w:space="0" w:color="auto"/>
              <w:bottom w:val="single" w:sz="6" w:space="0" w:color="auto"/>
              <w:right w:val="single" w:sz="6" w:space="0" w:color="auto"/>
            </w:tcBorders>
          </w:tcPr>
          <w:p w14:paraId="465D4E2E" w14:textId="77777777" w:rsidR="00410BFC" w:rsidRPr="00410BFC" w:rsidRDefault="00C828A4" w:rsidP="00BE0FF1">
            <w:pPr>
              <w:rPr>
                <w:rFonts w:ascii="Tahoma" w:hAnsi="Tahoma" w:cs="Tahoma"/>
                <w:sz w:val="20"/>
              </w:rPr>
            </w:pPr>
            <w:r>
              <w:rPr>
                <w:rFonts w:ascii="Tahoma" w:hAnsi="Tahoma" w:cs="Tahoma"/>
                <w:sz w:val="20"/>
              </w:rPr>
              <w:t>Ram Mohan Thammineni</w:t>
            </w:r>
          </w:p>
        </w:tc>
        <w:tc>
          <w:tcPr>
            <w:tcW w:w="4384" w:type="dxa"/>
            <w:tcBorders>
              <w:top w:val="single" w:sz="6" w:space="0" w:color="auto"/>
              <w:left w:val="single" w:sz="6" w:space="0" w:color="auto"/>
              <w:bottom w:val="single" w:sz="6" w:space="0" w:color="auto"/>
              <w:right w:val="double" w:sz="6" w:space="0" w:color="auto"/>
            </w:tcBorders>
          </w:tcPr>
          <w:p w14:paraId="52DEFC3D" w14:textId="77777777" w:rsidR="00410BFC" w:rsidRPr="00410BFC" w:rsidRDefault="00E83BAE" w:rsidP="00BE0FF1">
            <w:pPr>
              <w:rPr>
                <w:rFonts w:ascii="Tahoma" w:hAnsi="Tahoma" w:cs="Tahoma"/>
                <w:sz w:val="20"/>
              </w:rPr>
            </w:pPr>
            <w:proofErr w:type="gramStart"/>
            <w:r>
              <w:rPr>
                <w:rFonts w:ascii="Tahoma" w:hAnsi="Tahoma" w:cs="Tahoma"/>
                <w:sz w:val="20"/>
              </w:rPr>
              <w:t>SO</w:t>
            </w:r>
            <w:proofErr w:type="gramEnd"/>
            <w:r>
              <w:rPr>
                <w:rFonts w:ascii="Tahoma" w:hAnsi="Tahoma" w:cs="Tahoma"/>
                <w:sz w:val="20"/>
              </w:rPr>
              <w:t xml:space="preserve"> cost component report option added</w:t>
            </w:r>
          </w:p>
        </w:tc>
      </w:tr>
      <w:tr w:rsidR="00410BFC" w:rsidRPr="00410BFC" w14:paraId="378CC505" w14:textId="77777777">
        <w:tc>
          <w:tcPr>
            <w:tcW w:w="1642" w:type="dxa"/>
            <w:tcBorders>
              <w:top w:val="single" w:sz="6" w:space="0" w:color="auto"/>
              <w:left w:val="double" w:sz="6" w:space="0" w:color="auto"/>
              <w:bottom w:val="single" w:sz="6" w:space="0" w:color="auto"/>
              <w:right w:val="single" w:sz="6" w:space="0" w:color="auto"/>
            </w:tcBorders>
          </w:tcPr>
          <w:p w14:paraId="286B0249" w14:textId="77777777" w:rsidR="00410BFC" w:rsidRPr="00410BFC" w:rsidRDefault="008F12D3" w:rsidP="00BE0FF1">
            <w:pPr>
              <w:jc w:val="center"/>
              <w:rPr>
                <w:rFonts w:ascii="Tahoma" w:hAnsi="Tahoma" w:cs="Tahoma"/>
                <w:sz w:val="20"/>
              </w:rPr>
            </w:pPr>
            <w:r>
              <w:rPr>
                <w:rFonts w:ascii="Tahoma" w:hAnsi="Tahoma" w:cs="Tahoma"/>
                <w:sz w:val="20"/>
              </w:rPr>
              <w:t>3.0</w:t>
            </w:r>
          </w:p>
        </w:tc>
        <w:tc>
          <w:tcPr>
            <w:tcW w:w="1642" w:type="dxa"/>
            <w:tcBorders>
              <w:top w:val="single" w:sz="6" w:space="0" w:color="auto"/>
              <w:left w:val="double" w:sz="6" w:space="0" w:color="auto"/>
              <w:bottom w:val="single" w:sz="6" w:space="0" w:color="auto"/>
              <w:right w:val="single" w:sz="6" w:space="0" w:color="auto"/>
            </w:tcBorders>
          </w:tcPr>
          <w:p w14:paraId="3D44CF6D" w14:textId="77777777" w:rsidR="00410BFC" w:rsidRPr="00410BFC" w:rsidRDefault="008F12D3" w:rsidP="008F12D3">
            <w:pPr>
              <w:rPr>
                <w:rFonts w:ascii="Tahoma" w:hAnsi="Tahoma" w:cs="Tahoma"/>
                <w:sz w:val="20"/>
              </w:rPr>
            </w:pPr>
            <w:r>
              <w:rPr>
                <w:rFonts w:ascii="Tahoma" w:hAnsi="Tahoma" w:cs="Tahoma"/>
                <w:sz w:val="20"/>
              </w:rPr>
              <w:t>03/15/2019</w:t>
            </w:r>
          </w:p>
        </w:tc>
        <w:tc>
          <w:tcPr>
            <w:tcW w:w="1620" w:type="dxa"/>
            <w:tcBorders>
              <w:top w:val="single" w:sz="6" w:space="0" w:color="auto"/>
              <w:left w:val="single" w:sz="6" w:space="0" w:color="auto"/>
              <w:bottom w:val="single" w:sz="6" w:space="0" w:color="auto"/>
              <w:right w:val="single" w:sz="6" w:space="0" w:color="auto"/>
            </w:tcBorders>
          </w:tcPr>
          <w:p w14:paraId="66A4C768" w14:textId="77777777" w:rsidR="00410BFC" w:rsidRPr="00410BFC" w:rsidRDefault="008F12D3" w:rsidP="00BE0FF1">
            <w:pPr>
              <w:rPr>
                <w:rFonts w:ascii="Tahoma" w:hAnsi="Tahoma" w:cs="Tahoma"/>
                <w:sz w:val="20"/>
              </w:rPr>
            </w:pPr>
            <w:r>
              <w:rPr>
                <w:rFonts w:ascii="Tahoma" w:hAnsi="Tahoma" w:cs="Tahoma"/>
                <w:sz w:val="20"/>
              </w:rPr>
              <w:t>Ram Mohan Thammineni</w:t>
            </w:r>
          </w:p>
        </w:tc>
        <w:tc>
          <w:tcPr>
            <w:tcW w:w="4384" w:type="dxa"/>
            <w:tcBorders>
              <w:top w:val="single" w:sz="6" w:space="0" w:color="auto"/>
              <w:left w:val="single" w:sz="6" w:space="0" w:color="auto"/>
              <w:bottom w:val="single" w:sz="6" w:space="0" w:color="auto"/>
              <w:right w:val="double" w:sz="6" w:space="0" w:color="auto"/>
            </w:tcBorders>
          </w:tcPr>
          <w:p w14:paraId="233D1CCB" w14:textId="77777777" w:rsidR="00410BFC" w:rsidRPr="00410BFC" w:rsidRDefault="008F12D3" w:rsidP="00BE0FF1">
            <w:pPr>
              <w:rPr>
                <w:rFonts w:ascii="Tahoma" w:hAnsi="Tahoma" w:cs="Tahoma"/>
                <w:sz w:val="20"/>
              </w:rPr>
            </w:pPr>
            <w:r>
              <w:rPr>
                <w:rFonts w:ascii="Tahoma" w:hAnsi="Tahoma" w:cs="Tahoma"/>
                <w:sz w:val="20"/>
              </w:rPr>
              <w:t>Additional attributes to be added in the output of the report</w:t>
            </w:r>
          </w:p>
        </w:tc>
      </w:tr>
      <w:tr w:rsidR="00C44F83" w:rsidRPr="00410BFC" w14:paraId="796BE2E6" w14:textId="77777777">
        <w:tc>
          <w:tcPr>
            <w:tcW w:w="1642" w:type="dxa"/>
            <w:tcBorders>
              <w:top w:val="single" w:sz="6" w:space="0" w:color="auto"/>
              <w:left w:val="double" w:sz="6" w:space="0" w:color="auto"/>
              <w:bottom w:val="single" w:sz="6" w:space="0" w:color="auto"/>
              <w:right w:val="single" w:sz="6" w:space="0" w:color="auto"/>
            </w:tcBorders>
          </w:tcPr>
          <w:p w14:paraId="1F6B2BC5" w14:textId="77777777" w:rsidR="00C44F83" w:rsidRDefault="00C44F83" w:rsidP="00C44F83">
            <w:pPr>
              <w:jc w:val="center"/>
              <w:rPr>
                <w:rFonts w:ascii="Tahoma" w:hAnsi="Tahoma" w:cs="Tahoma"/>
                <w:sz w:val="20"/>
              </w:rPr>
            </w:pPr>
            <w:r>
              <w:rPr>
                <w:rFonts w:ascii="Tahoma" w:hAnsi="Tahoma" w:cs="Tahoma"/>
                <w:sz w:val="20"/>
              </w:rPr>
              <w:t>4.0</w:t>
            </w:r>
          </w:p>
        </w:tc>
        <w:tc>
          <w:tcPr>
            <w:tcW w:w="1642" w:type="dxa"/>
            <w:tcBorders>
              <w:top w:val="single" w:sz="6" w:space="0" w:color="auto"/>
              <w:left w:val="double" w:sz="6" w:space="0" w:color="auto"/>
              <w:bottom w:val="single" w:sz="6" w:space="0" w:color="auto"/>
              <w:right w:val="single" w:sz="6" w:space="0" w:color="auto"/>
            </w:tcBorders>
          </w:tcPr>
          <w:p w14:paraId="43DBE30D" w14:textId="77777777" w:rsidR="00C44F83" w:rsidRPr="00410BFC" w:rsidRDefault="00C44F83" w:rsidP="00C44F83">
            <w:pPr>
              <w:rPr>
                <w:rFonts w:ascii="Tahoma" w:hAnsi="Tahoma" w:cs="Tahoma"/>
                <w:sz w:val="20"/>
              </w:rPr>
            </w:pPr>
            <w:r>
              <w:rPr>
                <w:rFonts w:ascii="Tahoma" w:hAnsi="Tahoma" w:cs="Tahoma"/>
                <w:sz w:val="20"/>
              </w:rPr>
              <w:t>03/27/2019</w:t>
            </w:r>
          </w:p>
        </w:tc>
        <w:tc>
          <w:tcPr>
            <w:tcW w:w="1620" w:type="dxa"/>
            <w:tcBorders>
              <w:top w:val="single" w:sz="6" w:space="0" w:color="auto"/>
              <w:left w:val="single" w:sz="6" w:space="0" w:color="auto"/>
              <w:bottom w:val="single" w:sz="6" w:space="0" w:color="auto"/>
              <w:right w:val="single" w:sz="6" w:space="0" w:color="auto"/>
            </w:tcBorders>
          </w:tcPr>
          <w:p w14:paraId="51CF357C" w14:textId="77777777" w:rsidR="00C44F83" w:rsidRPr="00410BFC" w:rsidRDefault="00C44F83" w:rsidP="00C44F83">
            <w:pPr>
              <w:rPr>
                <w:rFonts w:ascii="Tahoma" w:hAnsi="Tahoma" w:cs="Tahoma"/>
                <w:sz w:val="20"/>
              </w:rPr>
            </w:pPr>
            <w:r>
              <w:rPr>
                <w:rFonts w:ascii="Tahoma" w:hAnsi="Tahoma" w:cs="Tahoma"/>
                <w:sz w:val="20"/>
              </w:rPr>
              <w:t>Ram Mohan Thammineni</w:t>
            </w:r>
          </w:p>
        </w:tc>
        <w:tc>
          <w:tcPr>
            <w:tcW w:w="4384" w:type="dxa"/>
            <w:tcBorders>
              <w:top w:val="single" w:sz="6" w:space="0" w:color="auto"/>
              <w:left w:val="single" w:sz="6" w:space="0" w:color="auto"/>
              <w:bottom w:val="single" w:sz="6" w:space="0" w:color="auto"/>
              <w:right w:val="double" w:sz="6" w:space="0" w:color="auto"/>
            </w:tcBorders>
          </w:tcPr>
          <w:p w14:paraId="646C3647" w14:textId="77777777" w:rsidR="00C44F83" w:rsidRPr="00410BFC" w:rsidRDefault="00C44F83" w:rsidP="00C44F83">
            <w:pPr>
              <w:rPr>
                <w:rFonts w:ascii="Tahoma" w:hAnsi="Tahoma" w:cs="Tahoma"/>
                <w:sz w:val="20"/>
              </w:rPr>
            </w:pPr>
            <w:r>
              <w:rPr>
                <w:rFonts w:ascii="Tahoma" w:hAnsi="Tahoma" w:cs="Tahoma"/>
                <w:sz w:val="20"/>
              </w:rPr>
              <w:t>Field length changes of Config Alpha, platform and fab name</w:t>
            </w:r>
          </w:p>
        </w:tc>
      </w:tr>
      <w:tr w:rsidR="00C44F83" w:rsidRPr="00410BFC" w14:paraId="04251424" w14:textId="77777777">
        <w:tc>
          <w:tcPr>
            <w:tcW w:w="1642" w:type="dxa"/>
            <w:tcBorders>
              <w:top w:val="single" w:sz="6" w:space="0" w:color="auto"/>
              <w:left w:val="double" w:sz="6" w:space="0" w:color="auto"/>
              <w:bottom w:val="single" w:sz="6" w:space="0" w:color="auto"/>
              <w:right w:val="single" w:sz="6" w:space="0" w:color="auto"/>
            </w:tcBorders>
          </w:tcPr>
          <w:p w14:paraId="0FE1CE37" w14:textId="77777777" w:rsidR="00C44F83" w:rsidRDefault="00AE71B9" w:rsidP="00C44F83">
            <w:pPr>
              <w:jc w:val="center"/>
              <w:rPr>
                <w:rFonts w:ascii="Tahoma" w:hAnsi="Tahoma" w:cs="Tahoma"/>
                <w:sz w:val="20"/>
              </w:rPr>
            </w:pPr>
            <w:ins w:id="5" w:author="Ram Mohan Thammineni --CNTR" w:date="2019-04-16T22:41:00Z">
              <w:r>
                <w:rPr>
                  <w:rFonts w:ascii="Tahoma" w:hAnsi="Tahoma" w:cs="Tahoma"/>
                  <w:sz w:val="20"/>
                </w:rPr>
                <w:t>5.0</w:t>
              </w:r>
            </w:ins>
          </w:p>
        </w:tc>
        <w:tc>
          <w:tcPr>
            <w:tcW w:w="1642" w:type="dxa"/>
            <w:tcBorders>
              <w:top w:val="single" w:sz="6" w:space="0" w:color="auto"/>
              <w:left w:val="double" w:sz="6" w:space="0" w:color="auto"/>
              <w:bottom w:val="single" w:sz="6" w:space="0" w:color="auto"/>
              <w:right w:val="single" w:sz="6" w:space="0" w:color="auto"/>
            </w:tcBorders>
          </w:tcPr>
          <w:p w14:paraId="119106E6" w14:textId="77777777" w:rsidR="00C44F83" w:rsidRDefault="00AE71B9">
            <w:pPr>
              <w:jc w:val="center"/>
              <w:rPr>
                <w:rFonts w:ascii="Tahoma" w:hAnsi="Tahoma" w:cs="Tahoma"/>
                <w:sz w:val="20"/>
              </w:rPr>
              <w:pPrChange w:id="6" w:author="Ram Mohan Thammineni --CNTR" w:date="2019-04-16T22:41:00Z">
                <w:pPr/>
              </w:pPrChange>
            </w:pPr>
            <w:ins w:id="7" w:author="Ram Mohan Thammineni --CNTR" w:date="2019-04-16T22:41:00Z">
              <w:r>
                <w:rPr>
                  <w:rFonts w:ascii="Tahoma" w:hAnsi="Tahoma" w:cs="Tahoma"/>
                  <w:sz w:val="20"/>
                </w:rPr>
                <w:t>4/15/2019</w:t>
              </w:r>
            </w:ins>
          </w:p>
        </w:tc>
        <w:tc>
          <w:tcPr>
            <w:tcW w:w="1620" w:type="dxa"/>
            <w:tcBorders>
              <w:top w:val="single" w:sz="6" w:space="0" w:color="auto"/>
              <w:left w:val="single" w:sz="6" w:space="0" w:color="auto"/>
              <w:bottom w:val="single" w:sz="6" w:space="0" w:color="auto"/>
              <w:right w:val="single" w:sz="6" w:space="0" w:color="auto"/>
            </w:tcBorders>
          </w:tcPr>
          <w:p w14:paraId="18F9A80F" w14:textId="77777777" w:rsidR="00C44F83" w:rsidRDefault="00AE71B9" w:rsidP="00C44F83">
            <w:pPr>
              <w:rPr>
                <w:rFonts w:ascii="Tahoma" w:hAnsi="Tahoma" w:cs="Tahoma"/>
                <w:sz w:val="20"/>
              </w:rPr>
            </w:pPr>
            <w:ins w:id="8" w:author="Ram Mohan Thammineni --CNTR" w:date="2019-04-16T22:41:00Z">
              <w:r>
                <w:rPr>
                  <w:rFonts w:ascii="Tahoma" w:hAnsi="Tahoma" w:cs="Tahoma"/>
                  <w:sz w:val="20"/>
                </w:rPr>
                <w:t>Ram Mohan Thammineni</w:t>
              </w:r>
            </w:ins>
          </w:p>
        </w:tc>
        <w:tc>
          <w:tcPr>
            <w:tcW w:w="4384" w:type="dxa"/>
            <w:tcBorders>
              <w:top w:val="single" w:sz="6" w:space="0" w:color="auto"/>
              <w:left w:val="single" w:sz="6" w:space="0" w:color="auto"/>
              <w:bottom w:val="single" w:sz="6" w:space="0" w:color="auto"/>
              <w:right w:val="double" w:sz="6" w:space="0" w:color="auto"/>
            </w:tcBorders>
          </w:tcPr>
          <w:p w14:paraId="6D9482E7" w14:textId="77777777" w:rsidR="00C44F83" w:rsidRDefault="00AE71B9" w:rsidP="00C44F83">
            <w:pPr>
              <w:rPr>
                <w:rFonts w:ascii="Tahoma" w:hAnsi="Tahoma" w:cs="Tahoma"/>
                <w:sz w:val="20"/>
              </w:rPr>
            </w:pPr>
            <w:ins w:id="9" w:author="Ram Mohan Thammineni --CNTR" w:date="2019-04-16T22:41:00Z">
              <w:r>
                <w:rPr>
                  <w:rFonts w:ascii="Tahoma" w:hAnsi="Tahoma" w:cs="Tahoma"/>
                  <w:sz w:val="20"/>
                </w:rPr>
                <w:t>Add Planning BOM cost estimate to the report</w:t>
              </w:r>
            </w:ins>
          </w:p>
        </w:tc>
      </w:tr>
      <w:tr w:rsidR="00551A4B" w:rsidRPr="00410BFC" w14:paraId="700F42E2" w14:textId="77777777">
        <w:trPr>
          <w:ins w:id="10" w:author="Ram Mohan Thammineni --CNTR" w:date="2019-06-04T22:28:00Z"/>
        </w:trPr>
        <w:tc>
          <w:tcPr>
            <w:tcW w:w="1642" w:type="dxa"/>
            <w:tcBorders>
              <w:top w:val="single" w:sz="6" w:space="0" w:color="auto"/>
              <w:left w:val="double" w:sz="6" w:space="0" w:color="auto"/>
              <w:bottom w:val="single" w:sz="6" w:space="0" w:color="auto"/>
              <w:right w:val="single" w:sz="6" w:space="0" w:color="auto"/>
            </w:tcBorders>
          </w:tcPr>
          <w:p w14:paraId="7FCFF2D4" w14:textId="77777777" w:rsidR="00551A4B" w:rsidRDefault="00551A4B" w:rsidP="00C44F83">
            <w:pPr>
              <w:jc w:val="center"/>
              <w:rPr>
                <w:ins w:id="11" w:author="Ram Mohan Thammineni --CNTR" w:date="2019-06-04T22:28:00Z"/>
                <w:rFonts w:ascii="Tahoma" w:hAnsi="Tahoma" w:cs="Tahoma"/>
                <w:sz w:val="20"/>
              </w:rPr>
            </w:pPr>
            <w:ins w:id="12" w:author="Ram Mohan Thammineni --CNTR" w:date="2019-06-04T22:28:00Z">
              <w:r>
                <w:rPr>
                  <w:rFonts w:ascii="Tahoma" w:hAnsi="Tahoma" w:cs="Tahoma"/>
                  <w:sz w:val="20"/>
                </w:rPr>
                <w:t>6.0</w:t>
              </w:r>
            </w:ins>
          </w:p>
        </w:tc>
        <w:tc>
          <w:tcPr>
            <w:tcW w:w="1642" w:type="dxa"/>
            <w:tcBorders>
              <w:top w:val="single" w:sz="6" w:space="0" w:color="auto"/>
              <w:left w:val="double" w:sz="6" w:space="0" w:color="auto"/>
              <w:bottom w:val="single" w:sz="6" w:space="0" w:color="auto"/>
              <w:right w:val="single" w:sz="6" w:space="0" w:color="auto"/>
            </w:tcBorders>
          </w:tcPr>
          <w:p w14:paraId="35ACEE60" w14:textId="77777777" w:rsidR="00551A4B" w:rsidRDefault="00551A4B" w:rsidP="00C44F83">
            <w:pPr>
              <w:jc w:val="center"/>
              <w:rPr>
                <w:ins w:id="13" w:author="Ram Mohan Thammineni --CNTR" w:date="2019-06-04T22:28:00Z"/>
                <w:rFonts w:ascii="Tahoma" w:hAnsi="Tahoma" w:cs="Tahoma"/>
                <w:sz w:val="20"/>
              </w:rPr>
            </w:pPr>
            <w:ins w:id="14" w:author="Ram Mohan Thammineni --CNTR" w:date="2019-06-04T22:28:00Z">
              <w:r>
                <w:rPr>
                  <w:rFonts w:ascii="Tahoma" w:hAnsi="Tahoma" w:cs="Tahoma"/>
                  <w:sz w:val="20"/>
                </w:rPr>
                <w:t>5/30/2019</w:t>
              </w:r>
            </w:ins>
          </w:p>
        </w:tc>
        <w:tc>
          <w:tcPr>
            <w:tcW w:w="1620" w:type="dxa"/>
            <w:tcBorders>
              <w:top w:val="single" w:sz="6" w:space="0" w:color="auto"/>
              <w:left w:val="single" w:sz="6" w:space="0" w:color="auto"/>
              <w:bottom w:val="single" w:sz="6" w:space="0" w:color="auto"/>
              <w:right w:val="single" w:sz="6" w:space="0" w:color="auto"/>
            </w:tcBorders>
          </w:tcPr>
          <w:p w14:paraId="488FF5C5" w14:textId="77777777" w:rsidR="00551A4B" w:rsidRDefault="00551A4B" w:rsidP="00C44F83">
            <w:pPr>
              <w:rPr>
                <w:ins w:id="15" w:author="Ram Mohan Thammineni --CNTR" w:date="2019-06-04T22:28:00Z"/>
                <w:rFonts w:ascii="Tahoma" w:hAnsi="Tahoma" w:cs="Tahoma"/>
                <w:sz w:val="20"/>
              </w:rPr>
            </w:pPr>
            <w:ins w:id="16" w:author="Ram Mohan Thammineni --CNTR" w:date="2019-06-04T22:28:00Z">
              <w:r>
                <w:rPr>
                  <w:rFonts w:ascii="Tahoma" w:hAnsi="Tahoma" w:cs="Tahoma"/>
                  <w:sz w:val="20"/>
                </w:rPr>
                <w:t>Ram Mohan Thammineni</w:t>
              </w:r>
            </w:ins>
          </w:p>
        </w:tc>
        <w:tc>
          <w:tcPr>
            <w:tcW w:w="4384" w:type="dxa"/>
            <w:tcBorders>
              <w:top w:val="single" w:sz="6" w:space="0" w:color="auto"/>
              <w:left w:val="single" w:sz="6" w:space="0" w:color="auto"/>
              <w:bottom w:val="single" w:sz="6" w:space="0" w:color="auto"/>
              <w:right w:val="double" w:sz="6" w:space="0" w:color="auto"/>
            </w:tcBorders>
          </w:tcPr>
          <w:p w14:paraId="17E77CC9" w14:textId="77777777" w:rsidR="00551A4B" w:rsidRDefault="00551A4B" w:rsidP="00C44F83">
            <w:pPr>
              <w:rPr>
                <w:ins w:id="17" w:author="Ram Mohan Thammineni --CNTR" w:date="2019-06-04T22:28:00Z"/>
                <w:rFonts w:ascii="Tahoma" w:hAnsi="Tahoma" w:cs="Tahoma"/>
                <w:sz w:val="20"/>
              </w:rPr>
            </w:pPr>
            <w:ins w:id="18" w:author="Ram Mohan Thammineni --CNTR" w:date="2019-06-04T22:30:00Z">
              <w:r>
                <w:rPr>
                  <w:rFonts w:ascii="Tahoma" w:hAnsi="Tahoma" w:cs="Tahoma"/>
                  <w:sz w:val="20"/>
                </w:rPr>
                <w:t xml:space="preserve">No Touch MCOS project changes – Add fields and Z table update </w:t>
              </w:r>
            </w:ins>
          </w:p>
        </w:tc>
      </w:tr>
      <w:tr w:rsidR="00543CB6" w:rsidRPr="00410BFC" w14:paraId="5BC53721" w14:textId="77777777">
        <w:trPr>
          <w:ins w:id="19" w:author="Keyur Panchal --CNTR" w:date="2019-11-19T09:04:00Z"/>
        </w:trPr>
        <w:tc>
          <w:tcPr>
            <w:tcW w:w="1642" w:type="dxa"/>
            <w:tcBorders>
              <w:top w:val="single" w:sz="6" w:space="0" w:color="auto"/>
              <w:left w:val="double" w:sz="6" w:space="0" w:color="auto"/>
              <w:bottom w:val="single" w:sz="6" w:space="0" w:color="auto"/>
              <w:right w:val="single" w:sz="6" w:space="0" w:color="auto"/>
            </w:tcBorders>
          </w:tcPr>
          <w:p w14:paraId="635AF377" w14:textId="77777777" w:rsidR="00543CB6" w:rsidRDefault="00543CB6" w:rsidP="00C44F83">
            <w:pPr>
              <w:jc w:val="center"/>
              <w:rPr>
                <w:ins w:id="20" w:author="Keyur Panchal --CNTR" w:date="2019-11-19T09:04:00Z"/>
                <w:rFonts w:ascii="Tahoma" w:hAnsi="Tahoma" w:cs="Tahoma"/>
                <w:sz w:val="20"/>
              </w:rPr>
            </w:pPr>
            <w:ins w:id="21" w:author="Keyur Panchal --CNTR" w:date="2019-11-19T09:04:00Z">
              <w:r>
                <w:rPr>
                  <w:rFonts w:ascii="Tahoma" w:hAnsi="Tahoma" w:cs="Tahoma"/>
                  <w:sz w:val="20"/>
                </w:rPr>
                <w:t>7.0</w:t>
              </w:r>
            </w:ins>
          </w:p>
        </w:tc>
        <w:tc>
          <w:tcPr>
            <w:tcW w:w="1642" w:type="dxa"/>
            <w:tcBorders>
              <w:top w:val="single" w:sz="6" w:space="0" w:color="auto"/>
              <w:left w:val="double" w:sz="6" w:space="0" w:color="auto"/>
              <w:bottom w:val="single" w:sz="6" w:space="0" w:color="auto"/>
              <w:right w:val="single" w:sz="6" w:space="0" w:color="auto"/>
            </w:tcBorders>
          </w:tcPr>
          <w:p w14:paraId="3C6F08B3" w14:textId="77777777" w:rsidR="00543CB6" w:rsidRDefault="00543CB6" w:rsidP="00C44F83">
            <w:pPr>
              <w:jc w:val="center"/>
              <w:rPr>
                <w:ins w:id="22" w:author="Keyur Panchal --CNTR" w:date="2019-11-19T09:04:00Z"/>
                <w:rFonts w:ascii="Tahoma" w:hAnsi="Tahoma" w:cs="Tahoma"/>
                <w:sz w:val="20"/>
              </w:rPr>
            </w:pPr>
            <w:ins w:id="23" w:author="Keyur Panchal --CNTR" w:date="2019-11-19T09:04:00Z">
              <w:r>
                <w:rPr>
                  <w:rFonts w:ascii="Tahoma" w:hAnsi="Tahoma" w:cs="Tahoma"/>
                  <w:sz w:val="20"/>
                </w:rPr>
                <w:t>11/19/2019</w:t>
              </w:r>
            </w:ins>
          </w:p>
        </w:tc>
        <w:tc>
          <w:tcPr>
            <w:tcW w:w="1620" w:type="dxa"/>
            <w:tcBorders>
              <w:top w:val="single" w:sz="6" w:space="0" w:color="auto"/>
              <w:left w:val="single" w:sz="6" w:space="0" w:color="auto"/>
              <w:bottom w:val="single" w:sz="6" w:space="0" w:color="auto"/>
              <w:right w:val="single" w:sz="6" w:space="0" w:color="auto"/>
            </w:tcBorders>
          </w:tcPr>
          <w:p w14:paraId="60DA3873" w14:textId="77777777" w:rsidR="00543CB6" w:rsidRDefault="00543CB6" w:rsidP="00C44F83">
            <w:pPr>
              <w:rPr>
                <w:ins w:id="24" w:author="Keyur Panchal --CNTR" w:date="2019-11-19T09:04:00Z"/>
                <w:rFonts w:ascii="Tahoma" w:hAnsi="Tahoma" w:cs="Tahoma"/>
                <w:sz w:val="20"/>
              </w:rPr>
            </w:pPr>
            <w:ins w:id="25" w:author="Keyur Panchal --CNTR" w:date="2019-11-19T09:04:00Z">
              <w:r>
                <w:rPr>
                  <w:rFonts w:ascii="Tahoma" w:hAnsi="Tahoma" w:cs="Tahoma"/>
                  <w:sz w:val="20"/>
                </w:rPr>
                <w:t>Keyur Panchal</w:t>
              </w:r>
            </w:ins>
          </w:p>
        </w:tc>
        <w:tc>
          <w:tcPr>
            <w:tcW w:w="4384" w:type="dxa"/>
            <w:tcBorders>
              <w:top w:val="single" w:sz="6" w:space="0" w:color="auto"/>
              <w:left w:val="single" w:sz="6" w:space="0" w:color="auto"/>
              <w:bottom w:val="single" w:sz="6" w:space="0" w:color="auto"/>
              <w:right w:val="double" w:sz="6" w:space="0" w:color="auto"/>
            </w:tcBorders>
          </w:tcPr>
          <w:p w14:paraId="1F07E069" w14:textId="77777777" w:rsidR="00543CB6" w:rsidRDefault="00574EEC" w:rsidP="00C44F83">
            <w:pPr>
              <w:rPr>
                <w:ins w:id="26" w:author="Keyur Panchal --CNTR" w:date="2019-11-19T09:04:00Z"/>
                <w:rFonts w:ascii="Tahoma" w:hAnsi="Tahoma" w:cs="Tahoma"/>
                <w:sz w:val="20"/>
              </w:rPr>
            </w:pPr>
            <w:r>
              <w:rPr>
                <w:rFonts w:ascii="Tahoma" w:hAnsi="Tahoma" w:cs="Tahoma"/>
                <w:sz w:val="20"/>
              </w:rPr>
              <w:t xml:space="preserve">Copying Existing ZAFGR252 Report and </w:t>
            </w:r>
            <w:ins w:id="27" w:author="Keyur Panchal --CNTR" w:date="2019-11-19T09:04:00Z">
              <w:r w:rsidR="00543CB6">
                <w:rPr>
                  <w:rFonts w:ascii="Tahoma" w:hAnsi="Tahoma" w:cs="Tahoma"/>
                  <w:sz w:val="20"/>
                </w:rPr>
                <w:t xml:space="preserve">Adding New fields for </w:t>
              </w:r>
              <w:proofErr w:type="spellStart"/>
              <w:r w:rsidR="00543CB6">
                <w:rPr>
                  <w:rFonts w:ascii="Tahoma" w:hAnsi="Tahoma" w:cs="Tahoma"/>
                  <w:sz w:val="20"/>
                </w:rPr>
                <w:t>DiGFP</w:t>
              </w:r>
              <w:proofErr w:type="spellEnd"/>
              <w:r w:rsidR="00543CB6">
                <w:rPr>
                  <w:rFonts w:ascii="Tahoma" w:hAnsi="Tahoma" w:cs="Tahoma"/>
                  <w:sz w:val="20"/>
                </w:rPr>
                <w:t xml:space="preserve"> project requirement</w:t>
              </w:r>
            </w:ins>
          </w:p>
        </w:tc>
      </w:tr>
      <w:tr w:rsidR="00F83AFC" w:rsidRPr="00410BFC" w14:paraId="77DB3ADB" w14:textId="77777777" w:rsidTr="00F83AFC">
        <w:trPr>
          <w:trHeight w:val="363"/>
        </w:trPr>
        <w:tc>
          <w:tcPr>
            <w:tcW w:w="1642" w:type="dxa"/>
            <w:tcBorders>
              <w:top w:val="single" w:sz="6" w:space="0" w:color="auto"/>
              <w:left w:val="double" w:sz="6" w:space="0" w:color="auto"/>
              <w:bottom w:val="single" w:sz="6" w:space="0" w:color="auto"/>
              <w:right w:val="single" w:sz="6" w:space="0" w:color="auto"/>
            </w:tcBorders>
          </w:tcPr>
          <w:p w14:paraId="63E0D26A" w14:textId="488FE8B9" w:rsidR="00F83AFC" w:rsidRDefault="00F83AFC" w:rsidP="00C44F83">
            <w:pPr>
              <w:jc w:val="center"/>
              <w:rPr>
                <w:rFonts w:ascii="Tahoma" w:hAnsi="Tahoma" w:cs="Tahoma"/>
                <w:sz w:val="20"/>
              </w:rPr>
            </w:pPr>
            <w:r>
              <w:rPr>
                <w:rFonts w:ascii="Tahoma" w:hAnsi="Tahoma" w:cs="Tahoma"/>
                <w:sz w:val="20"/>
              </w:rPr>
              <w:t>8.0</w:t>
            </w:r>
          </w:p>
        </w:tc>
        <w:tc>
          <w:tcPr>
            <w:tcW w:w="1642" w:type="dxa"/>
            <w:tcBorders>
              <w:top w:val="single" w:sz="6" w:space="0" w:color="auto"/>
              <w:left w:val="double" w:sz="6" w:space="0" w:color="auto"/>
              <w:bottom w:val="single" w:sz="6" w:space="0" w:color="auto"/>
              <w:right w:val="single" w:sz="6" w:space="0" w:color="auto"/>
            </w:tcBorders>
          </w:tcPr>
          <w:p w14:paraId="42F50F0A" w14:textId="1DC084EF" w:rsidR="00F83AFC" w:rsidRDefault="00F83AFC" w:rsidP="00C44F83">
            <w:pPr>
              <w:jc w:val="center"/>
              <w:rPr>
                <w:rFonts w:ascii="Tahoma" w:hAnsi="Tahoma" w:cs="Tahoma"/>
                <w:sz w:val="20"/>
              </w:rPr>
            </w:pPr>
            <w:r>
              <w:rPr>
                <w:rFonts w:ascii="Tahoma" w:hAnsi="Tahoma" w:cs="Tahoma"/>
                <w:sz w:val="20"/>
              </w:rPr>
              <w:t>04/14/2020</w:t>
            </w:r>
          </w:p>
        </w:tc>
        <w:tc>
          <w:tcPr>
            <w:tcW w:w="1620" w:type="dxa"/>
            <w:tcBorders>
              <w:top w:val="single" w:sz="6" w:space="0" w:color="auto"/>
              <w:left w:val="single" w:sz="6" w:space="0" w:color="auto"/>
              <w:bottom w:val="single" w:sz="6" w:space="0" w:color="auto"/>
              <w:right w:val="single" w:sz="6" w:space="0" w:color="auto"/>
            </w:tcBorders>
          </w:tcPr>
          <w:p w14:paraId="4E4EC700" w14:textId="26663644" w:rsidR="00F83AFC" w:rsidRDefault="00F83AFC" w:rsidP="00C44F83">
            <w:pPr>
              <w:rPr>
                <w:rFonts w:ascii="Tahoma" w:hAnsi="Tahoma" w:cs="Tahoma"/>
                <w:sz w:val="20"/>
              </w:rPr>
            </w:pPr>
            <w:r>
              <w:rPr>
                <w:rFonts w:ascii="Tahoma" w:hAnsi="Tahoma" w:cs="Tahoma"/>
                <w:sz w:val="20"/>
              </w:rPr>
              <w:t>Keyur Panchal</w:t>
            </w:r>
          </w:p>
        </w:tc>
        <w:tc>
          <w:tcPr>
            <w:tcW w:w="4384" w:type="dxa"/>
            <w:tcBorders>
              <w:top w:val="single" w:sz="6" w:space="0" w:color="auto"/>
              <w:left w:val="single" w:sz="6" w:space="0" w:color="auto"/>
              <w:bottom w:val="single" w:sz="6" w:space="0" w:color="auto"/>
              <w:right w:val="double" w:sz="6" w:space="0" w:color="auto"/>
            </w:tcBorders>
          </w:tcPr>
          <w:p w14:paraId="3F353912" w14:textId="211EAD5B" w:rsidR="00F83AFC" w:rsidRDefault="00F83AFC" w:rsidP="00C44F83">
            <w:pPr>
              <w:rPr>
                <w:rFonts w:ascii="Tahoma" w:hAnsi="Tahoma" w:cs="Tahoma"/>
                <w:sz w:val="20"/>
              </w:rPr>
            </w:pPr>
            <w:r w:rsidRPr="00D76FB3">
              <w:rPr>
                <w:rFonts w:ascii="Tahoma" w:hAnsi="Tahoma" w:cs="Tahoma"/>
                <w:sz w:val="20"/>
                <w:highlight w:val="yellow"/>
              </w:rPr>
              <w:t xml:space="preserve">ITC1 Defect # 1760 Removing existing logic for Subcon PO. </w:t>
            </w:r>
            <w:proofErr w:type="gramStart"/>
            <w:r w:rsidRPr="00D76FB3">
              <w:rPr>
                <w:rFonts w:ascii="Tahoma" w:hAnsi="Tahoma" w:cs="Tahoma"/>
                <w:sz w:val="20"/>
                <w:highlight w:val="yellow"/>
              </w:rPr>
              <w:t>So</w:t>
            </w:r>
            <w:proofErr w:type="gramEnd"/>
            <w:r w:rsidRPr="00D76FB3">
              <w:rPr>
                <w:rFonts w:ascii="Tahoma" w:hAnsi="Tahoma" w:cs="Tahoma"/>
                <w:sz w:val="20"/>
                <w:highlight w:val="yellow"/>
              </w:rPr>
              <w:t xml:space="preserve"> program can bring all PO for cost component view.</w:t>
            </w:r>
          </w:p>
        </w:tc>
      </w:tr>
      <w:tr w:rsidR="003930D3" w:rsidRPr="00410BFC" w14:paraId="4460B273" w14:textId="77777777" w:rsidTr="00F83AFC">
        <w:trPr>
          <w:trHeight w:val="363"/>
        </w:trPr>
        <w:tc>
          <w:tcPr>
            <w:tcW w:w="1642" w:type="dxa"/>
            <w:tcBorders>
              <w:top w:val="single" w:sz="6" w:space="0" w:color="auto"/>
              <w:left w:val="double" w:sz="6" w:space="0" w:color="auto"/>
              <w:bottom w:val="single" w:sz="6" w:space="0" w:color="auto"/>
              <w:right w:val="single" w:sz="6" w:space="0" w:color="auto"/>
            </w:tcBorders>
          </w:tcPr>
          <w:p w14:paraId="45F96F2E" w14:textId="427C2D40" w:rsidR="003930D3" w:rsidRDefault="00AA6577" w:rsidP="00C44F83">
            <w:pPr>
              <w:jc w:val="center"/>
              <w:rPr>
                <w:rFonts w:ascii="Tahoma" w:hAnsi="Tahoma" w:cs="Tahoma"/>
                <w:sz w:val="20"/>
              </w:rPr>
            </w:pPr>
            <w:hyperlink w:anchor="Version_9" w:history="1">
              <w:r w:rsidR="003930D3" w:rsidRPr="003930D3">
                <w:rPr>
                  <w:rStyle w:val="Hyperlink"/>
                  <w:rFonts w:ascii="Tahoma" w:hAnsi="Tahoma" w:cs="Tahoma"/>
                  <w:sz w:val="20"/>
                </w:rPr>
                <w:t>9.0</w:t>
              </w:r>
            </w:hyperlink>
          </w:p>
        </w:tc>
        <w:tc>
          <w:tcPr>
            <w:tcW w:w="1642" w:type="dxa"/>
            <w:tcBorders>
              <w:top w:val="single" w:sz="6" w:space="0" w:color="auto"/>
              <w:left w:val="double" w:sz="6" w:space="0" w:color="auto"/>
              <w:bottom w:val="single" w:sz="6" w:space="0" w:color="auto"/>
              <w:right w:val="single" w:sz="6" w:space="0" w:color="auto"/>
            </w:tcBorders>
          </w:tcPr>
          <w:p w14:paraId="0D2B142D" w14:textId="44230448" w:rsidR="003930D3" w:rsidRDefault="003930D3" w:rsidP="00C44F83">
            <w:pPr>
              <w:jc w:val="center"/>
              <w:rPr>
                <w:rFonts w:ascii="Tahoma" w:hAnsi="Tahoma" w:cs="Tahoma"/>
                <w:sz w:val="20"/>
              </w:rPr>
            </w:pPr>
            <w:r>
              <w:rPr>
                <w:rFonts w:ascii="Tahoma" w:hAnsi="Tahoma" w:cs="Tahoma"/>
                <w:sz w:val="20"/>
              </w:rPr>
              <w:t>07/15/2020</w:t>
            </w:r>
          </w:p>
        </w:tc>
        <w:tc>
          <w:tcPr>
            <w:tcW w:w="1620" w:type="dxa"/>
            <w:tcBorders>
              <w:top w:val="single" w:sz="6" w:space="0" w:color="auto"/>
              <w:left w:val="single" w:sz="6" w:space="0" w:color="auto"/>
              <w:bottom w:val="single" w:sz="6" w:space="0" w:color="auto"/>
              <w:right w:val="single" w:sz="6" w:space="0" w:color="auto"/>
            </w:tcBorders>
          </w:tcPr>
          <w:p w14:paraId="48B1BB5E" w14:textId="421D208C" w:rsidR="003930D3" w:rsidRDefault="003930D3" w:rsidP="00C44F83">
            <w:pPr>
              <w:rPr>
                <w:rFonts w:ascii="Tahoma" w:hAnsi="Tahoma" w:cs="Tahoma"/>
                <w:sz w:val="20"/>
              </w:rPr>
            </w:pPr>
            <w:r>
              <w:rPr>
                <w:rFonts w:ascii="Tahoma" w:hAnsi="Tahoma" w:cs="Tahoma"/>
                <w:sz w:val="20"/>
              </w:rPr>
              <w:t>Keyur Panchal</w:t>
            </w:r>
          </w:p>
        </w:tc>
        <w:tc>
          <w:tcPr>
            <w:tcW w:w="4384" w:type="dxa"/>
            <w:tcBorders>
              <w:top w:val="single" w:sz="6" w:space="0" w:color="auto"/>
              <w:left w:val="single" w:sz="6" w:space="0" w:color="auto"/>
              <w:bottom w:val="single" w:sz="6" w:space="0" w:color="auto"/>
              <w:right w:val="double" w:sz="6" w:space="0" w:color="auto"/>
            </w:tcBorders>
          </w:tcPr>
          <w:p w14:paraId="656DE7C1" w14:textId="3691ECC9" w:rsidR="003930D3" w:rsidRPr="00D76FB3" w:rsidRDefault="003930D3" w:rsidP="00C44F83">
            <w:pPr>
              <w:rPr>
                <w:rFonts w:ascii="Tahoma" w:hAnsi="Tahoma" w:cs="Tahoma"/>
                <w:sz w:val="20"/>
                <w:highlight w:val="yellow"/>
              </w:rPr>
            </w:pPr>
            <w:r>
              <w:rPr>
                <w:rFonts w:ascii="Tahoma" w:hAnsi="Tahoma" w:cs="Tahoma"/>
                <w:sz w:val="20"/>
                <w:highlight w:val="yellow"/>
              </w:rPr>
              <w:t>ITC2 Defect # 3588 Adding additional column to filter out ZMAT Buy and related details</w:t>
            </w:r>
          </w:p>
        </w:tc>
      </w:tr>
      <w:tr w:rsidR="00E86E5E" w:rsidRPr="00410BFC" w14:paraId="01660C5C" w14:textId="77777777" w:rsidTr="00F83AFC">
        <w:trPr>
          <w:trHeight w:val="363"/>
        </w:trPr>
        <w:tc>
          <w:tcPr>
            <w:tcW w:w="1642" w:type="dxa"/>
            <w:tcBorders>
              <w:top w:val="single" w:sz="6" w:space="0" w:color="auto"/>
              <w:left w:val="double" w:sz="6" w:space="0" w:color="auto"/>
              <w:bottom w:val="single" w:sz="6" w:space="0" w:color="auto"/>
              <w:right w:val="single" w:sz="6" w:space="0" w:color="auto"/>
            </w:tcBorders>
          </w:tcPr>
          <w:p w14:paraId="1F33E685" w14:textId="27602DB6" w:rsidR="00E86E5E" w:rsidRDefault="00AA6577" w:rsidP="00C44F83">
            <w:pPr>
              <w:jc w:val="center"/>
            </w:pPr>
            <w:hyperlink w:anchor="Version_10" w:history="1">
              <w:r w:rsidR="00E86E5E" w:rsidRPr="00E86E5E">
                <w:rPr>
                  <w:rStyle w:val="Hyperlink"/>
                </w:rPr>
                <w:t>10.0</w:t>
              </w:r>
            </w:hyperlink>
          </w:p>
        </w:tc>
        <w:tc>
          <w:tcPr>
            <w:tcW w:w="1642" w:type="dxa"/>
            <w:tcBorders>
              <w:top w:val="single" w:sz="6" w:space="0" w:color="auto"/>
              <w:left w:val="double" w:sz="6" w:space="0" w:color="auto"/>
              <w:bottom w:val="single" w:sz="6" w:space="0" w:color="auto"/>
              <w:right w:val="single" w:sz="6" w:space="0" w:color="auto"/>
            </w:tcBorders>
          </w:tcPr>
          <w:p w14:paraId="251F4526" w14:textId="696A0664" w:rsidR="00E86E5E" w:rsidRDefault="00E86E5E" w:rsidP="00E86E5E">
            <w:pPr>
              <w:rPr>
                <w:rFonts w:ascii="Tahoma" w:hAnsi="Tahoma" w:cs="Tahoma"/>
                <w:sz w:val="20"/>
              </w:rPr>
            </w:pPr>
            <w:r>
              <w:rPr>
                <w:rFonts w:ascii="Tahoma" w:hAnsi="Tahoma" w:cs="Tahoma"/>
                <w:sz w:val="20"/>
              </w:rPr>
              <w:t>08/24/2020</w:t>
            </w:r>
          </w:p>
        </w:tc>
        <w:tc>
          <w:tcPr>
            <w:tcW w:w="1620" w:type="dxa"/>
            <w:tcBorders>
              <w:top w:val="single" w:sz="6" w:space="0" w:color="auto"/>
              <w:left w:val="single" w:sz="6" w:space="0" w:color="auto"/>
              <w:bottom w:val="single" w:sz="6" w:space="0" w:color="auto"/>
              <w:right w:val="single" w:sz="6" w:space="0" w:color="auto"/>
            </w:tcBorders>
          </w:tcPr>
          <w:p w14:paraId="3BAC8B90" w14:textId="1CF58998" w:rsidR="00E86E5E" w:rsidRDefault="00E86E5E" w:rsidP="00C44F83">
            <w:pPr>
              <w:rPr>
                <w:rFonts w:ascii="Tahoma" w:hAnsi="Tahoma" w:cs="Tahoma"/>
                <w:sz w:val="20"/>
              </w:rPr>
            </w:pPr>
            <w:r>
              <w:rPr>
                <w:rFonts w:ascii="Tahoma" w:hAnsi="Tahoma" w:cs="Tahoma"/>
                <w:sz w:val="20"/>
              </w:rPr>
              <w:t>Keyur Panchal</w:t>
            </w:r>
          </w:p>
        </w:tc>
        <w:tc>
          <w:tcPr>
            <w:tcW w:w="4384" w:type="dxa"/>
            <w:tcBorders>
              <w:top w:val="single" w:sz="6" w:space="0" w:color="auto"/>
              <w:left w:val="single" w:sz="6" w:space="0" w:color="auto"/>
              <w:bottom w:val="single" w:sz="6" w:space="0" w:color="auto"/>
              <w:right w:val="double" w:sz="6" w:space="0" w:color="auto"/>
            </w:tcBorders>
          </w:tcPr>
          <w:p w14:paraId="6572D519" w14:textId="3CD63BDF" w:rsidR="00E86E5E" w:rsidRDefault="00E86E5E" w:rsidP="00C44F83">
            <w:pPr>
              <w:rPr>
                <w:rFonts w:ascii="Tahoma" w:hAnsi="Tahoma" w:cs="Tahoma"/>
                <w:sz w:val="20"/>
                <w:highlight w:val="yellow"/>
              </w:rPr>
            </w:pPr>
            <w:r>
              <w:rPr>
                <w:rFonts w:ascii="Tahoma" w:hAnsi="Tahoma" w:cs="Tahoma"/>
                <w:sz w:val="20"/>
                <w:highlight w:val="yellow"/>
              </w:rPr>
              <w:t>UAT Defect # 4378 Adding Costing SPK to the report layout</w:t>
            </w:r>
          </w:p>
        </w:tc>
      </w:tr>
      <w:tr w:rsidR="00D64212" w:rsidRPr="00410BFC" w14:paraId="6D3298AD" w14:textId="77777777" w:rsidTr="00F83AFC">
        <w:trPr>
          <w:trHeight w:val="363"/>
        </w:trPr>
        <w:tc>
          <w:tcPr>
            <w:tcW w:w="1642" w:type="dxa"/>
            <w:tcBorders>
              <w:top w:val="single" w:sz="6" w:space="0" w:color="auto"/>
              <w:left w:val="double" w:sz="6" w:space="0" w:color="auto"/>
              <w:bottom w:val="single" w:sz="6" w:space="0" w:color="auto"/>
              <w:right w:val="single" w:sz="6" w:space="0" w:color="auto"/>
            </w:tcBorders>
          </w:tcPr>
          <w:p w14:paraId="28F2532B" w14:textId="6DEDD7CB" w:rsidR="00D64212" w:rsidRDefault="00AA6577" w:rsidP="00C44F83">
            <w:pPr>
              <w:jc w:val="center"/>
            </w:pPr>
            <w:hyperlink w:anchor="Version_10" w:history="1">
              <w:r w:rsidR="00D64212" w:rsidRPr="00D64212">
                <w:rPr>
                  <w:rStyle w:val="Hyperlink"/>
                </w:rPr>
                <w:t>11.0</w:t>
              </w:r>
            </w:hyperlink>
          </w:p>
        </w:tc>
        <w:tc>
          <w:tcPr>
            <w:tcW w:w="1642" w:type="dxa"/>
            <w:tcBorders>
              <w:top w:val="single" w:sz="6" w:space="0" w:color="auto"/>
              <w:left w:val="double" w:sz="6" w:space="0" w:color="auto"/>
              <w:bottom w:val="single" w:sz="6" w:space="0" w:color="auto"/>
              <w:right w:val="single" w:sz="6" w:space="0" w:color="auto"/>
            </w:tcBorders>
          </w:tcPr>
          <w:p w14:paraId="736D4F51" w14:textId="5C819F65" w:rsidR="00D64212" w:rsidRDefault="00D64212" w:rsidP="00E86E5E">
            <w:pPr>
              <w:rPr>
                <w:rFonts w:ascii="Tahoma" w:hAnsi="Tahoma" w:cs="Tahoma"/>
                <w:sz w:val="20"/>
              </w:rPr>
            </w:pPr>
            <w:r>
              <w:rPr>
                <w:rFonts w:ascii="Tahoma" w:hAnsi="Tahoma" w:cs="Tahoma"/>
                <w:sz w:val="20"/>
              </w:rPr>
              <w:t>11/09/2020</w:t>
            </w:r>
          </w:p>
        </w:tc>
        <w:tc>
          <w:tcPr>
            <w:tcW w:w="1620" w:type="dxa"/>
            <w:tcBorders>
              <w:top w:val="single" w:sz="6" w:space="0" w:color="auto"/>
              <w:left w:val="single" w:sz="6" w:space="0" w:color="auto"/>
              <w:bottom w:val="single" w:sz="6" w:space="0" w:color="auto"/>
              <w:right w:val="single" w:sz="6" w:space="0" w:color="auto"/>
            </w:tcBorders>
          </w:tcPr>
          <w:p w14:paraId="4388C731" w14:textId="587F6DCC" w:rsidR="00D64212" w:rsidRDefault="00D64212" w:rsidP="00C44F83">
            <w:pPr>
              <w:rPr>
                <w:rFonts w:ascii="Tahoma" w:hAnsi="Tahoma" w:cs="Tahoma"/>
                <w:sz w:val="20"/>
              </w:rPr>
            </w:pPr>
            <w:r>
              <w:rPr>
                <w:rFonts w:ascii="Tahoma" w:hAnsi="Tahoma" w:cs="Tahoma"/>
                <w:sz w:val="20"/>
              </w:rPr>
              <w:t>Keyur Panchal</w:t>
            </w:r>
          </w:p>
        </w:tc>
        <w:tc>
          <w:tcPr>
            <w:tcW w:w="4384" w:type="dxa"/>
            <w:tcBorders>
              <w:top w:val="single" w:sz="6" w:space="0" w:color="auto"/>
              <w:left w:val="single" w:sz="6" w:space="0" w:color="auto"/>
              <w:bottom w:val="single" w:sz="6" w:space="0" w:color="auto"/>
              <w:right w:val="double" w:sz="6" w:space="0" w:color="auto"/>
            </w:tcBorders>
          </w:tcPr>
          <w:p w14:paraId="714E8AE0" w14:textId="77777777" w:rsidR="00D64212" w:rsidRDefault="00D64212" w:rsidP="00C44F83">
            <w:pPr>
              <w:rPr>
                <w:rFonts w:ascii="Tahoma" w:hAnsi="Tahoma" w:cs="Tahoma"/>
                <w:sz w:val="20"/>
                <w:highlight w:val="yellow"/>
              </w:rPr>
            </w:pPr>
          </w:p>
        </w:tc>
      </w:tr>
      <w:tr w:rsidR="00467409" w:rsidRPr="00410BFC" w14:paraId="176BBB16" w14:textId="77777777" w:rsidTr="00F83AFC">
        <w:trPr>
          <w:trHeight w:val="363"/>
        </w:trPr>
        <w:tc>
          <w:tcPr>
            <w:tcW w:w="1642" w:type="dxa"/>
            <w:tcBorders>
              <w:top w:val="single" w:sz="6" w:space="0" w:color="auto"/>
              <w:left w:val="double" w:sz="6" w:space="0" w:color="auto"/>
              <w:bottom w:val="single" w:sz="6" w:space="0" w:color="auto"/>
              <w:right w:val="single" w:sz="6" w:space="0" w:color="auto"/>
            </w:tcBorders>
          </w:tcPr>
          <w:p w14:paraId="4FAAFF1B" w14:textId="71FD1CA9" w:rsidR="00467409" w:rsidRDefault="00467409" w:rsidP="00C44F83">
            <w:pPr>
              <w:jc w:val="center"/>
            </w:pPr>
            <w:r>
              <w:t>12.0</w:t>
            </w:r>
          </w:p>
        </w:tc>
        <w:tc>
          <w:tcPr>
            <w:tcW w:w="1642" w:type="dxa"/>
            <w:tcBorders>
              <w:top w:val="single" w:sz="6" w:space="0" w:color="auto"/>
              <w:left w:val="double" w:sz="6" w:space="0" w:color="auto"/>
              <w:bottom w:val="single" w:sz="6" w:space="0" w:color="auto"/>
              <w:right w:val="single" w:sz="6" w:space="0" w:color="auto"/>
            </w:tcBorders>
          </w:tcPr>
          <w:p w14:paraId="6E097E74" w14:textId="253B78CA" w:rsidR="00467409" w:rsidRDefault="00467409" w:rsidP="00E86E5E">
            <w:pPr>
              <w:rPr>
                <w:rFonts w:ascii="Tahoma" w:hAnsi="Tahoma" w:cs="Tahoma"/>
                <w:sz w:val="20"/>
              </w:rPr>
            </w:pPr>
            <w:r>
              <w:rPr>
                <w:rFonts w:ascii="Tahoma" w:hAnsi="Tahoma" w:cs="Tahoma"/>
                <w:sz w:val="20"/>
              </w:rPr>
              <w:t>04/16/2021</w:t>
            </w:r>
          </w:p>
        </w:tc>
        <w:tc>
          <w:tcPr>
            <w:tcW w:w="1620" w:type="dxa"/>
            <w:tcBorders>
              <w:top w:val="single" w:sz="6" w:space="0" w:color="auto"/>
              <w:left w:val="single" w:sz="6" w:space="0" w:color="auto"/>
              <w:bottom w:val="single" w:sz="6" w:space="0" w:color="auto"/>
              <w:right w:val="single" w:sz="6" w:space="0" w:color="auto"/>
            </w:tcBorders>
          </w:tcPr>
          <w:p w14:paraId="7D452B90" w14:textId="7B2B8139" w:rsidR="00467409" w:rsidRDefault="00467409" w:rsidP="00C44F83">
            <w:pPr>
              <w:rPr>
                <w:rFonts w:ascii="Tahoma" w:hAnsi="Tahoma" w:cs="Tahoma"/>
                <w:sz w:val="20"/>
              </w:rPr>
            </w:pPr>
            <w:r>
              <w:rPr>
                <w:rFonts w:ascii="Tahoma" w:hAnsi="Tahoma" w:cs="Tahoma"/>
                <w:sz w:val="20"/>
              </w:rPr>
              <w:t>Hari Krishna Gedala</w:t>
            </w:r>
          </w:p>
        </w:tc>
        <w:tc>
          <w:tcPr>
            <w:tcW w:w="4384" w:type="dxa"/>
            <w:tcBorders>
              <w:top w:val="single" w:sz="6" w:space="0" w:color="auto"/>
              <w:left w:val="single" w:sz="6" w:space="0" w:color="auto"/>
              <w:bottom w:val="single" w:sz="6" w:space="0" w:color="auto"/>
              <w:right w:val="double" w:sz="6" w:space="0" w:color="auto"/>
            </w:tcBorders>
          </w:tcPr>
          <w:p w14:paraId="61A5243A" w14:textId="139D0A71" w:rsidR="00467409" w:rsidRDefault="00467409" w:rsidP="00C44F83">
            <w:pPr>
              <w:rPr>
                <w:rFonts w:ascii="Tahoma" w:hAnsi="Tahoma" w:cs="Tahoma"/>
                <w:sz w:val="20"/>
                <w:highlight w:val="yellow"/>
              </w:rPr>
            </w:pPr>
            <w:r w:rsidRPr="00467409">
              <w:rPr>
                <w:rFonts w:ascii="Tahoma" w:hAnsi="Tahoma" w:cs="Tahoma"/>
                <w:sz w:val="20"/>
              </w:rPr>
              <w:t>Need to add pric</w:t>
            </w:r>
            <w:r w:rsidR="004C6BE4">
              <w:rPr>
                <w:rFonts w:ascii="Tahoma" w:hAnsi="Tahoma" w:cs="Tahoma"/>
                <w:sz w:val="20"/>
              </w:rPr>
              <w:t>e</w:t>
            </w:r>
            <w:r w:rsidRPr="00467409">
              <w:rPr>
                <w:rFonts w:ascii="Tahoma" w:hAnsi="Tahoma" w:cs="Tahoma"/>
                <w:sz w:val="20"/>
              </w:rPr>
              <w:t xml:space="preserve"> strategy column in ZAFGR261 report.</w:t>
            </w:r>
          </w:p>
        </w:tc>
      </w:tr>
    </w:tbl>
    <w:p w14:paraId="52E56223" w14:textId="77777777" w:rsidR="00410BFC" w:rsidRPr="00410BFC" w:rsidRDefault="00410BFC" w:rsidP="00410BFC">
      <w:pPr>
        <w:rPr>
          <w:rFonts w:ascii="Tahoma" w:hAnsi="Tahoma" w:cs="Tahoma"/>
        </w:rPr>
      </w:pPr>
    </w:p>
    <w:p w14:paraId="07547A01" w14:textId="77777777" w:rsidR="00C8718A" w:rsidRDefault="00C8718A" w:rsidP="00C8718A">
      <w:pPr>
        <w:rPr>
          <w:rFonts w:ascii="Tahoma" w:hAnsi="Tahoma" w:cs="Tahoma"/>
          <w:b/>
          <w:sz w:val="28"/>
          <w:szCs w:val="28"/>
        </w:rPr>
      </w:pPr>
    </w:p>
    <w:p w14:paraId="5043CB0F" w14:textId="77777777" w:rsidR="00410BFC" w:rsidRPr="00410BFC" w:rsidRDefault="00410BFC" w:rsidP="00C8718A">
      <w:pPr>
        <w:rPr>
          <w:rFonts w:ascii="Tahoma" w:hAnsi="Tahoma" w:cs="Tahoma"/>
          <w:b/>
          <w:sz w:val="28"/>
          <w:szCs w:val="28"/>
        </w:rPr>
      </w:pPr>
    </w:p>
    <w:p w14:paraId="406B3F88" w14:textId="77777777" w:rsidR="00F003A6" w:rsidRDefault="00F003A6" w:rsidP="00C8718A">
      <w:pPr>
        <w:rPr>
          <w:rFonts w:ascii="Tahoma" w:hAnsi="Tahoma" w:cs="Tahoma"/>
          <w:b/>
        </w:rPr>
      </w:pPr>
      <w:r w:rsidRPr="00410BFC">
        <w:rPr>
          <w:rFonts w:ascii="Tahoma" w:hAnsi="Tahoma" w:cs="Tahoma"/>
          <w:b/>
        </w:rPr>
        <w:t>APPROVALS:</w:t>
      </w:r>
    </w:p>
    <w:p w14:paraId="07459315" w14:textId="77777777" w:rsidR="00410BFC" w:rsidRPr="00410BFC" w:rsidRDefault="00410BFC" w:rsidP="00C8718A">
      <w:pPr>
        <w:rPr>
          <w:rFonts w:ascii="Tahoma" w:hAnsi="Tahoma" w:cs="Tahoma"/>
          <w:b/>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358"/>
        <w:gridCol w:w="2104"/>
        <w:gridCol w:w="2126"/>
        <w:gridCol w:w="2431"/>
      </w:tblGrid>
      <w:tr w:rsidR="00C8718A" w:rsidRPr="00410BFC" w14:paraId="611E607C" w14:textId="77777777">
        <w:tc>
          <w:tcPr>
            <w:tcW w:w="2358" w:type="dxa"/>
            <w:shd w:val="clear" w:color="auto" w:fill="C0C0C0"/>
          </w:tcPr>
          <w:p w14:paraId="1C7DF0E4" w14:textId="77777777" w:rsidR="00C8718A" w:rsidRPr="00410BFC" w:rsidRDefault="00C8718A" w:rsidP="00C8718A">
            <w:pPr>
              <w:spacing w:after="120"/>
              <w:rPr>
                <w:rFonts w:ascii="Tahoma" w:hAnsi="Tahoma" w:cs="Tahoma"/>
                <w:b/>
                <w:sz w:val="20"/>
              </w:rPr>
            </w:pPr>
            <w:r w:rsidRPr="00410BFC">
              <w:rPr>
                <w:rFonts w:ascii="Tahoma" w:hAnsi="Tahoma" w:cs="Tahoma"/>
                <w:b/>
                <w:sz w:val="20"/>
              </w:rPr>
              <w:t>Author</w:t>
            </w:r>
          </w:p>
        </w:tc>
        <w:tc>
          <w:tcPr>
            <w:tcW w:w="2104" w:type="dxa"/>
          </w:tcPr>
          <w:p w14:paraId="17402D8D" w14:textId="77777777" w:rsidR="00C8718A" w:rsidRPr="00410BFC" w:rsidRDefault="00C828A4" w:rsidP="00C8718A">
            <w:pPr>
              <w:rPr>
                <w:rFonts w:ascii="Tahoma" w:hAnsi="Tahoma" w:cs="Tahoma"/>
                <w:sz w:val="20"/>
              </w:rPr>
            </w:pPr>
            <w:del w:id="28" w:author="Keyur Panchal --CNTR" w:date="2019-11-19T09:04:00Z">
              <w:r w:rsidDel="00543CB6">
                <w:rPr>
                  <w:rFonts w:ascii="Tahoma" w:hAnsi="Tahoma" w:cs="Tahoma"/>
                  <w:sz w:val="20"/>
                </w:rPr>
                <w:delText>Ram Mohan Thammineni</w:delText>
              </w:r>
            </w:del>
            <w:ins w:id="29" w:author="Keyur Panchal --CNTR" w:date="2019-11-19T09:04:00Z">
              <w:r w:rsidR="00543CB6">
                <w:rPr>
                  <w:rFonts w:ascii="Tahoma" w:hAnsi="Tahoma" w:cs="Tahoma"/>
                  <w:sz w:val="20"/>
                </w:rPr>
                <w:t>Keyur Panchal</w:t>
              </w:r>
            </w:ins>
          </w:p>
        </w:tc>
        <w:tc>
          <w:tcPr>
            <w:tcW w:w="2126" w:type="dxa"/>
            <w:shd w:val="clear" w:color="auto" w:fill="C0C0C0"/>
          </w:tcPr>
          <w:p w14:paraId="0FF8A78D" w14:textId="77777777" w:rsidR="00C8718A" w:rsidRPr="00410BFC" w:rsidRDefault="00C8718A" w:rsidP="00C8718A">
            <w:pPr>
              <w:spacing w:after="120"/>
              <w:rPr>
                <w:rFonts w:ascii="Tahoma" w:hAnsi="Tahoma" w:cs="Tahoma"/>
                <w:b/>
                <w:sz w:val="20"/>
              </w:rPr>
            </w:pPr>
            <w:r w:rsidRPr="00410BFC">
              <w:rPr>
                <w:rFonts w:ascii="Tahoma" w:hAnsi="Tahoma" w:cs="Tahoma"/>
                <w:b/>
                <w:sz w:val="20"/>
              </w:rPr>
              <w:t>Date Created:</w:t>
            </w:r>
          </w:p>
        </w:tc>
        <w:tc>
          <w:tcPr>
            <w:tcW w:w="2431" w:type="dxa"/>
          </w:tcPr>
          <w:p w14:paraId="2DC732B4" w14:textId="77777777" w:rsidR="00C8718A" w:rsidRPr="00410BFC" w:rsidRDefault="007C0B37" w:rsidP="00C8718A">
            <w:pPr>
              <w:rPr>
                <w:rFonts w:ascii="Tahoma" w:hAnsi="Tahoma" w:cs="Tahoma"/>
                <w:sz w:val="20"/>
              </w:rPr>
            </w:pPr>
            <w:del w:id="30" w:author="Keyur Panchal --CNTR" w:date="2019-11-19T09:04:00Z">
              <w:r w:rsidDel="00543CB6">
                <w:rPr>
                  <w:rFonts w:ascii="Tahoma" w:hAnsi="Tahoma" w:cs="Tahoma"/>
                  <w:sz w:val="20"/>
                </w:rPr>
                <w:delText>7/23/2018</w:delText>
              </w:r>
            </w:del>
            <w:ins w:id="31" w:author="Keyur Panchal --CNTR" w:date="2019-11-19T09:04:00Z">
              <w:r w:rsidR="00543CB6">
                <w:rPr>
                  <w:rFonts w:ascii="Tahoma" w:hAnsi="Tahoma" w:cs="Tahoma"/>
                  <w:sz w:val="20"/>
                </w:rPr>
                <w:t>11/19/2019</w:t>
              </w:r>
            </w:ins>
          </w:p>
        </w:tc>
      </w:tr>
      <w:tr w:rsidR="000E72E7" w:rsidRPr="00410BFC" w14:paraId="4462E1C8" w14:textId="77777777">
        <w:tc>
          <w:tcPr>
            <w:tcW w:w="2358" w:type="dxa"/>
            <w:shd w:val="clear" w:color="auto" w:fill="C0C0C0"/>
          </w:tcPr>
          <w:p w14:paraId="3AA47E1B" w14:textId="77777777" w:rsidR="000E72E7" w:rsidRPr="00410BFC" w:rsidRDefault="000E72E7" w:rsidP="00C8718A">
            <w:pPr>
              <w:spacing w:after="120"/>
              <w:rPr>
                <w:rFonts w:ascii="Tahoma" w:hAnsi="Tahoma" w:cs="Tahoma"/>
                <w:b/>
                <w:sz w:val="20"/>
              </w:rPr>
            </w:pPr>
            <w:r w:rsidRPr="00410BFC">
              <w:rPr>
                <w:rFonts w:ascii="Tahoma" w:hAnsi="Tahoma" w:cs="Tahoma"/>
                <w:b/>
                <w:sz w:val="20"/>
              </w:rPr>
              <w:t xml:space="preserve">Functional Team Lead </w:t>
            </w:r>
          </w:p>
        </w:tc>
        <w:tc>
          <w:tcPr>
            <w:tcW w:w="2104" w:type="dxa"/>
          </w:tcPr>
          <w:p w14:paraId="3297595B" w14:textId="77777777" w:rsidR="000E72E7" w:rsidRPr="00410BFC" w:rsidRDefault="000E72E7" w:rsidP="000E72E7">
            <w:pPr>
              <w:rPr>
                <w:rFonts w:ascii="Tahoma" w:hAnsi="Tahoma" w:cs="Tahoma"/>
                <w:sz w:val="20"/>
              </w:rPr>
            </w:pPr>
            <w:del w:id="32" w:author="Keyur Panchal --CNTR" w:date="2019-11-19T09:04:00Z">
              <w:r w:rsidDel="00543CB6">
                <w:rPr>
                  <w:rFonts w:ascii="Tahoma" w:hAnsi="Tahoma" w:cs="Tahoma"/>
                  <w:sz w:val="20"/>
                </w:rPr>
                <w:delText>Daniel Lee</w:delText>
              </w:r>
            </w:del>
            <w:ins w:id="33" w:author="Keyur Panchal --CNTR" w:date="2019-11-19T09:04:00Z">
              <w:r w:rsidR="00543CB6">
                <w:rPr>
                  <w:rFonts w:ascii="Tahoma" w:hAnsi="Tahoma" w:cs="Tahoma"/>
                  <w:sz w:val="20"/>
                </w:rPr>
                <w:t>Sapan Shenoy</w:t>
              </w:r>
            </w:ins>
          </w:p>
        </w:tc>
        <w:tc>
          <w:tcPr>
            <w:tcW w:w="2126" w:type="dxa"/>
            <w:shd w:val="clear" w:color="auto" w:fill="C0C0C0"/>
          </w:tcPr>
          <w:p w14:paraId="5AC4BBD9" w14:textId="77777777" w:rsidR="000E72E7" w:rsidRPr="00410BFC" w:rsidRDefault="000E72E7" w:rsidP="00C8718A">
            <w:pPr>
              <w:spacing w:after="120"/>
              <w:rPr>
                <w:rFonts w:ascii="Tahoma" w:hAnsi="Tahoma" w:cs="Tahoma"/>
                <w:b/>
                <w:sz w:val="20"/>
              </w:rPr>
            </w:pPr>
            <w:r w:rsidRPr="00410BFC">
              <w:rPr>
                <w:rFonts w:ascii="Tahoma" w:hAnsi="Tahoma" w:cs="Tahoma"/>
                <w:b/>
                <w:sz w:val="20"/>
              </w:rPr>
              <w:t>Signature and Date Approved:</w:t>
            </w:r>
          </w:p>
        </w:tc>
        <w:tc>
          <w:tcPr>
            <w:tcW w:w="2431" w:type="dxa"/>
          </w:tcPr>
          <w:p w14:paraId="6537F28F" w14:textId="77777777" w:rsidR="000E72E7" w:rsidRPr="00410BFC" w:rsidRDefault="000E72E7" w:rsidP="00C8718A">
            <w:pPr>
              <w:rPr>
                <w:rFonts w:ascii="Tahoma" w:hAnsi="Tahoma" w:cs="Tahoma"/>
                <w:sz w:val="20"/>
              </w:rPr>
            </w:pPr>
          </w:p>
        </w:tc>
      </w:tr>
      <w:tr w:rsidR="007C0B37" w:rsidRPr="00410BFC" w14:paraId="09C64AA2" w14:textId="77777777">
        <w:tc>
          <w:tcPr>
            <w:tcW w:w="2358" w:type="dxa"/>
            <w:shd w:val="clear" w:color="auto" w:fill="C0C0C0"/>
          </w:tcPr>
          <w:p w14:paraId="35FDB2C0" w14:textId="77777777" w:rsidR="007C0B37" w:rsidRPr="00410BFC" w:rsidRDefault="007C0B37" w:rsidP="007C0B37">
            <w:pPr>
              <w:spacing w:after="120"/>
              <w:rPr>
                <w:rFonts w:ascii="Tahoma" w:hAnsi="Tahoma" w:cs="Tahoma"/>
                <w:b/>
                <w:sz w:val="20"/>
              </w:rPr>
            </w:pPr>
            <w:r w:rsidRPr="00410BFC">
              <w:rPr>
                <w:rFonts w:ascii="Tahoma" w:hAnsi="Tahoma" w:cs="Tahoma"/>
                <w:b/>
                <w:sz w:val="20"/>
              </w:rPr>
              <w:t>Business Process Owner</w:t>
            </w:r>
          </w:p>
        </w:tc>
        <w:tc>
          <w:tcPr>
            <w:tcW w:w="2104" w:type="dxa"/>
          </w:tcPr>
          <w:p w14:paraId="58FCEBCF" w14:textId="77777777" w:rsidR="007C0B37" w:rsidRPr="00410BFC" w:rsidRDefault="007C0B37" w:rsidP="007C0B37">
            <w:pPr>
              <w:rPr>
                <w:rFonts w:ascii="Tahoma" w:hAnsi="Tahoma" w:cs="Tahoma"/>
                <w:sz w:val="20"/>
              </w:rPr>
            </w:pPr>
            <w:r w:rsidRPr="00B43819">
              <w:rPr>
                <w:rFonts w:ascii="Tahoma" w:hAnsi="Tahoma" w:cs="Tahoma"/>
                <w:sz w:val="20"/>
              </w:rPr>
              <w:t>Seth Wallis</w:t>
            </w:r>
          </w:p>
        </w:tc>
        <w:tc>
          <w:tcPr>
            <w:tcW w:w="2126" w:type="dxa"/>
            <w:shd w:val="clear" w:color="auto" w:fill="C0C0C0"/>
          </w:tcPr>
          <w:p w14:paraId="33B6E97A" w14:textId="77777777" w:rsidR="007C0B37" w:rsidRPr="00410BFC" w:rsidRDefault="007C0B37" w:rsidP="007C0B37">
            <w:pPr>
              <w:spacing w:after="120"/>
              <w:rPr>
                <w:rFonts w:ascii="Tahoma" w:hAnsi="Tahoma" w:cs="Tahoma"/>
                <w:b/>
                <w:sz w:val="20"/>
              </w:rPr>
            </w:pPr>
            <w:r w:rsidRPr="00410BFC">
              <w:rPr>
                <w:rFonts w:ascii="Tahoma" w:hAnsi="Tahoma" w:cs="Tahoma"/>
                <w:b/>
                <w:sz w:val="20"/>
              </w:rPr>
              <w:t>Signature and Date Approved:</w:t>
            </w:r>
          </w:p>
        </w:tc>
        <w:tc>
          <w:tcPr>
            <w:tcW w:w="2431" w:type="dxa"/>
          </w:tcPr>
          <w:p w14:paraId="6DFB9E20" w14:textId="77777777" w:rsidR="007C0B37" w:rsidRPr="00410BFC" w:rsidRDefault="007C0B37" w:rsidP="007C0B37">
            <w:pPr>
              <w:rPr>
                <w:rFonts w:ascii="Tahoma" w:hAnsi="Tahoma" w:cs="Tahoma"/>
                <w:sz w:val="20"/>
              </w:rPr>
            </w:pPr>
          </w:p>
        </w:tc>
      </w:tr>
      <w:tr w:rsidR="000E72E7" w:rsidRPr="00410BFC" w14:paraId="116224B9" w14:textId="77777777">
        <w:tc>
          <w:tcPr>
            <w:tcW w:w="2358" w:type="dxa"/>
            <w:shd w:val="clear" w:color="auto" w:fill="C0C0C0"/>
          </w:tcPr>
          <w:p w14:paraId="79C087A1" w14:textId="77777777" w:rsidR="000E72E7" w:rsidRPr="00410BFC" w:rsidRDefault="000E72E7" w:rsidP="00C8718A">
            <w:pPr>
              <w:spacing w:after="120"/>
              <w:rPr>
                <w:rFonts w:ascii="Tahoma" w:hAnsi="Tahoma" w:cs="Tahoma"/>
                <w:b/>
                <w:sz w:val="20"/>
              </w:rPr>
            </w:pPr>
            <w:r w:rsidRPr="00410BFC">
              <w:rPr>
                <w:rFonts w:ascii="Tahoma" w:hAnsi="Tahoma" w:cs="Tahoma"/>
                <w:b/>
                <w:sz w:val="20"/>
              </w:rPr>
              <w:t>Technical Team Lead</w:t>
            </w:r>
          </w:p>
        </w:tc>
        <w:tc>
          <w:tcPr>
            <w:tcW w:w="2104" w:type="dxa"/>
          </w:tcPr>
          <w:p w14:paraId="56B16976" w14:textId="77777777" w:rsidR="000E72E7" w:rsidRPr="00410BFC" w:rsidRDefault="000E72E7" w:rsidP="000E72E7">
            <w:pPr>
              <w:rPr>
                <w:rFonts w:ascii="Tahoma" w:hAnsi="Tahoma" w:cs="Tahoma"/>
                <w:sz w:val="20"/>
              </w:rPr>
            </w:pPr>
            <w:r w:rsidRPr="00215564">
              <w:rPr>
                <w:rFonts w:ascii="Tahoma" w:hAnsi="Tahoma" w:cs="Tahoma"/>
                <w:sz w:val="20"/>
              </w:rPr>
              <w:t>Yvonne Tai</w:t>
            </w:r>
          </w:p>
        </w:tc>
        <w:tc>
          <w:tcPr>
            <w:tcW w:w="2126" w:type="dxa"/>
            <w:shd w:val="clear" w:color="auto" w:fill="C0C0C0"/>
          </w:tcPr>
          <w:p w14:paraId="6A36B223" w14:textId="77777777" w:rsidR="000E72E7" w:rsidRPr="00410BFC" w:rsidRDefault="000E72E7" w:rsidP="00C8718A">
            <w:pPr>
              <w:spacing w:after="120"/>
              <w:rPr>
                <w:rFonts w:ascii="Tahoma" w:hAnsi="Tahoma" w:cs="Tahoma"/>
                <w:b/>
                <w:sz w:val="20"/>
              </w:rPr>
            </w:pPr>
            <w:r w:rsidRPr="00410BFC">
              <w:rPr>
                <w:rFonts w:ascii="Tahoma" w:hAnsi="Tahoma" w:cs="Tahoma"/>
                <w:b/>
                <w:sz w:val="20"/>
              </w:rPr>
              <w:t>Signature and Date Approved:</w:t>
            </w:r>
          </w:p>
        </w:tc>
        <w:tc>
          <w:tcPr>
            <w:tcW w:w="2431" w:type="dxa"/>
          </w:tcPr>
          <w:p w14:paraId="70DF9E56" w14:textId="77777777" w:rsidR="000E72E7" w:rsidRPr="00410BFC" w:rsidRDefault="000E72E7" w:rsidP="00C8718A">
            <w:pPr>
              <w:rPr>
                <w:rFonts w:ascii="Tahoma" w:hAnsi="Tahoma" w:cs="Tahoma"/>
                <w:sz w:val="20"/>
              </w:rPr>
            </w:pPr>
          </w:p>
        </w:tc>
      </w:tr>
      <w:tr w:rsidR="007C0B37" w:rsidRPr="00410BFC" w14:paraId="16C0C3A7" w14:textId="77777777">
        <w:tc>
          <w:tcPr>
            <w:tcW w:w="2358" w:type="dxa"/>
            <w:shd w:val="clear" w:color="auto" w:fill="C0C0C0"/>
          </w:tcPr>
          <w:p w14:paraId="5CE64C25" w14:textId="77777777" w:rsidR="007C0B37" w:rsidRPr="00410BFC" w:rsidRDefault="007C0B37" w:rsidP="007C0B37">
            <w:pPr>
              <w:spacing w:after="120"/>
              <w:rPr>
                <w:rFonts w:ascii="Tahoma" w:hAnsi="Tahoma" w:cs="Tahoma"/>
                <w:b/>
                <w:sz w:val="20"/>
              </w:rPr>
            </w:pPr>
            <w:r w:rsidRPr="00410BFC">
              <w:rPr>
                <w:rFonts w:ascii="Tahoma" w:hAnsi="Tahoma" w:cs="Tahoma"/>
                <w:b/>
                <w:sz w:val="20"/>
              </w:rPr>
              <w:lastRenderedPageBreak/>
              <w:t>Project Manager</w:t>
            </w:r>
          </w:p>
        </w:tc>
        <w:tc>
          <w:tcPr>
            <w:tcW w:w="2104" w:type="dxa"/>
          </w:tcPr>
          <w:p w14:paraId="2236B82D" w14:textId="77777777" w:rsidR="007C0B37" w:rsidRPr="00410BFC" w:rsidRDefault="007C0B37" w:rsidP="007C0B37">
            <w:pPr>
              <w:rPr>
                <w:rFonts w:ascii="Tahoma" w:hAnsi="Tahoma" w:cs="Tahoma"/>
                <w:sz w:val="20"/>
              </w:rPr>
            </w:pPr>
            <w:r>
              <w:rPr>
                <w:rFonts w:ascii="Tahoma" w:hAnsi="Tahoma" w:cs="Tahoma"/>
                <w:sz w:val="20"/>
              </w:rPr>
              <w:t>Sharon Tang</w:t>
            </w:r>
          </w:p>
        </w:tc>
        <w:tc>
          <w:tcPr>
            <w:tcW w:w="2126" w:type="dxa"/>
            <w:shd w:val="clear" w:color="auto" w:fill="C0C0C0"/>
          </w:tcPr>
          <w:p w14:paraId="1E93715C" w14:textId="77777777" w:rsidR="007C0B37" w:rsidRPr="00410BFC" w:rsidRDefault="007C0B37" w:rsidP="007C0B37">
            <w:pPr>
              <w:spacing w:after="120"/>
              <w:rPr>
                <w:rFonts w:ascii="Tahoma" w:hAnsi="Tahoma" w:cs="Tahoma"/>
                <w:b/>
                <w:sz w:val="20"/>
              </w:rPr>
            </w:pPr>
            <w:r w:rsidRPr="00410BFC">
              <w:rPr>
                <w:rFonts w:ascii="Tahoma" w:hAnsi="Tahoma" w:cs="Tahoma"/>
                <w:b/>
                <w:sz w:val="20"/>
              </w:rPr>
              <w:t>Signature and Date Approved:</w:t>
            </w:r>
          </w:p>
        </w:tc>
        <w:tc>
          <w:tcPr>
            <w:tcW w:w="2431" w:type="dxa"/>
          </w:tcPr>
          <w:p w14:paraId="44E871BC" w14:textId="77777777" w:rsidR="007C0B37" w:rsidRPr="00410BFC" w:rsidRDefault="007C0B37" w:rsidP="007C0B37">
            <w:pPr>
              <w:rPr>
                <w:rFonts w:ascii="Tahoma" w:hAnsi="Tahoma" w:cs="Tahoma"/>
                <w:sz w:val="20"/>
              </w:rPr>
            </w:pPr>
          </w:p>
        </w:tc>
      </w:tr>
    </w:tbl>
    <w:p w14:paraId="144A5D23" w14:textId="77777777" w:rsidR="00C8718A" w:rsidRPr="00410BFC" w:rsidRDefault="00C8718A" w:rsidP="00C8718A">
      <w:pPr>
        <w:rPr>
          <w:rFonts w:ascii="Tahoma" w:hAnsi="Tahoma" w:cs="Tahoma"/>
        </w:rPr>
      </w:pPr>
    </w:p>
    <w:p w14:paraId="738610EB" w14:textId="77777777" w:rsidR="00C8718A" w:rsidRPr="00410BFC" w:rsidRDefault="00C8718A" w:rsidP="00C8718A">
      <w:pPr>
        <w:rPr>
          <w:rFonts w:ascii="Tahoma" w:hAnsi="Tahoma" w:cs="Tahoma"/>
        </w:rPr>
      </w:pPr>
    </w:p>
    <w:p w14:paraId="3F00B36B" w14:textId="77777777" w:rsidR="00C8718A" w:rsidRPr="009D4144" w:rsidRDefault="00C8718A" w:rsidP="00C8718A">
      <w:pPr>
        <w:rPr>
          <w:b/>
          <w:sz w:val="28"/>
          <w:szCs w:val="28"/>
        </w:rPr>
      </w:pPr>
      <w:r>
        <w:rPr>
          <w:b/>
          <w:sz w:val="28"/>
          <w:szCs w:val="28"/>
        </w:rPr>
        <w:br w:type="page"/>
      </w:r>
      <w:r w:rsidRPr="009D4144">
        <w:rPr>
          <w:b/>
          <w:sz w:val="28"/>
          <w:szCs w:val="28"/>
        </w:rPr>
        <w:lastRenderedPageBreak/>
        <w:t>TABLE OF CONTENTS:</w:t>
      </w:r>
    </w:p>
    <w:p w14:paraId="637805D2" w14:textId="77777777" w:rsidR="00C8718A" w:rsidRDefault="00C8718A" w:rsidP="00C8718A"/>
    <w:p w14:paraId="7DC765ED" w14:textId="77777777" w:rsidR="00C97B45" w:rsidRDefault="00C8718A">
      <w:pPr>
        <w:pStyle w:val="TOC1"/>
        <w:tabs>
          <w:tab w:val="left" w:pos="480"/>
          <w:tab w:val="right" w:leader="underscore" w:pos="9350"/>
        </w:tabs>
        <w:rPr>
          <w:b w:val="0"/>
          <w:bCs w:val="0"/>
          <w:i w:val="0"/>
          <w:iCs w:val="0"/>
          <w:noProof/>
        </w:rPr>
      </w:pPr>
      <w:r>
        <w:rPr>
          <w:b w:val="0"/>
          <w:bCs w:val="0"/>
          <w:i w:val="0"/>
          <w:iCs w:val="0"/>
        </w:rPr>
        <w:fldChar w:fldCharType="begin"/>
      </w:r>
      <w:r>
        <w:rPr>
          <w:b w:val="0"/>
          <w:bCs w:val="0"/>
          <w:i w:val="0"/>
          <w:iCs w:val="0"/>
        </w:rPr>
        <w:instrText xml:space="preserve"> TOC \o "1-3" \h \z \u </w:instrText>
      </w:r>
      <w:r>
        <w:rPr>
          <w:b w:val="0"/>
          <w:bCs w:val="0"/>
          <w:i w:val="0"/>
          <w:iCs w:val="0"/>
        </w:rPr>
        <w:fldChar w:fldCharType="separate"/>
      </w:r>
      <w:hyperlink w:anchor="_Toc124775787" w:history="1">
        <w:r w:rsidR="00C97B45" w:rsidRPr="00B721A9">
          <w:rPr>
            <w:rStyle w:val="Hyperlink"/>
            <w:rFonts w:ascii="Tahoma" w:hAnsi="Tahoma" w:cs="Tahoma"/>
            <w:noProof/>
          </w:rPr>
          <w:t>I.</w:t>
        </w:r>
        <w:r w:rsidR="00C97B45">
          <w:rPr>
            <w:b w:val="0"/>
            <w:bCs w:val="0"/>
            <w:i w:val="0"/>
            <w:iCs w:val="0"/>
            <w:noProof/>
          </w:rPr>
          <w:tab/>
        </w:r>
        <w:r w:rsidR="00C97B45" w:rsidRPr="00B721A9">
          <w:rPr>
            <w:rStyle w:val="Hyperlink"/>
            <w:rFonts w:ascii="Tahoma" w:hAnsi="Tahoma" w:cs="Tahoma"/>
            <w:noProof/>
          </w:rPr>
          <w:t>INTRODUCTION</w:t>
        </w:r>
        <w:r w:rsidR="00C97B45">
          <w:rPr>
            <w:noProof/>
            <w:webHidden/>
          </w:rPr>
          <w:tab/>
        </w:r>
        <w:r w:rsidR="00C97B45">
          <w:rPr>
            <w:noProof/>
            <w:webHidden/>
          </w:rPr>
          <w:fldChar w:fldCharType="begin"/>
        </w:r>
        <w:r w:rsidR="00C97B45">
          <w:rPr>
            <w:noProof/>
            <w:webHidden/>
          </w:rPr>
          <w:instrText xml:space="preserve"> PAGEREF _Toc124775787 \h </w:instrText>
        </w:r>
        <w:r w:rsidR="00C97B45">
          <w:rPr>
            <w:noProof/>
            <w:webHidden/>
          </w:rPr>
        </w:r>
        <w:r w:rsidR="00C97B45">
          <w:rPr>
            <w:noProof/>
            <w:webHidden/>
          </w:rPr>
          <w:fldChar w:fldCharType="separate"/>
        </w:r>
        <w:r w:rsidR="00C97B45">
          <w:rPr>
            <w:noProof/>
            <w:webHidden/>
          </w:rPr>
          <w:t>4</w:t>
        </w:r>
        <w:r w:rsidR="00C97B45">
          <w:rPr>
            <w:noProof/>
            <w:webHidden/>
          </w:rPr>
          <w:fldChar w:fldCharType="end"/>
        </w:r>
      </w:hyperlink>
    </w:p>
    <w:p w14:paraId="49C0DA2C" w14:textId="77777777" w:rsidR="00C97B45" w:rsidRDefault="00AA6577">
      <w:pPr>
        <w:pStyle w:val="TOC2"/>
        <w:tabs>
          <w:tab w:val="left" w:pos="720"/>
          <w:tab w:val="right" w:leader="underscore" w:pos="9350"/>
        </w:tabs>
        <w:rPr>
          <w:noProof/>
        </w:rPr>
      </w:pPr>
      <w:hyperlink w:anchor="_Toc124775788" w:history="1">
        <w:r w:rsidR="00C97B45" w:rsidRPr="00B721A9">
          <w:rPr>
            <w:rStyle w:val="Hyperlink"/>
            <w:rFonts w:ascii="Tahoma" w:hAnsi="Tahoma" w:cs="Tahoma"/>
            <w:noProof/>
          </w:rPr>
          <w:t>A.</w:t>
        </w:r>
        <w:r w:rsidR="00C97B45">
          <w:rPr>
            <w:noProof/>
          </w:rPr>
          <w:tab/>
        </w:r>
        <w:r w:rsidR="00C97B45" w:rsidRPr="00B721A9">
          <w:rPr>
            <w:rStyle w:val="Hyperlink"/>
            <w:rFonts w:ascii="Tahoma" w:hAnsi="Tahoma" w:cs="Tahoma"/>
            <w:noProof/>
          </w:rPr>
          <w:t>Purpose of the document</w:t>
        </w:r>
        <w:r w:rsidR="00C97B45">
          <w:rPr>
            <w:noProof/>
            <w:webHidden/>
          </w:rPr>
          <w:tab/>
        </w:r>
        <w:r w:rsidR="00C97B45">
          <w:rPr>
            <w:noProof/>
            <w:webHidden/>
          </w:rPr>
          <w:fldChar w:fldCharType="begin"/>
        </w:r>
        <w:r w:rsidR="00C97B45">
          <w:rPr>
            <w:noProof/>
            <w:webHidden/>
          </w:rPr>
          <w:instrText xml:space="preserve"> PAGEREF _Toc124775788 \h </w:instrText>
        </w:r>
        <w:r w:rsidR="00C97B45">
          <w:rPr>
            <w:noProof/>
            <w:webHidden/>
          </w:rPr>
        </w:r>
        <w:r w:rsidR="00C97B45">
          <w:rPr>
            <w:noProof/>
            <w:webHidden/>
          </w:rPr>
          <w:fldChar w:fldCharType="separate"/>
        </w:r>
        <w:r w:rsidR="00C97B45">
          <w:rPr>
            <w:noProof/>
            <w:webHidden/>
          </w:rPr>
          <w:t>4</w:t>
        </w:r>
        <w:r w:rsidR="00C97B45">
          <w:rPr>
            <w:noProof/>
            <w:webHidden/>
          </w:rPr>
          <w:fldChar w:fldCharType="end"/>
        </w:r>
      </w:hyperlink>
    </w:p>
    <w:p w14:paraId="5C023C2A" w14:textId="77777777" w:rsidR="00C97B45" w:rsidRDefault="00AA6577">
      <w:pPr>
        <w:pStyle w:val="TOC2"/>
        <w:tabs>
          <w:tab w:val="left" w:pos="720"/>
          <w:tab w:val="right" w:leader="underscore" w:pos="9350"/>
        </w:tabs>
        <w:rPr>
          <w:noProof/>
        </w:rPr>
      </w:pPr>
      <w:hyperlink w:anchor="_Toc124775789" w:history="1">
        <w:r w:rsidR="00C97B45" w:rsidRPr="00B721A9">
          <w:rPr>
            <w:rStyle w:val="Hyperlink"/>
            <w:rFonts w:ascii="Tahoma" w:hAnsi="Tahoma" w:cs="Tahoma"/>
            <w:noProof/>
          </w:rPr>
          <w:t>B.</w:t>
        </w:r>
        <w:r w:rsidR="00C97B45">
          <w:rPr>
            <w:noProof/>
          </w:rPr>
          <w:tab/>
        </w:r>
        <w:r w:rsidR="00C97B45" w:rsidRPr="00B721A9">
          <w:rPr>
            <w:rStyle w:val="Hyperlink"/>
            <w:rFonts w:ascii="Tahoma" w:hAnsi="Tahoma" w:cs="Tahoma"/>
            <w:noProof/>
          </w:rPr>
          <w:t>Request Overview</w:t>
        </w:r>
        <w:r w:rsidR="00C97B45">
          <w:rPr>
            <w:noProof/>
            <w:webHidden/>
          </w:rPr>
          <w:tab/>
        </w:r>
        <w:r w:rsidR="00C97B45">
          <w:rPr>
            <w:noProof/>
            <w:webHidden/>
          </w:rPr>
          <w:fldChar w:fldCharType="begin"/>
        </w:r>
        <w:r w:rsidR="00C97B45">
          <w:rPr>
            <w:noProof/>
            <w:webHidden/>
          </w:rPr>
          <w:instrText xml:space="preserve"> PAGEREF _Toc124775789 \h </w:instrText>
        </w:r>
        <w:r w:rsidR="00C97B45">
          <w:rPr>
            <w:noProof/>
            <w:webHidden/>
          </w:rPr>
        </w:r>
        <w:r w:rsidR="00C97B45">
          <w:rPr>
            <w:noProof/>
            <w:webHidden/>
          </w:rPr>
          <w:fldChar w:fldCharType="separate"/>
        </w:r>
        <w:r w:rsidR="00C97B45">
          <w:rPr>
            <w:noProof/>
            <w:webHidden/>
          </w:rPr>
          <w:t>4</w:t>
        </w:r>
        <w:r w:rsidR="00C97B45">
          <w:rPr>
            <w:noProof/>
            <w:webHidden/>
          </w:rPr>
          <w:fldChar w:fldCharType="end"/>
        </w:r>
      </w:hyperlink>
    </w:p>
    <w:p w14:paraId="7D5DF927" w14:textId="77777777" w:rsidR="00C97B45" w:rsidRDefault="00AA6577">
      <w:pPr>
        <w:pStyle w:val="TOC1"/>
        <w:tabs>
          <w:tab w:val="left" w:pos="720"/>
          <w:tab w:val="right" w:leader="underscore" w:pos="9350"/>
        </w:tabs>
        <w:rPr>
          <w:b w:val="0"/>
          <w:bCs w:val="0"/>
          <w:i w:val="0"/>
          <w:iCs w:val="0"/>
          <w:noProof/>
        </w:rPr>
      </w:pPr>
      <w:hyperlink w:anchor="_Toc124775790" w:history="1">
        <w:r w:rsidR="00C97B45" w:rsidRPr="00B721A9">
          <w:rPr>
            <w:rStyle w:val="Hyperlink"/>
            <w:rFonts w:ascii="Tahoma" w:hAnsi="Tahoma" w:cs="Tahoma"/>
            <w:noProof/>
          </w:rPr>
          <w:t>II.</w:t>
        </w:r>
        <w:r w:rsidR="00C97B45">
          <w:rPr>
            <w:b w:val="0"/>
            <w:bCs w:val="0"/>
            <w:i w:val="0"/>
            <w:iCs w:val="0"/>
            <w:noProof/>
          </w:rPr>
          <w:tab/>
        </w:r>
        <w:r w:rsidR="00C97B45" w:rsidRPr="00B721A9">
          <w:rPr>
            <w:rStyle w:val="Hyperlink"/>
            <w:rFonts w:ascii="Tahoma" w:hAnsi="Tahoma" w:cs="Tahoma"/>
            <w:noProof/>
          </w:rPr>
          <w:t>OVERVIEW</w:t>
        </w:r>
        <w:r w:rsidR="00C97B45">
          <w:rPr>
            <w:noProof/>
            <w:webHidden/>
          </w:rPr>
          <w:tab/>
        </w:r>
        <w:r w:rsidR="00C97B45">
          <w:rPr>
            <w:noProof/>
            <w:webHidden/>
          </w:rPr>
          <w:fldChar w:fldCharType="begin"/>
        </w:r>
        <w:r w:rsidR="00C97B45">
          <w:rPr>
            <w:noProof/>
            <w:webHidden/>
          </w:rPr>
          <w:instrText xml:space="preserve"> PAGEREF _Toc124775790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1E8F5415" w14:textId="77777777" w:rsidR="00C97B45" w:rsidRDefault="00AA6577">
      <w:pPr>
        <w:pStyle w:val="TOC2"/>
        <w:tabs>
          <w:tab w:val="left" w:pos="720"/>
          <w:tab w:val="right" w:leader="underscore" w:pos="9350"/>
        </w:tabs>
        <w:rPr>
          <w:noProof/>
        </w:rPr>
      </w:pPr>
      <w:hyperlink w:anchor="_Toc124775791" w:history="1">
        <w:r w:rsidR="00C97B45" w:rsidRPr="00B721A9">
          <w:rPr>
            <w:rStyle w:val="Hyperlink"/>
            <w:rFonts w:ascii="Tahoma" w:hAnsi="Tahoma" w:cs="Tahoma"/>
            <w:noProof/>
          </w:rPr>
          <w:t>A.</w:t>
        </w:r>
        <w:r w:rsidR="00C97B45">
          <w:rPr>
            <w:noProof/>
          </w:rPr>
          <w:tab/>
        </w:r>
        <w:r w:rsidR="00C97B45" w:rsidRPr="00B721A9">
          <w:rPr>
            <w:rStyle w:val="Hyperlink"/>
            <w:rFonts w:ascii="Tahoma" w:hAnsi="Tahoma" w:cs="Tahoma"/>
            <w:noProof/>
          </w:rPr>
          <w:t>Business Driver</w:t>
        </w:r>
        <w:r w:rsidR="00C97B45">
          <w:rPr>
            <w:noProof/>
            <w:webHidden/>
          </w:rPr>
          <w:tab/>
        </w:r>
        <w:r w:rsidR="00C97B45">
          <w:rPr>
            <w:noProof/>
            <w:webHidden/>
          </w:rPr>
          <w:fldChar w:fldCharType="begin"/>
        </w:r>
        <w:r w:rsidR="00C97B45">
          <w:rPr>
            <w:noProof/>
            <w:webHidden/>
          </w:rPr>
          <w:instrText xml:space="preserve"> PAGEREF _Toc124775791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6EDB872F" w14:textId="77777777" w:rsidR="00C97B45" w:rsidRDefault="00AA6577">
      <w:pPr>
        <w:pStyle w:val="TOC2"/>
        <w:tabs>
          <w:tab w:val="left" w:pos="720"/>
          <w:tab w:val="right" w:leader="underscore" w:pos="9350"/>
        </w:tabs>
        <w:rPr>
          <w:noProof/>
        </w:rPr>
      </w:pPr>
      <w:hyperlink w:anchor="_Toc124775792" w:history="1">
        <w:r w:rsidR="00C97B45" w:rsidRPr="00B721A9">
          <w:rPr>
            <w:rStyle w:val="Hyperlink"/>
            <w:rFonts w:ascii="Tahoma" w:hAnsi="Tahoma" w:cs="Tahoma"/>
            <w:noProof/>
          </w:rPr>
          <w:t>B.</w:t>
        </w:r>
        <w:r w:rsidR="00C97B45">
          <w:rPr>
            <w:noProof/>
          </w:rPr>
          <w:tab/>
        </w:r>
        <w:r w:rsidR="00C97B45" w:rsidRPr="00B721A9">
          <w:rPr>
            <w:rStyle w:val="Hyperlink"/>
            <w:rFonts w:ascii="Tahoma" w:hAnsi="Tahoma" w:cs="Tahoma"/>
            <w:noProof/>
          </w:rPr>
          <w:t>Key business requirements</w:t>
        </w:r>
        <w:r w:rsidR="00C97B45">
          <w:rPr>
            <w:noProof/>
            <w:webHidden/>
          </w:rPr>
          <w:tab/>
        </w:r>
        <w:r w:rsidR="00C97B45">
          <w:rPr>
            <w:noProof/>
            <w:webHidden/>
          </w:rPr>
          <w:fldChar w:fldCharType="begin"/>
        </w:r>
        <w:r w:rsidR="00C97B45">
          <w:rPr>
            <w:noProof/>
            <w:webHidden/>
          </w:rPr>
          <w:instrText xml:space="preserve"> PAGEREF _Toc124775792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0C7F2C73" w14:textId="77777777" w:rsidR="00C97B45" w:rsidRDefault="00AA6577">
      <w:pPr>
        <w:pStyle w:val="TOC2"/>
        <w:tabs>
          <w:tab w:val="left" w:pos="720"/>
          <w:tab w:val="right" w:leader="underscore" w:pos="9350"/>
        </w:tabs>
        <w:rPr>
          <w:noProof/>
        </w:rPr>
      </w:pPr>
      <w:hyperlink w:anchor="_Toc124775793" w:history="1">
        <w:r w:rsidR="00C97B45" w:rsidRPr="00B721A9">
          <w:rPr>
            <w:rStyle w:val="Hyperlink"/>
            <w:rFonts w:ascii="Tahoma" w:hAnsi="Tahoma" w:cs="Tahoma"/>
            <w:noProof/>
          </w:rPr>
          <w:t>C.</w:t>
        </w:r>
        <w:r w:rsidR="00C97B45">
          <w:rPr>
            <w:noProof/>
          </w:rPr>
          <w:tab/>
        </w:r>
        <w:r w:rsidR="00C97B45" w:rsidRPr="00B721A9">
          <w:rPr>
            <w:rStyle w:val="Hyperlink"/>
            <w:rFonts w:ascii="Tahoma" w:hAnsi="Tahoma" w:cs="Tahoma"/>
            <w:noProof/>
          </w:rPr>
          <w:t>High level Process overview</w:t>
        </w:r>
        <w:r w:rsidR="00C97B45">
          <w:rPr>
            <w:noProof/>
            <w:webHidden/>
          </w:rPr>
          <w:tab/>
        </w:r>
        <w:r w:rsidR="00C97B45">
          <w:rPr>
            <w:noProof/>
            <w:webHidden/>
          </w:rPr>
          <w:fldChar w:fldCharType="begin"/>
        </w:r>
        <w:r w:rsidR="00C97B45">
          <w:rPr>
            <w:noProof/>
            <w:webHidden/>
          </w:rPr>
          <w:instrText xml:space="preserve"> PAGEREF _Toc124775793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033EB37C" w14:textId="77777777" w:rsidR="00C97B45" w:rsidRDefault="00AA6577">
      <w:pPr>
        <w:pStyle w:val="TOC1"/>
        <w:tabs>
          <w:tab w:val="left" w:pos="720"/>
          <w:tab w:val="right" w:leader="underscore" w:pos="9350"/>
        </w:tabs>
        <w:rPr>
          <w:b w:val="0"/>
          <w:bCs w:val="0"/>
          <w:i w:val="0"/>
          <w:iCs w:val="0"/>
          <w:noProof/>
        </w:rPr>
      </w:pPr>
      <w:hyperlink w:anchor="_Toc124775794" w:history="1">
        <w:r w:rsidR="00C97B45" w:rsidRPr="00B721A9">
          <w:rPr>
            <w:rStyle w:val="Hyperlink"/>
            <w:rFonts w:ascii="Tahoma" w:hAnsi="Tahoma" w:cs="Tahoma"/>
            <w:noProof/>
          </w:rPr>
          <w:t>III.</w:t>
        </w:r>
        <w:r w:rsidR="00C97B45">
          <w:rPr>
            <w:b w:val="0"/>
            <w:bCs w:val="0"/>
            <w:i w:val="0"/>
            <w:iCs w:val="0"/>
            <w:noProof/>
          </w:rPr>
          <w:tab/>
        </w:r>
        <w:r w:rsidR="00C97B45" w:rsidRPr="00B721A9">
          <w:rPr>
            <w:rStyle w:val="Hyperlink"/>
            <w:rFonts w:ascii="Tahoma" w:hAnsi="Tahoma" w:cs="Tahoma"/>
            <w:noProof/>
          </w:rPr>
          <w:t>DETAILS</w:t>
        </w:r>
        <w:r w:rsidR="00C97B45">
          <w:rPr>
            <w:noProof/>
            <w:webHidden/>
          </w:rPr>
          <w:tab/>
        </w:r>
        <w:r w:rsidR="00C97B45">
          <w:rPr>
            <w:noProof/>
            <w:webHidden/>
          </w:rPr>
          <w:fldChar w:fldCharType="begin"/>
        </w:r>
        <w:r w:rsidR="00C97B45">
          <w:rPr>
            <w:noProof/>
            <w:webHidden/>
          </w:rPr>
          <w:instrText xml:space="preserve"> PAGEREF _Toc124775794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613F84F0" w14:textId="77777777" w:rsidR="00C97B45" w:rsidRDefault="00AA6577">
      <w:pPr>
        <w:pStyle w:val="TOC2"/>
        <w:tabs>
          <w:tab w:val="left" w:pos="720"/>
          <w:tab w:val="right" w:leader="underscore" w:pos="9350"/>
        </w:tabs>
        <w:rPr>
          <w:noProof/>
        </w:rPr>
      </w:pPr>
      <w:hyperlink w:anchor="_Toc124775795" w:history="1">
        <w:r w:rsidR="00C97B45" w:rsidRPr="00B721A9">
          <w:rPr>
            <w:rStyle w:val="Hyperlink"/>
            <w:rFonts w:ascii="Tahoma" w:hAnsi="Tahoma" w:cs="Tahoma"/>
            <w:noProof/>
          </w:rPr>
          <w:t>A.</w:t>
        </w:r>
        <w:r w:rsidR="00C97B45">
          <w:rPr>
            <w:noProof/>
          </w:rPr>
          <w:tab/>
        </w:r>
        <w:r w:rsidR="00C97B45" w:rsidRPr="00B721A9">
          <w:rPr>
            <w:rStyle w:val="Hyperlink"/>
            <w:rFonts w:ascii="Tahoma" w:hAnsi="Tahoma" w:cs="Tahoma"/>
            <w:noProof/>
          </w:rPr>
          <w:t>Detail Processing Logic</w:t>
        </w:r>
        <w:r w:rsidR="00C97B45">
          <w:rPr>
            <w:noProof/>
            <w:webHidden/>
          </w:rPr>
          <w:tab/>
        </w:r>
        <w:r w:rsidR="00C97B45">
          <w:rPr>
            <w:noProof/>
            <w:webHidden/>
          </w:rPr>
          <w:fldChar w:fldCharType="begin"/>
        </w:r>
        <w:r w:rsidR="00C97B45">
          <w:rPr>
            <w:noProof/>
            <w:webHidden/>
          </w:rPr>
          <w:instrText xml:space="preserve"> PAGEREF _Toc124775795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47C2D7E2" w14:textId="77777777" w:rsidR="00C97B45" w:rsidRDefault="00AA6577">
      <w:pPr>
        <w:pStyle w:val="TOC2"/>
        <w:tabs>
          <w:tab w:val="left" w:pos="720"/>
          <w:tab w:val="right" w:leader="underscore" w:pos="9350"/>
        </w:tabs>
        <w:rPr>
          <w:noProof/>
        </w:rPr>
      </w:pPr>
      <w:hyperlink w:anchor="_Toc124775796" w:history="1">
        <w:r w:rsidR="00C97B45" w:rsidRPr="00B721A9">
          <w:rPr>
            <w:rStyle w:val="Hyperlink"/>
            <w:rFonts w:ascii="Tahoma" w:hAnsi="Tahoma" w:cs="Tahoma"/>
            <w:noProof/>
          </w:rPr>
          <w:t>B.</w:t>
        </w:r>
        <w:r w:rsidR="00C97B45">
          <w:rPr>
            <w:noProof/>
          </w:rPr>
          <w:tab/>
        </w:r>
        <w:r w:rsidR="00C97B45" w:rsidRPr="00B721A9">
          <w:rPr>
            <w:rStyle w:val="Hyperlink"/>
            <w:rFonts w:ascii="Tahoma" w:hAnsi="Tahoma" w:cs="Tahoma"/>
            <w:noProof/>
          </w:rPr>
          <w:t>Selection Screen</w:t>
        </w:r>
        <w:r w:rsidR="00C97B45">
          <w:rPr>
            <w:noProof/>
            <w:webHidden/>
          </w:rPr>
          <w:tab/>
        </w:r>
        <w:r w:rsidR="00C97B45">
          <w:rPr>
            <w:noProof/>
            <w:webHidden/>
          </w:rPr>
          <w:fldChar w:fldCharType="begin"/>
        </w:r>
        <w:r w:rsidR="00C97B45">
          <w:rPr>
            <w:noProof/>
            <w:webHidden/>
          </w:rPr>
          <w:instrText xml:space="preserve"> PAGEREF _Toc124775796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593A86DC" w14:textId="77777777" w:rsidR="00C97B45" w:rsidRDefault="00AA6577">
      <w:pPr>
        <w:pStyle w:val="TOC2"/>
        <w:tabs>
          <w:tab w:val="left" w:pos="720"/>
          <w:tab w:val="right" w:leader="underscore" w:pos="9350"/>
        </w:tabs>
        <w:rPr>
          <w:noProof/>
        </w:rPr>
      </w:pPr>
      <w:hyperlink w:anchor="_Toc124775797" w:history="1">
        <w:r w:rsidR="00C97B45" w:rsidRPr="00B721A9">
          <w:rPr>
            <w:rStyle w:val="Hyperlink"/>
            <w:rFonts w:ascii="Tahoma" w:hAnsi="Tahoma" w:cs="Tahoma"/>
            <w:noProof/>
          </w:rPr>
          <w:t>C.</w:t>
        </w:r>
        <w:r w:rsidR="00C97B45">
          <w:rPr>
            <w:noProof/>
          </w:rPr>
          <w:tab/>
        </w:r>
        <w:r w:rsidR="00C97B45" w:rsidRPr="00B721A9">
          <w:rPr>
            <w:rStyle w:val="Hyperlink"/>
            <w:rFonts w:ascii="Tahoma" w:hAnsi="Tahoma" w:cs="Tahoma"/>
            <w:noProof/>
          </w:rPr>
          <w:t>Report/Form Layout</w:t>
        </w:r>
        <w:r w:rsidR="00C97B45">
          <w:rPr>
            <w:noProof/>
            <w:webHidden/>
          </w:rPr>
          <w:tab/>
        </w:r>
        <w:r w:rsidR="00C97B45">
          <w:rPr>
            <w:noProof/>
            <w:webHidden/>
          </w:rPr>
          <w:fldChar w:fldCharType="begin"/>
        </w:r>
        <w:r w:rsidR="00C97B45">
          <w:rPr>
            <w:noProof/>
            <w:webHidden/>
          </w:rPr>
          <w:instrText xml:space="preserve"> PAGEREF _Toc124775797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11398969" w14:textId="77777777" w:rsidR="00C97B45" w:rsidRDefault="00AA6577">
      <w:pPr>
        <w:pStyle w:val="TOC2"/>
        <w:tabs>
          <w:tab w:val="left" w:pos="720"/>
          <w:tab w:val="right" w:leader="underscore" w:pos="9350"/>
        </w:tabs>
        <w:rPr>
          <w:noProof/>
        </w:rPr>
      </w:pPr>
      <w:hyperlink w:anchor="_Toc124775798" w:history="1">
        <w:r w:rsidR="00C97B45" w:rsidRPr="00B721A9">
          <w:rPr>
            <w:rStyle w:val="Hyperlink"/>
            <w:rFonts w:ascii="Tahoma" w:hAnsi="Tahoma" w:cs="Tahoma"/>
            <w:noProof/>
          </w:rPr>
          <w:t>D.</w:t>
        </w:r>
        <w:r w:rsidR="00C97B45">
          <w:rPr>
            <w:noProof/>
          </w:rPr>
          <w:tab/>
        </w:r>
        <w:r w:rsidR="00C97B45" w:rsidRPr="00B721A9">
          <w:rPr>
            <w:rStyle w:val="Hyperlink"/>
            <w:rFonts w:ascii="Tahoma" w:hAnsi="Tahoma" w:cs="Tahoma"/>
            <w:noProof/>
          </w:rPr>
          <w:t>Paper Requirements</w:t>
        </w:r>
        <w:r w:rsidR="00C97B45">
          <w:rPr>
            <w:noProof/>
            <w:webHidden/>
          </w:rPr>
          <w:tab/>
        </w:r>
        <w:r w:rsidR="00C97B45">
          <w:rPr>
            <w:noProof/>
            <w:webHidden/>
          </w:rPr>
          <w:fldChar w:fldCharType="begin"/>
        </w:r>
        <w:r w:rsidR="00C97B45">
          <w:rPr>
            <w:noProof/>
            <w:webHidden/>
          </w:rPr>
          <w:instrText xml:space="preserve"> PAGEREF _Toc124775798 \h </w:instrText>
        </w:r>
        <w:r w:rsidR="00C97B45">
          <w:rPr>
            <w:noProof/>
            <w:webHidden/>
          </w:rPr>
        </w:r>
        <w:r w:rsidR="00C97B45">
          <w:rPr>
            <w:noProof/>
            <w:webHidden/>
          </w:rPr>
          <w:fldChar w:fldCharType="separate"/>
        </w:r>
        <w:r w:rsidR="00C97B45">
          <w:rPr>
            <w:noProof/>
            <w:webHidden/>
          </w:rPr>
          <w:t>5</w:t>
        </w:r>
        <w:r w:rsidR="00C97B45">
          <w:rPr>
            <w:noProof/>
            <w:webHidden/>
          </w:rPr>
          <w:fldChar w:fldCharType="end"/>
        </w:r>
      </w:hyperlink>
    </w:p>
    <w:p w14:paraId="22A0E59F" w14:textId="77777777" w:rsidR="00C97B45" w:rsidRDefault="00AA6577">
      <w:pPr>
        <w:pStyle w:val="TOC2"/>
        <w:tabs>
          <w:tab w:val="left" w:pos="720"/>
          <w:tab w:val="right" w:leader="underscore" w:pos="9350"/>
        </w:tabs>
        <w:rPr>
          <w:noProof/>
        </w:rPr>
      </w:pPr>
      <w:hyperlink w:anchor="_Toc124775799" w:history="1">
        <w:r w:rsidR="00C97B45" w:rsidRPr="00B721A9">
          <w:rPr>
            <w:rStyle w:val="Hyperlink"/>
            <w:rFonts w:ascii="Tahoma" w:hAnsi="Tahoma" w:cs="Tahoma"/>
            <w:noProof/>
          </w:rPr>
          <w:t>E.</w:t>
        </w:r>
        <w:r w:rsidR="00C97B45">
          <w:rPr>
            <w:noProof/>
          </w:rPr>
          <w:tab/>
        </w:r>
        <w:r w:rsidR="00C97B45" w:rsidRPr="00B721A9">
          <w:rPr>
            <w:rStyle w:val="Hyperlink"/>
            <w:rFonts w:ascii="Tahoma" w:hAnsi="Tahoma" w:cs="Tahoma"/>
            <w:noProof/>
          </w:rPr>
          <w:t>Print Requirement</w:t>
        </w:r>
        <w:r w:rsidR="00C97B45">
          <w:rPr>
            <w:noProof/>
            <w:webHidden/>
          </w:rPr>
          <w:tab/>
        </w:r>
        <w:r w:rsidR="00C97B45">
          <w:rPr>
            <w:noProof/>
            <w:webHidden/>
          </w:rPr>
          <w:fldChar w:fldCharType="begin"/>
        </w:r>
        <w:r w:rsidR="00C97B45">
          <w:rPr>
            <w:noProof/>
            <w:webHidden/>
          </w:rPr>
          <w:instrText xml:space="preserve"> PAGEREF _Toc124775799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36A33698" w14:textId="77777777" w:rsidR="00C97B45" w:rsidRDefault="00AA6577">
      <w:pPr>
        <w:pStyle w:val="TOC2"/>
        <w:tabs>
          <w:tab w:val="left" w:pos="720"/>
          <w:tab w:val="right" w:leader="underscore" w:pos="9350"/>
        </w:tabs>
        <w:rPr>
          <w:noProof/>
        </w:rPr>
      </w:pPr>
      <w:hyperlink w:anchor="_Toc124775800" w:history="1">
        <w:r w:rsidR="00C97B45" w:rsidRPr="00B721A9">
          <w:rPr>
            <w:rStyle w:val="Hyperlink"/>
            <w:rFonts w:ascii="Tahoma" w:hAnsi="Tahoma" w:cs="Tahoma"/>
            <w:noProof/>
          </w:rPr>
          <w:t>F.</w:t>
        </w:r>
        <w:r w:rsidR="00C97B45">
          <w:rPr>
            <w:noProof/>
          </w:rPr>
          <w:tab/>
        </w:r>
        <w:r w:rsidR="00C97B45" w:rsidRPr="00B721A9">
          <w:rPr>
            <w:rStyle w:val="Hyperlink"/>
            <w:rFonts w:ascii="Tahoma" w:hAnsi="Tahoma" w:cs="Tahoma"/>
            <w:noProof/>
          </w:rPr>
          <w:t>Special characteristics</w:t>
        </w:r>
        <w:r w:rsidR="00C97B45">
          <w:rPr>
            <w:noProof/>
            <w:webHidden/>
          </w:rPr>
          <w:tab/>
        </w:r>
        <w:r w:rsidR="00C97B45">
          <w:rPr>
            <w:noProof/>
            <w:webHidden/>
          </w:rPr>
          <w:fldChar w:fldCharType="begin"/>
        </w:r>
        <w:r w:rsidR="00C97B45">
          <w:rPr>
            <w:noProof/>
            <w:webHidden/>
          </w:rPr>
          <w:instrText xml:space="preserve"> PAGEREF _Toc124775800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2DB70906" w14:textId="77777777" w:rsidR="00C97B45" w:rsidRDefault="00AA6577">
      <w:pPr>
        <w:pStyle w:val="TOC2"/>
        <w:tabs>
          <w:tab w:val="left" w:pos="720"/>
          <w:tab w:val="right" w:leader="underscore" w:pos="9350"/>
        </w:tabs>
        <w:rPr>
          <w:noProof/>
        </w:rPr>
      </w:pPr>
      <w:hyperlink w:anchor="_Toc124775801" w:history="1">
        <w:r w:rsidR="00C97B45" w:rsidRPr="00B721A9">
          <w:rPr>
            <w:rStyle w:val="Hyperlink"/>
            <w:rFonts w:ascii="Tahoma" w:hAnsi="Tahoma" w:cs="Tahoma"/>
            <w:noProof/>
          </w:rPr>
          <w:t>G.</w:t>
        </w:r>
        <w:r w:rsidR="00C97B45">
          <w:rPr>
            <w:noProof/>
          </w:rPr>
          <w:tab/>
        </w:r>
        <w:r w:rsidR="00C97B45" w:rsidRPr="00B721A9">
          <w:rPr>
            <w:rStyle w:val="Hyperlink"/>
            <w:rFonts w:ascii="Tahoma" w:hAnsi="Tahoma" w:cs="Tahoma"/>
            <w:noProof/>
          </w:rPr>
          <w:t>Exception Handling Rules</w:t>
        </w:r>
        <w:r w:rsidR="00C97B45">
          <w:rPr>
            <w:noProof/>
            <w:webHidden/>
          </w:rPr>
          <w:tab/>
        </w:r>
        <w:r w:rsidR="00C97B45">
          <w:rPr>
            <w:noProof/>
            <w:webHidden/>
          </w:rPr>
          <w:fldChar w:fldCharType="begin"/>
        </w:r>
        <w:r w:rsidR="00C97B45">
          <w:rPr>
            <w:noProof/>
            <w:webHidden/>
          </w:rPr>
          <w:instrText xml:space="preserve"> PAGEREF _Toc124775801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3ED589D0" w14:textId="77777777" w:rsidR="00C97B45" w:rsidRDefault="00AA6577">
      <w:pPr>
        <w:pStyle w:val="TOC2"/>
        <w:tabs>
          <w:tab w:val="left" w:pos="720"/>
          <w:tab w:val="right" w:leader="underscore" w:pos="9350"/>
        </w:tabs>
        <w:rPr>
          <w:noProof/>
        </w:rPr>
      </w:pPr>
      <w:hyperlink w:anchor="_Toc124775802" w:history="1">
        <w:r w:rsidR="00C97B45" w:rsidRPr="00B721A9">
          <w:rPr>
            <w:rStyle w:val="Hyperlink"/>
            <w:rFonts w:ascii="Tahoma" w:hAnsi="Tahoma" w:cs="Tahoma"/>
            <w:noProof/>
          </w:rPr>
          <w:t>H.</w:t>
        </w:r>
        <w:r w:rsidR="00C97B45">
          <w:rPr>
            <w:noProof/>
          </w:rPr>
          <w:tab/>
        </w:r>
        <w:r w:rsidR="00C97B45" w:rsidRPr="00B721A9">
          <w:rPr>
            <w:rStyle w:val="Hyperlink"/>
            <w:rFonts w:ascii="Tahoma" w:hAnsi="Tahoma" w:cs="Tahoma"/>
            <w:noProof/>
          </w:rPr>
          <w:t>Special Requirements</w:t>
        </w:r>
        <w:r w:rsidR="00C97B45">
          <w:rPr>
            <w:noProof/>
            <w:webHidden/>
          </w:rPr>
          <w:tab/>
        </w:r>
        <w:r w:rsidR="00C97B45">
          <w:rPr>
            <w:noProof/>
            <w:webHidden/>
          </w:rPr>
          <w:fldChar w:fldCharType="begin"/>
        </w:r>
        <w:r w:rsidR="00C97B45">
          <w:rPr>
            <w:noProof/>
            <w:webHidden/>
          </w:rPr>
          <w:instrText xml:space="preserve"> PAGEREF _Toc124775802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279385FC" w14:textId="77777777" w:rsidR="00C97B45" w:rsidRDefault="00AA6577">
      <w:pPr>
        <w:pStyle w:val="TOC2"/>
        <w:tabs>
          <w:tab w:val="left" w:pos="720"/>
          <w:tab w:val="right" w:leader="underscore" w:pos="9350"/>
        </w:tabs>
        <w:rPr>
          <w:noProof/>
        </w:rPr>
      </w:pPr>
      <w:hyperlink w:anchor="_Toc124775803" w:history="1">
        <w:r w:rsidR="00C97B45" w:rsidRPr="00B721A9">
          <w:rPr>
            <w:rStyle w:val="Hyperlink"/>
            <w:rFonts w:ascii="Tahoma" w:hAnsi="Tahoma" w:cs="Tahoma"/>
            <w:noProof/>
          </w:rPr>
          <w:t>I.</w:t>
        </w:r>
        <w:r w:rsidR="00C97B45">
          <w:rPr>
            <w:noProof/>
          </w:rPr>
          <w:tab/>
        </w:r>
        <w:r w:rsidR="00C97B45" w:rsidRPr="00B721A9">
          <w:rPr>
            <w:rStyle w:val="Hyperlink"/>
            <w:rFonts w:ascii="Tahoma" w:hAnsi="Tahoma" w:cs="Tahoma"/>
            <w:noProof/>
          </w:rPr>
          <w:t>Dependencies</w:t>
        </w:r>
        <w:r w:rsidR="00C97B45">
          <w:rPr>
            <w:noProof/>
            <w:webHidden/>
          </w:rPr>
          <w:tab/>
        </w:r>
        <w:r w:rsidR="00C97B45">
          <w:rPr>
            <w:noProof/>
            <w:webHidden/>
          </w:rPr>
          <w:fldChar w:fldCharType="begin"/>
        </w:r>
        <w:r w:rsidR="00C97B45">
          <w:rPr>
            <w:noProof/>
            <w:webHidden/>
          </w:rPr>
          <w:instrText xml:space="preserve"> PAGEREF _Toc124775803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6395D603" w14:textId="77777777" w:rsidR="00C97B45" w:rsidRDefault="00AA6577">
      <w:pPr>
        <w:pStyle w:val="TOC2"/>
        <w:tabs>
          <w:tab w:val="left" w:pos="720"/>
          <w:tab w:val="right" w:leader="underscore" w:pos="9350"/>
        </w:tabs>
        <w:rPr>
          <w:noProof/>
        </w:rPr>
      </w:pPr>
      <w:hyperlink w:anchor="_Toc124775804" w:history="1">
        <w:r w:rsidR="00C97B45" w:rsidRPr="00B721A9">
          <w:rPr>
            <w:rStyle w:val="Hyperlink"/>
            <w:rFonts w:ascii="Tahoma" w:hAnsi="Tahoma" w:cs="Tahoma"/>
            <w:noProof/>
          </w:rPr>
          <w:t>J.</w:t>
        </w:r>
        <w:r w:rsidR="00C97B45">
          <w:rPr>
            <w:noProof/>
          </w:rPr>
          <w:tab/>
        </w:r>
        <w:r w:rsidR="00C97B45" w:rsidRPr="00B721A9">
          <w:rPr>
            <w:rStyle w:val="Hyperlink"/>
            <w:rFonts w:ascii="Tahoma" w:hAnsi="Tahoma" w:cs="Tahoma"/>
            <w:noProof/>
          </w:rPr>
          <w:t>Constraints</w:t>
        </w:r>
        <w:r w:rsidR="00C97B45">
          <w:rPr>
            <w:noProof/>
            <w:webHidden/>
          </w:rPr>
          <w:tab/>
        </w:r>
        <w:r w:rsidR="00C97B45">
          <w:rPr>
            <w:noProof/>
            <w:webHidden/>
          </w:rPr>
          <w:fldChar w:fldCharType="begin"/>
        </w:r>
        <w:r w:rsidR="00C97B45">
          <w:rPr>
            <w:noProof/>
            <w:webHidden/>
          </w:rPr>
          <w:instrText xml:space="preserve"> PAGEREF _Toc124775804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0C5C840B" w14:textId="77777777" w:rsidR="00C97B45" w:rsidRDefault="00AA6577">
      <w:pPr>
        <w:pStyle w:val="TOC2"/>
        <w:tabs>
          <w:tab w:val="left" w:pos="720"/>
          <w:tab w:val="right" w:leader="underscore" w:pos="9350"/>
        </w:tabs>
        <w:rPr>
          <w:noProof/>
        </w:rPr>
      </w:pPr>
      <w:hyperlink w:anchor="_Toc124775805" w:history="1">
        <w:r w:rsidR="00C97B45" w:rsidRPr="00B721A9">
          <w:rPr>
            <w:rStyle w:val="Hyperlink"/>
            <w:rFonts w:ascii="Tahoma" w:hAnsi="Tahoma" w:cs="Tahoma"/>
            <w:noProof/>
          </w:rPr>
          <w:t>K.</w:t>
        </w:r>
        <w:r w:rsidR="00C97B45">
          <w:rPr>
            <w:noProof/>
          </w:rPr>
          <w:tab/>
        </w:r>
        <w:r w:rsidR="00C97B45" w:rsidRPr="00B721A9">
          <w:rPr>
            <w:rStyle w:val="Hyperlink"/>
            <w:rFonts w:ascii="Tahoma" w:hAnsi="Tahoma" w:cs="Tahoma"/>
            <w:noProof/>
          </w:rPr>
          <w:t>Scheduling Requirements</w:t>
        </w:r>
        <w:r w:rsidR="00C97B45">
          <w:rPr>
            <w:noProof/>
            <w:webHidden/>
          </w:rPr>
          <w:tab/>
        </w:r>
        <w:r w:rsidR="00C97B45">
          <w:rPr>
            <w:noProof/>
            <w:webHidden/>
          </w:rPr>
          <w:fldChar w:fldCharType="begin"/>
        </w:r>
        <w:r w:rsidR="00C97B45">
          <w:rPr>
            <w:noProof/>
            <w:webHidden/>
          </w:rPr>
          <w:instrText xml:space="preserve"> PAGEREF _Toc124775805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0E2604DC" w14:textId="77777777" w:rsidR="00C97B45" w:rsidRDefault="00AA6577">
      <w:pPr>
        <w:pStyle w:val="TOC2"/>
        <w:tabs>
          <w:tab w:val="left" w:pos="720"/>
          <w:tab w:val="right" w:leader="underscore" w:pos="9350"/>
        </w:tabs>
        <w:rPr>
          <w:noProof/>
        </w:rPr>
      </w:pPr>
      <w:hyperlink w:anchor="_Toc124775806" w:history="1">
        <w:r w:rsidR="00C97B45" w:rsidRPr="00B721A9">
          <w:rPr>
            <w:rStyle w:val="Hyperlink"/>
            <w:rFonts w:ascii="Tahoma" w:hAnsi="Tahoma" w:cs="Tahoma"/>
            <w:noProof/>
          </w:rPr>
          <w:t>L.</w:t>
        </w:r>
        <w:r w:rsidR="00C97B45">
          <w:rPr>
            <w:noProof/>
          </w:rPr>
          <w:tab/>
        </w:r>
        <w:r w:rsidR="00C97B45" w:rsidRPr="00B721A9">
          <w:rPr>
            <w:rStyle w:val="Hyperlink"/>
            <w:rFonts w:ascii="Tahoma" w:hAnsi="Tahoma" w:cs="Tahoma"/>
            <w:noProof/>
          </w:rPr>
          <w:t>Test Specification</w:t>
        </w:r>
        <w:r w:rsidR="00C97B45">
          <w:rPr>
            <w:noProof/>
            <w:webHidden/>
          </w:rPr>
          <w:tab/>
        </w:r>
        <w:r w:rsidR="00C97B45">
          <w:rPr>
            <w:noProof/>
            <w:webHidden/>
          </w:rPr>
          <w:fldChar w:fldCharType="begin"/>
        </w:r>
        <w:r w:rsidR="00C97B45">
          <w:rPr>
            <w:noProof/>
            <w:webHidden/>
          </w:rPr>
          <w:instrText xml:space="preserve"> PAGEREF _Toc124775806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3F217F6E" w14:textId="77777777" w:rsidR="00C97B45" w:rsidRDefault="00AA6577">
      <w:pPr>
        <w:pStyle w:val="TOC3"/>
        <w:tabs>
          <w:tab w:val="left" w:pos="960"/>
          <w:tab w:val="right" w:leader="underscore" w:pos="9350"/>
        </w:tabs>
        <w:rPr>
          <w:noProof/>
        </w:rPr>
      </w:pPr>
      <w:hyperlink w:anchor="_Toc124775807" w:history="1">
        <w:r w:rsidR="00C97B45" w:rsidRPr="00B721A9">
          <w:rPr>
            <w:rStyle w:val="Hyperlink"/>
            <w:rFonts w:ascii="Tahoma" w:hAnsi="Tahoma" w:cs="Tahoma"/>
            <w:i/>
            <w:noProof/>
          </w:rPr>
          <w:t>1.</w:t>
        </w:r>
        <w:r w:rsidR="00C97B45">
          <w:rPr>
            <w:noProof/>
          </w:rPr>
          <w:tab/>
        </w:r>
        <w:r w:rsidR="00C97B45" w:rsidRPr="00B721A9">
          <w:rPr>
            <w:rStyle w:val="Hyperlink"/>
            <w:rFonts w:ascii="Tahoma" w:hAnsi="Tahoma" w:cs="Tahoma"/>
            <w:i/>
            <w:noProof/>
          </w:rPr>
          <w:t>Functional Test Scenarios</w:t>
        </w:r>
        <w:r w:rsidR="00C97B45">
          <w:rPr>
            <w:noProof/>
            <w:webHidden/>
          </w:rPr>
          <w:tab/>
        </w:r>
        <w:r w:rsidR="00C97B45">
          <w:rPr>
            <w:noProof/>
            <w:webHidden/>
          </w:rPr>
          <w:fldChar w:fldCharType="begin"/>
        </w:r>
        <w:r w:rsidR="00C97B45">
          <w:rPr>
            <w:noProof/>
            <w:webHidden/>
          </w:rPr>
          <w:instrText xml:space="preserve"> PAGEREF _Toc124775807 \h </w:instrText>
        </w:r>
        <w:r w:rsidR="00C97B45">
          <w:rPr>
            <w:noProof/>
            <w:webHidden/>
          </w:rPr>
        </w:r>
        <w:r w:rsidR="00C97B45">
          <w:rPr>
            <w:noProof/>
            <w:webHidden/>
          </w:rPr>
          <w:fldChar w:fldCharType="separate"/>
        </w:r>
        <w:r w:rsidR="00C97B45">
          <w:rPr>
            <w:noProof/>
            <w:webHidden/>
          </w:rPr>
          <w:t>6</w:t>
        </w:r>
        <w:r w:rsidR="00C97B45">
          <w:rPr>
            <w:noProof/>
            <w:webHidden/>
          </w:rPr>
          <w:fldChar w:fldCharType="end"/>
        </w:r>
      </w:hyperlink>
    </w:p>
    <w:p w14:paraId="20A335FC" w14:textId="77777777" w:rsidR="00C97B45" w:rsidRDefault="00AA6577">
      <w:pPr>
        <w:pStyle w:val="TOC3"/>
        <w:tabs>
          <w:tab w:val="left" w:pos="960"/>
          <w:tab w:val="right" w:leader="underscore" w:pos="9350"/>
        </w:tabs>
        <w:rPr>
          <w:noProof/>
        </w:rPr>
      </w:pPr>
      <w:hyperlink w:anchor="_Toc124775808" w:history="1">
        <w:r w:rsidR="00C97B45" w:rsidRPr="00B721A9">
          <w:rPr>
            <w:rStyle w:val="Hyperlink"/>
            <w:rFonts w:ascii="Tahoma" w:hAnsi="Tahoma" w:cs="Tahoma"/>
            <w:i/>
            <w:noProof/>
          </w:rPr>
          <w:t>2.</w:t>
        </w:r>
        <w:r w:rsidR="00C97B45">
          <w:rPr>
            <w:noProof/>
          </w:rPr>
          <w:tab/>
        </w:r>
        <w:r w:rsidR="00C97B45" w:rsidRPr="00B721A9">
          <w:rPr>
            <w:rStyle w:val="Hyperlink"/>
            <w:rFonts w:ascii="Tahoma" w:hAnsi="Tahoma" w:cs="Tahoma"/>
            <w:i/>
            <w:noProof/>
          </w:rPr>
          <w:t>Test Data &amp; Other Needs</w:t>
        </w:r>
        <w:r w:rsidR="00C97B45">
          <w:rPr>
            <w:noProof/>
            <w:webHidden/>
          </w:rPr>
          <w:tab/>
        </w:r>
        <w:r w:rsidR="00C97B45">
          <w:rPr>
            <w:noProof/>
            <w:webHidden/>
          </w:rPr>
          <w:fldChar w:fldCharType="begin"/>
        </w:r>
        <w:r w:rsidR="00C97B45">
          <w:rPr>
            <w:noProof/>
            <w:webHidden/>
          </w:rPr>
          <w:instrText xml:space="preserve"> PAGEREF _Toc124775808 \h </w:instrText>
        </w:r>
        <w:r w:rsidR="00C97B45">
          <w:rPr>
            <w:noProof/>
            <w:webHidden/>
          </w:rPr>
        </w:r>
        <w:r w:rsidR="00C97B45">
          <w:rPr>
            <w:noProof/>
            <w:webHidden/>
          </w:rPr>
          <w:fldChar w:fldCharType="separate"/>
        </w:r>
        <w:r w:rsidR="00C97B45">
          <w:rPr>
            <w:noProof/>
            <w:webHidden/>
          </w:rPr>
          <w:t>7</w:t>
        </w:r>
        <w:r w:rsidR="00C97B45">
          <w:rPr>
            <w:noProof/>
            <w:webHidden/>
          </w:rPr>
          <w:fldChar w:fldCharType="end"/>
        </w:r>
      </w:hyperlink>
    </w:p>
    <w:p w14:paraId="08B1A276" w14:textId="77777777" w:rsidR="00C97B45" w:rsidRDefault="00AA6577">
      <w:pPr>
        <w:pStyle w:val="TOC3"/>
        <w:tabs>
          <w:tab w:val="left" w:pos="960"/>
          <w:tab w:val="right" w:leader="underscore" w:pos="9350"/>
        </w:tabs>
        <w:rPr>
          <w:noProof/>
        </w:rPr>
      </w:pPr>
      <w:hyperlink w:anchor="_Toc124775809" w:history="1">
        <w:r w:rsidR="00C97B45" w:rsidRPr="00B721A9">
          <w:rPr>
            <w:rStyle w:val="Hyperlink"/>
            <w:rFonts w:ascii="Tahoma" w:hAnsi="Tahoma" w:cs="Tahoma"/>
            <w:i/>
            <w:noProof/>
          </w:rPr>
          <w:t>3.</w:t>
        </w:r>
        <w:r w:rsidR="00C97B45">
          <w:rPr>
            <w:noProof/>
          </w:rPr>
          <w:tab/>
        </w:r>
        <w:r w:rsidR="00C97B45" w:rsidRPr="00B721A9">
          <w:rPr>
            <w:rStyle w:val="Hyperlink"/>
            <w:rFonts w:ascii="Tahoma" w:hAnsi="Tahoma" w:cs="Tahoma"/>
            <w:i/>
            <w:noProof/>
          </w:rPr>
          <w:t>Test System &amp; Environment</w:t>
        </w:r>
        <w:r w:rsidR="00C97B45">
          <w:rPr>
            <w:noProof/>
            <w:webHidden/>
          </w:rPr>
          <w:tab/>
        </w:r>
        <w:r w:rsidR="00C97B45">
          <w:rPr>
            <w:noProof/>
            <w:webHidden/>
          </w:rPr>
          <w:fldChar w:fldCharType="begin"/>
        </w:r>
        <w:r w:rsidR="00C97B45">
          <w:rPr>
            <w:noProof/>
            <w:webHidden/>
          </w:rPr>
          <w:instrText xml:space="preserve"> PAGEREF _Toc124775809 \h </w:instrText>
        </w:r>
        <w:r w:rsidR="00C97B45">
          <w:rPr>
            <w:noProof/>
            <w:webHidden/>
          </w:rPr>
        </w:r>
        <w:r w:rsidR="00C97B45">
          <w:rPr>
            <w:noProof/>
            <w:webHidden/>
          </w:rPr>
          <w:fldChar w:fldCharType="separate"/>
        </w:r>
        <w:r w:rsidR="00C97B45">
          <w:rPr>
            <w:noProof/>
            <w:webHidden/>
          </w:rPr>
          <w:t>7</w:t>
        </w:r>
        <w:r w:rsidR="00C97B45">
          <w:rPr>
            <w:noProof/>
            <w:webHidden/>
          </w:rPr>
          <w:fldChar w:fldCharType="end"/>
        </w:r>
      </w:hyperlink>
    </w:p>
    <w:p w14:paraId="7B55C226" w14:textId="77777777" w:rsidR="00C97B45" w:rsidRDefault="00AA6577">
      <w:pPr>
        <w:pStyle w:val="TOC2"/>
        <w:tabs>
          <w:tab w:val="left" w:pos="960"/>
          <w:tab w:val="right" w:leader="underscore" w:pos="9350"/>
        </w:tabs>
        <w:rPr>
          <w:noProof/>
        </w:rPr>
      </w:pPr>
      <w:hyperlink w:anchor="_Toc124775810" w:history="1">
        <w:r w:rsidR="00C97B45" w:rsidRPr="00B721A9">
          <w:rPr>
            <w:rStyle w:val="Hyperlink"/>
            <w:rFonts w:ascii="Tahoma" w:hAnsi="Tahoma" w:cs="Tahoma"/>
            <w:noProof/>
          </w:rPr>
          <w:t>M.</w:t>
        </w:r>
        <w:r w:rsidR="00C97B45">
          <w:rPr>
            <w:noProof/>
          </w:rPr>
          <w:tab/>
        </w:r>
        <w:r w:rsidR="00C97B45" w:rsidRPr="00B721A9">
          <w:rPr>
            <w:rStyle w:val="Hyperlink"/>
            <w:rFonts w:ascii="Tahoma" w:hAnsi="Tahoma" w:cs="Tahoma"/>
            <w:noProof/>
          </w:rPr>
          <w:t>Audit Requirements/Integrity Controls</w:t>
        </w:r>
        <w:r w:rsidR="00C97B45">
          <w:rPr>
            <w:noProof/>
            <w:webHidden/>
          </w:rPr>
          <w:tab/>
        </w:r>
        <w:r w:rsidR="00C97B45">
          <w:rPr>
            <w:noProof/>
            <w:webHidden/>
          </w:rPr>
          <w:fldChar w:fldCharType="begin"/>
        </w:r>
        <w:r w:rsidR="00C97B45">
          <w:rPr>
            <w:noProof/>
            <w:webHidden/>
          </w:rPr>
          <w:instrText xml:space="preserve"> PAGEREF _Toc124775810 \h </w:instrText>
        </w:r>
        <w:r w:rsidR="00C97B45">
          <w:rPr>
            <w:noProof/>
            <w:webHidden/>
          </w:rPr>
        </w:r>
        <w:r w:rsidR="00C97B45">
          <w:rPr>
            <w:noProof/>
            <w:webHidden/>
          </w:rPr>
          <w:fldChar w:fldCharType="separate"/>
        </w:r>
        <w:r w:rsidR="00C97B45">
          <w:rPr>
            <w:noProof/>
            <w:webHidden/>
          </w:rPr>
          <w:t>7</w:t>
        </w:r>
        <w:r w:rsidR="00C97B45">
          <w:rPr>
            <w:noProof/>
            <w:webHidden/>
          </w:rPr>
          <w:fldChar w:fldCharType="end"/>
        </w:r>
      </w:hyperlink>
    </w:p>
    <w:p w14:paraId="27533B61" w14:textId="77777777" w:rsidR="00C97B45" w:rsidRDefault="00AA6577">
      <w:pPr>
        <w:pStyle w:val="TOC2"/>
        <w:tabs>
          <w:tab w:val="left" w:pos="720"/>
          <w:tab w:val="right" w:leader="underscore" w:pos="9350"/>
        </w:tabs>
        <w:rPr>
          <w:noProof/>
        </w:rPr>
      </w:pPr>
      <w:hyperlink w:anchor="_Toc124775811" w:history="1">
        <w:r w:rsidR="00C97B45" w:rsidRPr="00B721A9">
          <w:rPr>
            <w:rStyle w:val="Hyperlink"/>
            <w:rFonts w:ascii="Tahoma" w:hAnsi="Tahoma" w:cs="Tahoma"/>
            <w:noProof/>
          </w:rPr>
          <w:t>N.</w:t>
        </w:r>
        <w:r w:rsidR="00C97B45">
          <w:rPr>
            <w:noProof/>
          </w:rPr>
          <w:tab/>
        </w:r>
        <w:r w:rsidR="00C97B45" w:rsidRPr="00B721A9">
          <w:rPr>
            <w:rStyle w:val="Hyperlink"/>
            <w:rFonts w:ascii="Tahoma" w:hAnsi="Tahoma" w:cs="Tahoma"/>
            <w:noProof/>
          </w:rPr>
          <w:t>Security/Authorization Requirements</w:t>
        </w:r>
        <w:r w:rsidR="00C97B45">
          <w:rPr>
            <w:noProof/>
            <w:webHidden/>
          </w:rPr>
          <w:tab/>
        </w:r>
        <w:r w:rsidR="00C97B45">
          <w:rPr>
            <w:noProof/>
            <w:webHidden/>
          </w:rPr>
          <w:fldChar w:fldCharType="begin"/>
        </w:r>
        <w:r w:rsidR="00C97B45">
          <w:rPr>
            <w:noProof/>
            <w:webHidden/>
          </w:rPr>
          <w:instrText xml:space="preserve"> PAGEREF _Toc124775811 \h </w:instrText>
        </w:r>
        <w:r w:rsidR="00C97B45">
          <w:rPr>
            <w:noProof/>
            <w:webHidden/>
          </w:rPr>
        </w:r>
        <w:r w:rsidR="00C97B45">
          <w:rPr>
            <w:noProof/>
            <w:webHidden/>
          </w:rPr>
          <w:fldChar w:fldCharType="separate"/>
        </w:r>
        <w:r w:rsidR="00C97B45">
          <w:rPr>
            <w:noProof/>
            <w:webHidden/>
          </w:rPr>
          <w:t>7</w:t>
        </w:r>
        <w:r w:rsidR="00C97B45">
          <w:rPr>
            <w:noProof/>
            <w:webHidden/>
          </w:rPr>
          <w:fldChar w:fldCharType="end"/>
        </w:r>
      </w:hyperlink>
    </w:p>
    <w:p w14:paraId="463F29E8" w14:textId="77777777" w:rsidR="00C8718A" w:rsidRDefault="00C8718A" w:rsidP="00C8718A">
      <w:r>
        <w:rPr>
          <w:b/>
          <w:bCs/>
          <w:i/>
          <w:iCs/>
        </w:rPr>
        <w:fldChar w:fldCharType="end"/>
      </w:r>
    </w:p>
    <w:p w14:paraId="3B7B4B86" w14:textId="77777777" w:rsidR="00C8718A" w:rsidRDefault="00C8718A" w:rsidP="00C8718A">
      <w:pPr>
        <w:sectPr w:rsidR="00C8718A" w:rsidSect="0074518E">
          <w:headerReference w:type="even" r:id="rId12"/>
          <w:headerReference w:type="default" r:id="rId13"/>
          <w:footerReference w:type="even" r:id="rId14"/>
          <w:footerReference w:type="default" r:id="rId15"/>
          <w:headerReference w:type="first" r:id="rId16"/>
          <w:footerReference w:type="first" r:id="rId17"/>
          <w:pgSz w:w="12240" w:h="15840" w:code="1"/>
          <w:pgMar w:top="1728" w:right="1440" w:bottom="1152" w:left="1440" w:header="720" w:footer="720" w:gutter="0"/>
          <w:cols w:space="720"/>
        </w:sectPr>
      </w:pPr>
    </w:p>
    <w:p w14:paraId="2C8B4F07" w14:textId="77777777" w:rsidR="001F0E3D" w:rsidRPr="00A03EE0" w:rsidRDefault="001F0E3D" w:rsidP="00A03EE0">
      <w:pPr>
        <w:pStyle w:val="Heading1"/>
        <w:rPr>
          <w:rFonts w:ascii="Tahoma" w:hAnsi="Tahoma" w:cs="Tahoma"/>
        </w:rPr>
      </w:pPr>
      <w:bookmarkStart w:id="34" w:name="_Toc124775787"/>
      <w:r w:rsidRPr="00A03EE0">
        <w:rPr>
          <w:rFonts w:ascii="Tahoma" w:hAnsi="Tahoma" w:cs="Tahoma"/>
        </w:rPr>
        <w:lastRenderedPageBreak/>
        <w:t>INTRODUCTION</w:t>
      </w:r>
      <w:bookmarkEnd w:id="34"/>
    </w:p>
    <w:p w14:paraId="210A8AF0" w14:textId="77777777" w:rsidR="00BE4E97" w:rsidRPr="00A03EE0" w:rsidRDefault="00BE4E97" w:rsidP="00A03EE0">
      <w:pPr>
        <w:pStyle w:val="Heading2"/>
        <w:tabs>
          <w:tab w:val="clear" w:pos="1080"/>
          <w:tab w:val="num" w:pos="540"/>
        </w:tabs>
        <w:ind w:left="0"/>
        <w:rPr>
          <w:rFonts w:ascii="Tahoma" w:hAnsi="Tahoma" w:cs="Tahoma"/>
          <w:i w:val="0"/>
          <w:sz w:val="24"/>
          <w:szCs w:val="24"/>
        </w:rPr>
      </w:pPr>
      <w:bookmarkStart w:id="35" w:name="_Toc124775788"/>
      <w:r w:rsidRPr="00A03EE0">
        <w:rPr>
          <w:rFonts w:ascii="Tahoma" w:hAnsi="Tahoma" w:cs="Tahoma"/>
          <w:i w:val="0"/>
          <w:sz w:val="24"/>
          <w:szCs w:val="24"/>
        </w:rPr>
        <w:t>Purpose of the document</w:t>
      </w:r>
      <w:bookmarkEnd w:id="35"/>
    </w:p>
    <w:p w14:paraId="0B6C8B19" w14:textId="77777777" w:rsidR="00F003A6" w:rsidRPr="00F003A6" w:rsidRDefault="00F003A6" w:rsidP="00F003A6">
      <w:pPr>
        <w:rPr>
          <w:rFonts w:ascii="Tahoma" w:hAnsi="Tahoma" w:cs="Tahoma"/>
          <w:sz w:val="20"/>
        </w:rPr>
      </w:pPr>
      <w:r w:rsidRPr="00F003A6">
        <w:rPr>
          <w:rFonts w:ascii="Tahoma" w:hAnsi="Tahoma" w:cs="Tahoma"/>
          <w:sz w:val="20"/>
        </w:rPr>
        <w:t xml:space="preserve">The purpose of this document is to document </w:t>
      </w:r>
      <w:r w:rsidR="00806D5D">
        <w:rPr>
          <w:rFonts w:ascii="Tahoma" w:hAnsi="Tahoma" w:cs="Tahoma"/>
          <w:sz w:val="20"/>
        </w:rPr>
        <w:t xml:space="preserve">any SAP code modification or additional processing logic requirements </w:t>
      </w:r>
      <w:r w:rsidR="00D270BE">
        <w:rPr>
          <w:rFonts w:ascii="Tahoma" w:hAnsi="Tahoma" w:cs="Tahoma"/>
          <w:sz w:val="20"/>
        </w:rPr>
        <w:t>t</w:t>
      </w:r>
      <w:r w:rsidR="006A188A">
        <w:rPr>
          <w:rFonts w:ascii="Tahoma" w:hAnsi="Tahoma" w:cs="Tahoma"/>
          <w:sz w:val="20"/>
        </w:rPr>
        <w:t xml:space="preserve">o further enhance the standard SAP delivered functionality. </w:t>
      </w:r>
      <w:r>
        <w:rPr>
          <w:rFonts w:ascii="Tahoma" w:hAnsi="Tahoma" w:cs="Tahoma"/>
          <w:sz w:val="20"/>
        </w:rPr>
        <w:t xml:space="preserve">This document once approved by the appropriate authorities as mentioned in section “Document Control” forms the basis of Technical specification and the development work by the Development team. </w:t>
      </w:r>
    </w:p>
    <w:p w14:paraId="3A0FF5F2" w14:textId="77777777" w:rsidR="00F003A6" w:rsidRPr="00F003A6" w:rsidRDefault="00F003A6" w:rsidP="00F003A6">
      <w:pPr>
        <w:rPr>
          <w:rFonts w:ascii="Tahoma" w:hAnsi="Tahoma" w:cs="Tahoma"/>
          <w:sz w:val="20"/>
        </w:rPr>
      </w:pPr>
    </w:p>
    <w:p w14:paraId="070197FC" w14:textId="77777777" w:rsidR="00BE4E97" w:rsidRPr="00A03EE0" w:rsidRDefault="00BE4E97" w:rsidP="00A03EE0">
      <w:pPr>
        <w:pStyle w:val="Heading2"/>
        <w:tabs>
          <w:tab w:val="clear" w:pos="1080"/>
          <w:tab w:val="num" w:pos="540"/>
        </w:tabs>
        <w:ind w:left="0"/>
        <w:rPr>
          <w:rFonts w:ascii="Tahoma" w:hAnsi="Tahoma" w:cs="Tahoma"/>
          <w:i w:val="0"/>
          <w:sz w:val="24"/>
          <w:szCs w:val="24"/>
        </w:rPr>
      </w:pPr>
      <w:bookmarkStart w:id="36" w:name="_Toc124775789"/>
      <w:r w:rsidRPr="00A03EE0">
        <w:rPr>
          <w:rFonts w:ascii="Tahoma" w:hAnsi="Tahoma" w:cs="Tahoma"/>
          <w:i w:val="0"/>
          <w:sz w:val="24"/>
          <w:szCs w:val="24"/>
        </w:rPr>
        <w:t>Request Overview</w:t>
      </w:r>
      <w:bookmarkEnd w:id="36"/>
    </w:p>
    <w:p w14:paraId="5630AD66" w14:textId="77777777" w:rsidR="00BE4E97" w:rsidRPr="00395225" w:rsidRDefault="00BE4E97" w:rsidP="00BE4E97">
      <w:pPr>
        <w:rPr>
          <w:rFonts w:ascii="Tahoma" w:hAnsi="Tahoma" w:cs="Tahoma"/>
          <w:sz w:val="16"/>
          <w:szCs w:val="16"/>
        </w:rPr>
      </w:pPr>
    </w:p>
    <w:p w14:paraId="09B13E2C" w14:textId="77777777" w:rsidR="00BE4E97" w:rsidRPr="00707F61" w:rsidRDefault="00F003A6" w:rsidP="00065421">
      <w:pPr>
        <w:ind w:left="180"/>
        <w:rPr>
          <w:rFonts w:ascii="Tahoma" w:hAnsi="Tahoma" w:cs="Tahoma"/>
          <w:b/>
          <w:sz w:val="20"/>
        </w:rPr>
      </w:pPr>
      <w:r>
        <w:rPr>
          <w:rFonts w:ascii="Tahoma" w:hAnsi="Tahoma" w:cs="Tahoma"/>
          <w:b/>
          <w:sz w:val="20"/>
        </w:rPr>
        <w:t xml:space="preserve">1. </w:t>
      </w:r>
      <w:r w:rsidR="00BE4E97" w:rsidRPr="00707F61">
        <w:rPr>
          <w:rFonts w:ascii="Tahoma" w:hAnsi="Tahoma" w:cs="Tahoma"/>
          <w:b/>
          <w:sz w:val="20"/>
        </w:rPr>
        <w:t>Scenario ID:</w:t>
      </w:r>
      <w:r w:rsidR="00C828A4">
        <w:rPr>
          <w:rFonts w:ascii="Tahoma" w:hAnsi="Tahoma" w:cs="Tahoma"/>
          <w:b/>
          <w:sz w:val="20"/>
        </w:rPr>
        <w:t xml:space="preserve"> </w:t>
      </w:r>
    </w:p>
    <w:p w14:paraId="2B63C44F" w14:textId="442EE067" w:rsidR="00BE4E97" w:rsidRPr="00707F61" w:rsidRDefault="00F003A6" w:rsidP="00065421">
      <w:pPr>
        <w:ind w:left="180"/>
        <w:rPr>
          <w:rFonts w:ascii="Tahoma" w:hAnsi="Tahoma" w:cs="Tahoma"/>
          <w:b/>
          <w:sz w:val="20"/>
        </w:rPr>
      </w:pPr>
      <w:r>
        <w:rPr>
          <w:rFonts w:ascii="Tahoma" w:hAnsi="Tahoma" w:cs="Tahoma"/>
          <w:b/>
          <w:sz w:val="20"/>
        </w:rPr>
        <w:t xml:space="preserve">2. </w:t>
      </w:r>
      <w:r w:rsidR="00BE4E97" w:rsidRPr="00707F61">
        <w:rPr>
          <w:rFonts w:ascii="Tahoma" w:hAnsi="Tahoma" w:cs="Tahoma"/>
          <w:b/>
          <w:sz w:val="20"/>
        </w:rPr>
        <w:t xml:space="preserve">Scenario </w:t>
      </w:r>
      <w:r w:rsidR="00BE4E97">
        <w:rPr>
          <w:rFonts w:ascii="Tahoma" w:hAnsi="Tahoma" w:cs="Tahoma"/>
          <w:b/>
          <w:sz w:val="20"/>
        </w:rPr>
        <w:t>Title:</w:t>
      </w:r>
      <w:r w:rsidR="002170D3">
        <w:rPr>
          <w:rFonts w:ascii="Tahoma" w:hAnsi="Tahoma" w:cs="Tahoma"/>
          <w:b/>
          <w:sz w:val="20"/>
        </w:rPr>
        <w:t xml:space="preserve"> </w:t>
      </w:r>
      <w:proofErr w:type="gramStart"/>
      <w:r w:rsidR="007C0B37">
        <w:rPr>
          <w:rFonts w:ascii="Tahoma" w:hAnsi="Tahoma" w:cs="Tahoma"/>
          <w:b/>
          <w:sz w:val="20"/>
        </w:rPr>
        <w:t>SO</w:t>
      </w:r>
      <w:proofErr w:type="gramEnd"/>
      <w:r w:rsidR="007C0B37">
        <w:rPr>
          <w:rFonts w:ascii="Tahoma" w:hAnsi="Tahoma" w:cs="Tahoma"/>
          <w:b/>
          <w:sz w:val="20"/>
        </w:rPr>
        <w:t xml:space="preserve"> Cost Component Report</w:t>
      </w:r>
      <w:r w:rsidR="00E96AB4">
        <w:rPr>
          <w:rFonts w:ascii="Tahoma" w:hAnsi="Tahoma" w:cs="Tahoma"/>
          <w:b/>
          <w:sz w:val="20"/>
        </w:rPr>
        <w:t xml:space="preserve"> – Purchasing</w:t>
      </w:r>
    </w:p>
    <w:p w14:paraId="1216577C" w14:textId="77777777" w:rsidR="00BE4E97" w:rsidRPr="00707F61" w:rsidRDefault="00F003A6" w:rsidP="00065421">
      <w:pPr>
        <w:ind w:left="180"/>
        <w:rPr>
          <w:rFonts w:ascii="Tahoma" w:hAnsi="Tahoma" w:cs="Tahoma"/>
          <w:b/>
          <w:sz w:val="20"/>
        </w:rPr>
      </w:pPr>
      <w:r>
        <w:rPr>
          <w:rFonts w:ascii="Tahoma" w:hAnsi="Tahoma" w:cs="Tahoma"/>
          <w:b/>
          <w:sz w:val="20"/>
        </w:rPr>
        <w:t xml:space="preserve">3. </w:t>
      </w:r>
      <w:r w:rsidR="00BE4E97" w:rsidRPr="00707F61">
        <w:rPr>
          <w:rFonts w:ascii="Tahoma" w:hAnsi="Tahoma" w:cs="Tahoma"/>
          <w:b/>
          <w:sz w:val="20"/>
        </w:rPr>
        <w:t>Process ID:</w:t>
      </w:r>
    </w:p>
    <w:p w14:paraId="5BF6E40E" w14:textId="77777777" w:rsidR="00BE4E97" w:rsidRPr="00707F61" w:rsidRDefault="00F003A6" w:rsidP="00065421">
      <w:pPr>
        <w:ind w:left="180"/>
        <w:rPr>
          <w:rFonts w:ascii="Tahoma" w:hAnsi="Tahoma" w:cs="Tahoma"/>
          <w:b/>
          <w:sz w:val="20"/>
        </w:rPr>
      </w:pPr>
      <w:r>
        <w:rPr>
          <w:rFonts w:ascii="Tahoma" w:hAnsi="Tahoma" w:cs="Tahoma"/>
          <w:b/>
          <w:sz w:val="20"/>
        </w:rPr>
        <w:t xml:space="preserve">4. </w:t>
      </w:r>
      <w:r w:rsidR="00BE4E97" w:rsidRPr="00707F61">
        <w:rPr>
          <w:rFonts w:ascii="Tahoma" w:hAnsi="Tahoma" w:cs="Tahoma"/>
          <w:b/>
          <w:sz w:val="20"/>
        </w:rPr>
        <w:t xml:space="preserve">Process </w:t>
      </w:r>
      <w:r w:rsidR="00BE4E97">
        <w:rPr>
          <w:rFonts w:ascii="Tahoma" w:hAnsi="Tahoma" w:cs="Tahoma"/>
          <w:b/>
          <w:sz w:val="20"/>
        </w:rPr>
        <w:t>Title</w:t>
      </w:r>
      <w:r w:rsidR="00BE4E97" w:rsidRPr="00707F61">
        <w:rPr>
          <w:rFonts w:ascii="Tahoma" w:hAnsi="Tahoma" w:cs="Tahoma"/>
          <w:b/>
          <w:sz w:val="20"/>
        </w:rPr>
        <w:t>:</w:t>
      </w:r>
    </w:p>
    <w:p w14:paraId="3DF06D33" w14:textId="77777777" w:rsidR="00BE4E97" w:rsidRPr="00F003A6" w:rsidRDefault="00F003A6" w:rsidP="00065421">
      <w:pPr>
        <w:ind w:left="180"/>
        <w:rPr>
          <w:rFonts w:ascii="Tahoma" w:hAnsi="Tahoma" w:cs="Tahoma"/>
          <w:b/>
          <w:sz w:val="20"/>
        </w:rPr>
      </w:pPr>
      <w:r>
        <w:rPr>
          <w:rFonts w:ascii="Tahoma" w:hAnsi="Tahoma" w:cs="Tahoma"/>
          <w:b/>
          <w:sz w:val="20"/>
        </w:rPr>
        <w:t xml:space="preserve">5. </w:t>
      </w:r>
      <w:r w:rsidR="00BE4E97" w:rsidRPr="00F003A6">
        <w:rPr>
          <w:rFonts w:ascii="Tahoma" w:hAnsi="Tahoma" w:cs="Tahoma"/>
          <w:b/>
          <w:sz w:val="20"/>
        </w:rPr>
        <w:t xml:space="preserve">Development Spec ID:  </w:t>
      </w:r>
    </w:p>
    <w:p w14:paraId="6975CD0B" w14:textId="77777777" w:rsidR="00BE4E97" w:rsidRPr="00F003A6" w:rsidRDefault="00F003A6" w:rsidP="00065421">
      <w:pPr>
        <w:ind w:left="180"/>
        <w:rPr>
          <w:rFonts w:ascii="Tahoma" w:hAnsi="Tahoma" w:cs="Tahoma"/>
          <w:b/>
          <w:sz w:val="20"/>
        </w:rPr>
      </w:pPr>
      <w:r>
        <w:rPr>
          <w:rFonts w:ascii="Tahoma" w:hAnsi="Tahoma" w:cs="Tahoma"/>
          <w:b/>
          <w:sz w:val="20"/>
        </w:rPr>
        <w:t xml:space="preserve">6. </w:t>
      </w:r>
      <w:r w:rsidR="00BE4E97" w:rsidRPr="00F003A6">
        <w:rPr>
          <w:rFonts w:ascii="Tahoma" w:hAnsi="Tahoma" w:cs="Tahoma"/>
          <w:b/>
          <w:sz w:val="20"/>
        </w:rPr>
        <w:t xml:space="preserve">Name of </w:t>
      </w:r>
      <w:r w:rsidR="006A188A">
        <w:rPr>
          <w:rFonts w:ascii="Tahoma" w:hAnsi="Tahoma" w:cs="Tahoma"/>
          <w:b/>
          <w:sz w:val="20"/>
        </w:rPr>
        <w:t>Enhancement</w:t>
      </w:r>
      <w:r w:rsidR="00BE4E97" w:rsidRPr="00F003A6">
        <w:rPr>
          <w:rFonts w:ascii="Tahoma" w:hAnsi="Tahoma" w:cs="Tahoma"/>
          <w:b/>
          <w:sz w:val="20"/>
        </w:rPr>
        <w:t>:</w:t>
      </w:r>
    </w:p>
    <w:p w14:paraId="24AABC65" w14:textId="77777777" w:rsidR="00BE4E97" w:rsidRPr="00F003A6" w:rsidRDefault="00F003A6" w:rsidP="00065421">
      <w:pPr>
        <w:ind w:left="180"/>
        <w:rPr>
          <w:rFonts w:ascii="Tahoma" w:hAnsi="Tahoma" w:cs="Tahoma"/>
          <w:b/>
          <w:sz w:val="20"/>
        </w:rPr>
      </w:pPr>
      <w:r>
        <w:rPr>
          <w:rFonts w:ascii="Tahoma" w:hAnsi="Tahoma" w:cs="Tahoma"/>
          <w:b/>
          <w:sz w:val="20"/>
        </w:rPr>
        <w:t xml:space="preserve">7. </w:t>
      </w:r>
      <w:r w:rsidR="00BE4E97" w:rsidRPr="00F003A6">
        <w:rPr>
          <w:rFonts w:ascii="Tahoma" w:hAnsi="Tahoma" w:cs="Tahoma"/>
          <w:b/>
          <w:sz w:val="20"/>
        </w:rPr>
        <w:t>Short Description:</w:t>
      </w:r>
      <w:r w:rsidR="00BE4E97" w:rsidRPr="00F003A6">
        <w:rPr>
          <w:rFonts w:ascii="Tahoma" w:hAnsi="Tahoma" w:cs="Tahoma"/>
          <w:b/>
          <w:sz w:val="20"/>
        </w:rPr>
        <w:tab/>
      </w:r>
    </w:p>
    <w:p w14:paraId="61829076" w14:textId="77777777" w:rsidR="00BE4E97" w:rsidRPr="00F003A6" w:rsidRDefault="00BE4E97" w:rsidP="00065421">
      <w:pPr>
        <w:ind w:left="180"/>
        <w:rPr>
          <w:rFonts w:ascii="Tahoma" w:hAnsi="Tahoma" w:cs="Tahoma"/>
          <w:b/>
          <w:sz w:val="20"/>
        </w:rPr>
      </w:pPr>
    </w:p>
    <w:p w14:paraId="0DFAE634" w14:textId="77777777" w:rsidR="00BE4E97" w:rsidRPr="00F003A6" w:rsidRDefault="00BE4E97" w:rsidP="00065421">
      <w:pPr>
        <w:ind w:left="180"/>
        <w:rPr>
          <w:rFonts w:ascii="Tahoma" w:hAnsi="Tahoma" w:cs="Tahoma"/>
          <w:b/>
          <w:sz w:val="20"/>
        </w:rPr>
      </w:pPr>
      <w:r w:rsidRPr="00F003A6">
        <w:rPr>
          <w:rFonts w:ascii="Tahoma" w:hAnsi="Tahoma" w:cs="Tahoma"/>
          <w:b/>
          <w:sz w:val="20"/>
        </w:rPr>
        <w:t xml:space="preserve">  </w:t>
      </w:r>
    </w:p>
    <w:p w14:paraId="2C911F8F" w14:textId="77777777" w:rsidR="00BE4E97" w:rsidRPr="00711FA3" w:rsidRDefault="00F003A6" w:rsidP="00065421">
      <w:pPr>
        <w:tabs>
          <w:tab w:val="left" w:pos="2520"/>
        </w:tabs>
        <w:spacing w:after="120"/>
        <w:ind w:left="180"/>
        <w:rPr>
          <w:rFonts w:ascii="Tahoma" w:hAnsi="Tahoma" w:cs="Tahoma"/>
          <w:b/>
          <w:sz w:val="20"/>
        </w:rPr>
      </w:pPr>
      <w:r w:rsidRPr="00711FA3">
        <w:rPr>
          <w:rFonts w:ascii="Tahoma" w:hAnsi="Tahoma" w:cs="Tahoma"/>
          <w:b/>
          <w:sz w:val="20"/>
        </w:rPr>
        <w:t xml:space="preserve">8. </w:t>
      </w:r>
      <w:r w:rsidR="00BE4E97" w:rsidRPr="00711FA3">
        <w:rPr>
          <w:rFonts w:ascii="Tahoma" w:hAnsi="Tahoma" w:cs="Tahoma"/>
          <w:b/>
          <w:sz w:val="20"/>
        </w:rPr>
        <w:t xml:space="preserve">Type:   </w:t>
      </w:r>
      <w:r w:rsidR="00BE4E97" w:rsidRPr="00711FA3">
        <w:rPr>
          <w:rFonts w:ascii="Tahoma" w:hAnsi="Tahoma" w:cs="Tahoma"/>
          <w:b/>
          <w:sz w:val="20"/>
        </w:rPr>
        <w:tab/>
      </w:r>
      <w:r w:rsidR="00455907">
        <w:rPr>
          <w:rFonts w:ascii="Tahoma" w:hAnsi="Tahoma" w:cs="Tahoma"/>
          <w:b/>
          <w:sz w:val="20"/>
        </w:rPr>
        <w:fldChar w:fldCharType="begin">
          <w:ffData>
            <w:name w:val="Check3"/>
            <w:enabled/>
            <w:calcOnExit w:val="0"/>
            <w:checkBox>
              <w:sizeAuto/>
              <w:default w:val="1"/>
            </w:checkBox>
          </w:ffData>
        </w:fldChar>
      </w:r>
      <w:r w:rsidR="00455907">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455907">
        <w:rPr>
          <w:rFonts w:ascii="Tahoma" w:hAnsi="Tahoma" w:cs="Tahoma"/>
          <w:b/>
          <w:sz w:val="20"/>
        </w:rPr>
        <w:fldChar w:fldCharType="end"/>
      </w:r>
      <w:r w:rsidR="00BE4E97" w:rsidRPr="00711FA3">
        <w:rPr>
          <w:rFonts w:ascii="Tahoma" w:hAnsi="Tahoma" w:cs="Tahoma"/>
          <w:b/>
          <w:sz w:val="20"/>
        </w:rPr>
        <w:t xml:space="preserve">  </w:t>
      </w:r>
      <w:r w:rsidR="00711FA3" w:rsidRPr="00711FA3">
        <w:rPr>
          <w:rFonts w:ascii="Tahoma" w:hAnsi="Tahoma" w:cs="Tahoma"/>
          <w:b/>
          <w:sz w:val="20"/>
        </w:rPr>
        <w:t>ABAP Report</w:t>
      </w:r>
      <w:r w:rsidR="00BE4E97" w:rsidRPr="00711FA3">
        <w:rPr>
          <w:rFonts w:ascii="Tahoma" w:hAnsi="Tahoma" w:cs="Tahoma"/>
          <w:b/>
          <w:sz w:val="20"/>
        </w:rPr>
        <w:t xml:space="preserve">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11FA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11FA3">
        <w:rPr>
          <w:rFonts w:ascii="Tahoma" w:hAnsi="Tahoma" w:cs="Tahoma"/>
          <w:b/>
          <w:sz w:val="20"/>
        </w:rPr>
        <w:t xml:space="preserve">  </w:t>
      </w:r>
      <w:r w:rsidR="00711FA3" w:rsidRPr="00711FA3">
        <w:rPr>
          <w:rFonts w:ascii="Tahoma" w:hAnsi="Tahoma" w:cs="Tahoma"/>
          <w:b/>
          <w:sz w:val="20"/>
        </w:rPr>
        <w:t xml:space="preserve">Form </w:t>
      </w:r>
      <w:r w:rsidR="00711FA3" w:rsidRPr="00711FA3">
        <w:rPr>
          <w:rFonts w:ascii="Tahoma" w:hAnsi="Tahoma" w:cs="Tahoma"/>
          <w:b/>
          <w:sz w:val="20"/>
        </w:rPr>
        <w:tab/>
      </w:r>
      <w:r w:rsidR="00172F17" w:rsidRPr="00707F61">
        <w:rPr>
          <w:rFonts w:ascii="Tahoma" w:hAnsi="Tahoma" w:cs="Tahoma"/>
          <w:b/>
          <w:sz w:val="20"/>
        </w:rPr>
        <w:fldChar w:fldCharType="begin">
          <w:ffData>
            <w:name w:val="Check3"/>
            <w:enabled/>
            <w:calcOnExit w:val="0"/>
            <w:checkBox>
              <w:sizeAuto/>
              <w:default w:val="0"/>
            </w:checkBox>
          </w:ffData>
        </w:fldChar>
      </w:r>
      <w:r w:rsidR="00172F17" w:rsidRPr="00711FA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172F17" w:rsidRPr="00707F61">
        <w:rPr>
          <w:rFonts w:ascii="Tahoma" w:hAnsi="Tahoma" w:cs="Tahoma"/>
          <w:b/>
          <w:sz w:val="20"/>
        </w:rPr>
        <w:fldChar w:fldCharType="end"/>
      </w:r>
      <w:r w:rsidR="00172F17" w:rsidRPr="00711FA3">
        <w:rPr>
          <w:rFonts w:ascii="Tahoma" w:hAnsi="Tahoma" w:cs="Tahoma"/>
          <w:b/>
          <w:sz w:val="20"/>
        </w:rPr>
        <w:t xml:space="preserve">  </w:t>
      </w:r>
      <w:r w:rsidR="00711FA3">
        <w:rPr>
          <w:rFonts w:ascii="Tahoma" w:hAnsi="Tahoma" w:cs="Tahoma"/>
          <w:b/>
          <w:sz w:val="20"/>
        </w:rPr>
        <w:t>Query</w:t>
      </w:r>
    </w:p>
    <w:p w14:paraId="00A57A7C" w14:textId="77777777" w:rsidR="00172F17" w:rsidRPr="00707F61" w:rsidRDefault="00172F17" w:rsidP="00172F17">
      <w:pPr>
        <w:tabs>
          <w:tab w:val="left" w:pos="2520"/>
        </w:tabs>
        <w:spacing w:after="120"/>
        <w:ind w:left="180"/>
        <w:rPr>
          <w:rFonts w:ascii="Tahoma" w:hAnsi="Tahoma" w:cs="Tahoma"/>
          <w:b/>
          <w:sz w:val="20"/>
        </w:rPr>
      </w:pPr>
      <w:r w:rsidRPr="00711FA3">
        <w:rPr>
          <w:rFonts w:ascii="Tahoma" w:hAnsi="Tahoma" w:cs="Tahoma"/>
          <w:b/>
          <w:sz w:val="20"/>
        </w:rPr>
        <w:tab/>
      </w:r>
      <w:r w:rsidR="000029BE" w:rsidRPr="00707F61">
        <w:rPr>
          <w:rFonts w:ascii="Tahoma" w:hAnsi="Tahoma" w:cs="Tahoma"/>
          <w:b/>
          <w:sz w:val="20"/>
        </w:rPr>
        <w:fldChar w:fldCharType="begin">
          <w:ffData>
            <w:name w:val="Check3"/>
            <w:enabled/>
            <w:calcOnExit w:val="0"/>
            <w:checkBox>
              <w:sizeAuto/>
              <w:default w:val="0"/>
            </w:checkBox>
          </w:ffData>
        </w:fldChar>
      </w:r>
      <w:r w:rsidR="000029BE" w:rsidRPr="000029BE">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0029BE" w:rsidRPr="00707F61">
        <w:rPr>
          <w:rFonts w:ascii="Tahoma" w:hAnsi="Tahoma" w:cs="Tahoma"/>
          <w:b/>
          <w:sz w:val="20"/>
        </w:rPr>
        <w:fldChar w:fldCharType="end"/>
      </w:r>
      <w:r w:rsidR="000029BE" w:rsidRPr="000029BE">
        <w:rPr>
          <w:rFonts w:ascii="Tahoma" w:hAnsi="Tahoma" w:cs="Tahoma"/>
          <w:b/>
          <w:sz w:val="20"/>
        </w:rPr>
        <w:t xml:space="preserve">  </w:t>
      </w:r>
      <w:r w:rsidRPr="00707F61">
        <w:rPr>
          <w:rFonts w:ascii="Tahoma" w:hAnsi="Tahoma" w:cs="Tahoma"/>
          <w:b/>
          <w:sz w:val="20"/>
        </w:rPr>
        <w:t>Other_________________</w:t>
      </w:r>
    </w:p>
    <w:p w14:paraId="5E20AD30" w14:textId="77777777" w:rsidR="00711FA3" w:rsidRDefault="00711FA3" w:rsidP="00711FA3">
      <w:pPr>
        <w:tabs>
          <w:tab w:val="left" w:pos="2520"/>
        </w:tabs>
        <w:spacing w:after="120"/>
        <w:ind w:left="180"/>
        <w:rPr>
          <w:rFonts w:ascii="Tahoma" w:hAnsi="Tahoma" w:cs="Tahoma"/>
          <w:b/>
          <w:sz w:val="20"/>
        </w:rPr>
      </w:pPr>
      <w:r>
        <w:rPr>
          <w:rFonts w:ascii="Tahoma" w:hAnsi="Tahoma" w:cs="Tahoma"/>
          <w:b/>
          <w:sz w:val="20"/>
        </w:rPr>
        <w:t>9. Tools used</w:t>
      </w:r>
      <w:r>
        <w:rPr>
          <w:rFonts w:ascii="Tahoma" w:hAnsi="Tahoma" w:cs="Tahoma"/>
          <w:b/>
          <w:sz w:val="20"/>
        </w:rPr>
        <w:tab/>
      </w:r>
      <w:r w:rsidR="00455907">
        <w:rPr>
          <w:rFonts w:ascii="Tahoma" w:hAnsi="Tahoma" w:cs="Tahoma"/>
          <w:b/>
          <w:sz w:val="20"/>
        </w:rPr>
        <w:fldChar w:fldCharType="begin">
          <w:ffData>
            <w:name w:val=""/>
            <w:enabled/>
            <w:calcOnExit w:val="0"/>
            <w:checkBox>
              <w:sizeAuto/>
              <w:default w:val="1"/>
            </w:checkBox>
          </w:ffData>
        </w:fldChar>
      </w:r>
      <w:r w:rsidR="00455907">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455907">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 xml:space="preserve">ABAP Program </w:t>
      </w: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Report Painter</w:t>
      </w: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 xml:space="preserve">Report Writer </w:t>
      </w:r>
    </w:p>
    <w:p w14:paraId="1FDD146B" w14:textId="77777777" w:rsidR="00711FA3" w:rsidRPr="00395225" w:rsidRDefault="00711FA3" w:rsidP="00711FA3">
      <w:pPr>
        <w:tabs>
          <w:tab w:val="left" w:pos="2520"/>
        </w:tabs>
        <w:spacing w:after="120"/>
        <w:ind w:left="180"/>
        <w:rPr>
          <w:rFonts w:ascii="Tahoma" w:hAnsi="Tahoma" w:cs="Tahoma"/>
          <w:b/>
          <w:sz w:val="20"/>
        </w:rPr>
      </w:pPr>
      <w:r>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 xml:space="preserve">Information </w:t>
      </w:r>
      <w:proofErr w:type="gramStart"/>
      <w:r>
        <w:rPr>
          <w:rFonts w:ascii="Tahoma" w:hAnsi="Tahoma" w:cs="Tahoma"/>
          <w:b/>
          <w:sz w:val="20"/>
        </w:rPr>
        <w:t xml:space="preserve">System  </w:t>
      </w:r>
      <w:r>
        <w:rPr>
          <w:rFonts w:ascii="Tahoma" w:hAnsi="Tahoma" w:cs="Tahoma"/>
          <w:b/>
          <w:sz w:val="20"/>
        </w:rPr>
        <w:tab/>
      </w:r>
      <w:proofErr w:type="gramEnd"/>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ALV</w:t>
      </w:r>
      <w:r>
        <w:rPr>
          <w:rFonts w:ascii="Tahoma" w:hAnsi="Tahoma" w:cs="Tahoma"/>
          <w:b/>
          <w:sz w:val="20"/>
        </w:rPr>
        <w:tab/>
      </w:r>
      <w:r>
        <w:rPr>
          <w:rFonts w:ascii="Tahoma" w:hAnsi="Tahoma" w:cs="Tahoma"/>
          <w:b/>
          <w:sz w:val="20"/>
        </w:rPr>
        <w:tab/>
      </w: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r>
        <w:rPr>
          <w:rFonts w:ascii="Tahoma" w:hAnsi="Tahoma" w:cs="Tahoma"/>
          <w:b/>
          <w:sz w:val="20"/>
        </w:rPr>
        <w:t>SAP Script</w:t>
      </w:r>
    </w:p>
    <w:p w14:paraId="01E60B12" w14:textId="77777777" w:rsidR="00711FA3" w:rsidRDefault="00711FA3" w:rsidP="00711FA3">
      <w:pPr>
        <w:tabs>
          <w:tab w:val="left" w:pos="2520"/>
        </w:tabs>
        <w:spacing w:after="120"/>
        <w:ind w:left="180"/>
        <w:rPr>
          <w:rFonts w:ascii="Tahoma" w:hAnsi="Tahoma" w:cs="Tahoma"/>
          <w:b/>
          <w:sz w:val="20"/>
        </w:rPr>
      </w:pP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w:t>
      </w:r>
      <w:proofErr w:type="spellStart"/>
      <w:r>
        <w:rPr>
          <w:rFonts w:ascii="Tahoma" w:hAnsi="Tahoma" w:cs="Tahoma"/>
          <w:b/>
          <w:sz w:val="20"/>
        </w:rPr>
        <w:t>Smartform</w:t>
      </w:r>
      <w:proofErr w:type="spellEnd"/>
      <w:r>
        <w:rPr>
          <w:rFonts w:ascii="Tahoma" w:hAnsi="Tahoma" w:cs="Tahoma"/>
          <w:b/>
          <w:sz w:val="20"/>
        </w:rPr>
        <w:tab/>
      </w: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Other</w:t>
      </w:r>
    </w:p>
    <w:p w14:paraId="1AB346B0" w14:textId="77777777" w:rsidR="00527A22" w:rsidRPr="00395225" w:rsidRDefault="00711FA3" w:rsidP="00527A22">
      <w:pPr>
        <w:tabs>
          <w:tab w:val="left" w:pos="2520"/>
        </w:tabs>
        <w:spacing w:after="120"/>
        <w:ind w:left="180"/>
        <w:rPr>
          <w:rFonts w:ascii="Tahoma" w:hAnsi="Tahoma" w:cs="Tahoma"/>
          <w:b/>
          <w:sz w:val="20"/>
        </w:rPr>
      </w:pPr>
      <w:r>
        <w:rPr>
          <w:rFonts w:ascii="Tahoma" w:hAnsi="Tahoma" w:cs="Tahoma"/>
          <w:b/>
          <w:sz w:val="20"/>
        </w:rPr>
        <w:t>10</w:t>
      </w:r>
      <w:r w:rsidR="00527A22">
        <w:rPr>
          <w:rFonts w:ascii="Tahoma" w:hAnsi="Tahoma" w:cs="Tahoma"/>
          <w:b/>
          <w:sz w:val="20"/>
        </w:rPr>
        <w:t xml:space="preserve">. </w:t>
      </w:r>
      <w:r w:rsidR="00527A22" w:rsidRPr="00395225">
        <w:rPr>
          <w:rFonts w:ascii="Tahoma" w:hAnsi="Tahoma" w:cs="Tahoma"/>
          <w:b/>
          <w:sz w:val="20"/>
        </w:rPr>
        <w:t>Data latency:</w:t>
      </w:r>
      <w:r w:rsidR="00527A22" w:rsidRPr="00395225">
        <w:rPr>
          <w:rFonts w:ascii="Tahoma" w:hAnsi="Tahoma" w:cs="Tahoma"/>
          <w:b/>
          <w:sz w:val="20"/>
        </w:rPr>
        <w:tab/>
      </w:r>
      <w:r w:rsidR="001A0823">
        <w:rPr>
          <w:rFonts w:ascii="Tahoma" w:hAnsi="Tahoma" w:cs="Tahoma"/>
          <w:b/>
          <w:sz w:val="20"/>
        </w:rPr>
        <w:fldChar w:fldCharType="begin">
          <w:ffData>
            <w:name w:val=""/>
            <w:enabled/>
            <w:calcOnExit w:val="0"/>
            <w:checkBox>
              <w:sizeAuto/>
              <w:default w:val="1"/>
            </w:checkBox>
          </w:ffData>
        </w:fldChar>
      </w:r>
      <w:r w:rsidR="001A082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1A0823">
        <w:rPr>
          <w:rFonts w:ascii="Tahoma" w:hAnsi="Tahoma" w:cs="Tahoma"/>
          <w:b/>
          <w:sz w:val="20"/>
        </w:rPr>
        <w:fldChar w:fldCharType="end"/>
      </w:r>
      <w:r w:rsidR="00527A22" w:rsidRPr="00395225">
        <w:rPr>
          <w:rFonts w:ascii="Tahoma" w:hAnsi="Tahoma" w:cs="Tahoma"/>
          <w:b/>
          <w:sz w:val="20"/>
        </w:rPr>
        <w:t xml:space="preserve"> Batch </w:t>
      </w:r>
      <w:r w:rsidR="00527A22" w:rsidRPr="00395225">
        <w:rPr>
          <w:rFonts w:ascii="Tahoma" w:hAnsi="Tahoma" w:cs="Tahoma"/>
          <w:b/>
          <w:sz w:val="20"/>
        </w:rPr>
        <w:tab/>
      </w:r>
      <w:r w:rsidR="00D817B3">
        <w:rPr>
          <w:rFonts w:ascii="Tahoma" w:hAnsi="Tahoma" w:cs="Tahoma"/>
          <w:b/>
          <w:sz w:val="20"/>
        </w:rPr>
        <w:fldChar w:fldCharType="begin">
          <w:ffData>
            <w:name w:val=""/>
            <w:enabled/>
            <w:calcOnExit w:val="0"/>
            <w:checkBox>
              <w:sizeAuto/>
              <w:default w:val="1"/>
            </w:checkBox>
          </w:ffData>
        </w:fldChar>
      </w:r>
      <w:r w:rsidR="00D817B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D817B3">
        <w:rPr>
          <w:rFonts w:ascii="Tahoma" w:hAnsi="Tahoma" w:cs="Tahoma"/>
          <w:b/>
          <w:sz w:val="20"/>
        </w:rPr>
        <w:fldChar w:fldCharType="end"/>
      </w:r>
      <w:r w:rsidR="00527A22" w:rsidRPr="00395225">
        <w:rPr>
          <w:rFonts w:ascii="Tahoma" w:hAnsi="Tahoma" w:cs="Tahoma"/>
          <w:b/>
          <w:sz w:val="20"/>
        </w:rPr>
        <w:t xml:space="preserve"> On-demand</w:t>
      </w:r>
    </w:p>
    <w:p w14:paraId="43589A5D" w14:textId="77777777" w:rsidR="00527A22" w:rsidRPr="00395225" w:rsidRDefault="00711FA3" w:rsidP="00527A22">
      <w:pPr>
        <w:tabs>
          <w:tab w:val="left" w:pos="2520"/>
        </w:tabs>
        <w:spacing w:after="120"/>
        <w:ind w:left="180"/>
        <w:rPr>
          <w:rFonts w:ascii="Tahoma" w:hAnsi="Tahoma" w:cs="Tahoma"/>
          <w:b/>
          <w:sz w:val="20"/>
        </w:rPr>
      </w:pPr>
      <w:r>
        <w:rPr>
          <w:rFonts w:ascii="Tahoma" w:hAnsi="Tahoma" w:cs="Tahoma"/>
          <w:b/>
          <w:sz w:val="20"/>
        </w:rPr>
        <w:t>11</w:t>
      </w:r>
      <w:r w:rsidR="00527A22">
        <w:rPr>
          <w:rFonts w:ascii="Tahoma" w:hAnsi="Tahoma" w:cs="Tahoma"/>
          <w:b/>
          <w:sz w:val="20"/>
        </w:rPr>
        <w:t xml:space="preserve">. </w:t>
      </w:r>
      <w:r w:rsidR="00527A22" w:rsidRPr="00395225">
        <w:rPr>
          <w:rFonts w:ascii="Tahoma" w:hAnsi="Tahoma" w:cs="Tahoma"/>
          <w:b/>
          <w:sz w:val="20"/>
        </w:rPr>
        <w:t>Frequency:</w:t>
      </w:r>
      <w:r w:rsidR="00527A22" w:rsidRPr="00395225">
        <w:rPr>
          <w:rFonts w:ascii="Tahoma" w:hAnsi="Tahoma" w:cs="Tahoma"/>
          <w:b/>
          <w:sz w:val="20"/>
        </w:rPr>
        <w:tab/>
      </w:r>
      <w:r w:rsidR="00527A22" w:rsidRPr="00395225">
        <w:rPr>
          <w:rFonts w:ascii="Tahoma" w:hAnsi="Tahoma" w:cs="Tahoma"/>
          <w:b/>
          <w:sz w:val="20"/>
        </w:rPr>
        <w:fldChar w:fldCharType="begin">
          <w:ffData>
            <w:name w:val="Check3"/>
            <w:enabled/>
            <w:calcOnExit w:val="0"/>
            <w:checkBox>
              <w:sizeAuto/>
              <w:default w:val="0"/>
            </w:checkBox>
          </w:ffData>
        </w:fldChar>
      </w:r>
      <w:r w:rsidR="00527A22"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527A22" w:rsidRPr="00395225">
        <w:rPr>
          <w:rFonts w:ascii="Tahoma" w:hAnsi="Tahoma" w:cs="Tahoma"/>
          <w:b/>
          <w:sz w:val="20"/>
        </w:rPr>
        <w:fldChar w:fldCharType="end"/>
      </w:r>
      <w:r w:rsidR="00527A22" w:rsidRPr="00395225">
        <w:rPr>
          <w:rFonts w:ascii="Tahoma" w:hAnsi="Tahoma" w:cs="Tahoma"/>
          <w:b/>
          <w:sz w:val="20"/>
        </w:rPr>
        <w:t xml:space="preserve"> Annually</w:t>
      </w:r>
      <w:r w:rsidR="00527A22" w:rsidRPr="00395225">
        <w:rPr>
          <w:rFonts w:ascii="Tahoma" w:hAnsi="Tahoma" w:cs="Tahoma"/>
          <w:b/>
          <w:sz w:val="20"/>
        </w:rPr>
        <w:tab/>
      </w:r>
      <w:r w:rsidR="00527A22" w:rsidRPr="00395225">
        <w:rPr>
          <w:rFonts w:ascii="Tahoma" w:hAnsi="Tahoma" w:cs="Tahoma"/>
          <w:b/>
          <w:sz w:val="20"/>
        </w:rPr>
        <w:fldChar w:fldCharType="begin">
          <w:ffData>
            <w:name w:val="Check3"/>
            <w:enabled/>
            <w:calcOnExit w:val="0"/>
            <w:checkBox>
              <w:sizeAuto/>
              <w:default w:val="0"/>
            </w:checkBox>
          </w:ffData>
        </w:fldChar>
      </w:r>
      <w:r w:rsidR="00527A22"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527A22" w:rsidRPr="00395225">
        <w:rPr>
          <w:rFonts w:ascii="Tahoma" w:hAnsi="Tahoma" w:cs="Tahoma"/>
          <w:b/>
          <w:sz w:val="20"/>
        </w:rPr>
        <w:fldChar w:fldCharType="end"/>
      </w:r>
      <w:r w:rsidR="00527A22" w:rsidRPr="00395225">
        <w:rPr>
          <w:rFonts w:ascii="Tahoma" w:hAnsi="Tahoma" w:cs="Tahoma"/>
          <w:b/>
          <w:sz w:val="20"/>
        </w:rPr>
        <w:t xml:space="preserve"> Quarterly     </w:t>
      </w:r>
      <w:r w:rsidR="00527A22" w:rsidRPr="00395225">
        <w:rPr>
          <w:rFonts w:ascii="Tahoma" w:hAnsi="Tahoma" w:cs="Tahoma"/>
          <w:b/>
          <w:sz w:val="20"/>
        </w:rPr>
        <w:tab/>
      </w:r>
      <w:r w:rsidR="00D817B3">
        <w:rPr>
          <w:rFonts w:ascii="Tahoma" w:hAnsi="Tahoma" w:cs="Tahoma"/>
          <w:b/>
          <w:sz w:val="20"/>
        </w:rPr>
        <w:fldChar w:fldCharType="begin">
          <w:ffData>
            <w:name w:val=""/>
            <w:enabled/>
            <w:calcOnExit w:val="0"/>
            <w:checkBox>
              <w:sizeAuto/>
              <w:default w:val="1"/>
            </w:checkBox>
          </w:ffData>
        </w:fldChar>
      </w:r>
      <w:r w:rsidR="00D817B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D817B3">
        <w:rPr>
          <w:rFonts w:ascii="Tahoma" w:hAnsi="Tahoma" w:cs="Tahoma"/>
          <w:b/>
          <w:sz w:val="20"/>
        </w:rPr>
        <w:fldChar w:fldCharType="end"/>
      </w:r>
      <w:r w:rsidR="00527A22" w:rsidRPr="00395225">
        <w:rPr>
          <w:rFonts w:ascii="Tahoma" w:hAnsi="Tahoma" w:cs="Tahoma"/>
          <w:b/>
          <w:sz w:val="20"/>
        </w:rPr>
        <w:t xml:space="preserve"> Monthly   </w:t>
      </w:r>
      <w:r w:rsidR="00D817B3">
        <w:rPr>
          <w:rFonts w:ascii="Tahoma" w:hAnsi="Tahoma" w:cs="Tahoma"/>
          <w:b/>
          <w:sz w:val="20"/>
        </w:rPr>
        <w:fldChar w:fldCharType="begin">
          <w:ffData>
            <w:name w:val=""/>
            <w:enabled/>
            <w:calcOnExit w:val="0"/>
            <w:checkBox>
              <w:sizeAuto/>
              <w:default w:val="1"/>
            </w:checkBox>
          </w:ffData>
        </w:fldChar>
      </w:r>
      <w:r w:rsidR="00D817B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D817B3">
        <w:rPr>
          <w:rFonts w:ascii="Tahoma" w:hAnsi="Tahoma" w:cs="Tahoma"/>
          <w:b/>
          <w:sz w:val="20"/>
        </w:rPr>
        <w:fldChar w:fldCharType="end"/>
      </w:r>
      <w:r w:rsidR="00527A22" w:rsidRPr="00395225">
        <w:rPr>
          <w:rFonts w:ascii="Tahoma" w:hAnsi="Tahoma" w:cs="Tahoma"/>
          <w:b/>
          <w:sz w:val="20"/>
        </w:rPr>
        <w:t xml:space="preserve"> Weekly  </w:t>
      </w:r>
    </w:p>
    <w:p w14:paraId="61FA55EF" w14:textId="77777777" w:rsidR="00527A22" w:rsidRDefault="00527A22" w:rsidP="00527A22">
      <w:pPr>
        <w:tabs>
          <w:tab w:val="left" w:pos="2520"/>
        </w:tabs>
        <w:spacing w:after="120"/>
        <w:ind w:left="180"/>
        <w:rPr>
          <w:rFonts w:ascii="Tahoma" w:hAnsi="Tahoma" w:cs="Tahoma"/>
          <w:b/>
          <w:sz w:val="20"/>
        </w:rPr>
      </w:pPr>
      <w:r w:rsidRPr="00395225">
        <w:rPr>
          <w:rFonts w:ascii="Tahoma" w:hAnsi="Tahoma" w:cs="Tahoma"/>
          <w:b/>
          <w:sz w:val="20"/>
        </w:rPr>
        <w:tab/>
      </w:r>
      <w:r w:rsidR="001A0823">
        <w:rPr>
          <w:rFonts w:ascii="Tahoma" w:hAnsi="Tahoma" w:cs="Tahoma"/>
          <w:b/>
          <w:sz w:val="20"/>
        </w:rPr>
        <w:fldChar w:fldCharType="begin">
          <w:ffData>
            <w:name w:val=""/>
            <w:enabled/>
            <w:calcOnExit w:val="0"/>
            <w:checkBox>
              <w:sizeAuto/>
              <w:default w:val="1"/>
            </w:checkBox>
          </w:ffData>
        </w:fldChar>
      </w:r>
      <w:r w:rsidR="001A0823">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1A0823">
        <w:rPr>
          <w:rFonts w:ascii="Tahoma" w:hAnsi="Tahoma" w:cs="Tahoma"/>
          <w:b/>
          <w:sz w:val="20"/>
        </w:rPr>
        <w:fldChar w:fldCharType="end"/>
      </w:r>
      <w:r w:rsidRPr="00395225">
        <w:rPr>
          <w:rFonts w:ascii="Tahoma" w:hAnsi="Tahoma" w:cs="Tahoma"/>
          <w:b/>
          <w:sz w:val="20"/>
        </w:rPr>
        <w:t xml:space="preserve"> Daily    </w:t>
      </w:r>
      <w:r w:rsidRPr="00395225">
        <w:rPr>
          <w:rFonts w:ascii="Tahoma" w:hAnsi="Tahoma" w:cs="Tahoma"/>
          <w:b/>
          <w:sz w:val="20"/>
        </w:rPr>
        <w:tab/>
      </w:r>
      <w:r w:rsidRPr="00395225">
        <w:rPr>
          <w:rFonts w:ascii="Tahoma" w:hAnsi="Tahoma" w:cs="Tahoma"/>
          <w:b/>
          <w:sz w:val="20"/>
        </w:rPr>
        <w:fldChar w:fldCharType="begin">
          <w:ffData>
            <w:name w:val="Check3"/>
            <w:enabled/>
            <w:calcOnExit w:val="0"/>
            <w:checkBox>
              <w:sizeAuto/>
              <w:default w:val="0"/>
            </w:checkBox>
          </w:ffData>
        </w:fldChar>
      </w:r>
      <w:r w:rsidRPr="00395225">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Pr="00395225">
        <w:rPr>
          <w:rFonts w:ascii="Tahoma" w:hAnsi="Tahoma" w:cs="Tahoma"/>
          <w:b/>
          <w:sz w:val="20"/>
        </w:rPr>
        <w:fldChar w:fldCharType="end"/>
      </w:r>
      <w:r w:rsidRPr="00395225">
        <w:rPr>
          <w:rFonts w:ascii="Tahoma" w:hAnsi="Tahoma" w:cs="Tahoma"/>
          <w:b/>
          <w:sz w:val="20"/>
        </w:rPr>
        <w:t xml:space="preserve"> Other</w:t>
      </w:r>
    </w:p>
    <w:p w14:paraId="48C52969" w14:textId="77777777" w:rsidR="00395225" w:rsidRDefault="00711FA3" w:rsidP="00395225">
      <w:pPr>
        <w:tabs>
          <w:tab w:val="left" w:pos="2520"/>
        </w:tabs>
        <w:spacing w:after="120"/>
        <w:ind w:left="180"/>
        <w:rPr>
          <w:rFonts w:ascii="Tahoma" w:hAnsi="Tahoma" w:cs="Tahoma"/>
          <w:b/>
          <w:sz w:val="20"/>
        </w:rPr>
      </w:pPr>
      <w:r>
        <w:rPr>
          <w:rFonts w:ascii="Tahoma" w:hAnsi="Tahoma" w:cs="Tahoma"/>
          <w:b/>
          <w:sz w:val="20"/>
        </w:rPr>
        <w:t>12</w:t>
      </w:r>
      <w:r w:rsidR="00395225">
        <w:rPr>
          <w:rFonts w:ascii="Tahoma" w:hAnsi="Tahoma" w:cs="Tahoma"/>
          <w:b/>
          <w:sz w:val="20"/>
        </w:rPr>
        <w:t xml:space="preserve">. </w:t>
      </w:r>
      <w:r w:rsidR="00395225" w:rsidRPr="00707F61">
        <w:rPr>
          <w:rFonts w:ascii="Tahoma" w:hAnsi="Tahoma" w:cs="Tahoma"/>
          <w:b/>
          <w:sz w:val="20"/>
        </w:rPr>
        <w:t xml:space="preserve">Requesting Team:  </w:t>
      </w:r>
      <w:r w:rsidR="00395225" w:rsidRPr="00707F61">
        <w:rPr>
          <w:rFonts w:ascii="Tahoma" w:hAnsi="Tahoma" w:cs="Tahoma"/>
          <w:b/>
          <w:sz w:val="20"/>
        </w:rPr>
        <w:tab/>
        <w:t>___</w:t>
      </w:r>
      <w:r w:rsidR="007C0B37">
        <w:rPr>
          <w:rFonts w:ascii="Tahoma" w:hAnsi="Tahoma" w:cs="Tahoma"/>
          <w:b/>
          <w:sz w:val="20"/>
        </w:rPr>
        <w:t>F</w:t>
      </w:r>
      <w:r w:rsidR="002648A9">
        <w:rPr>
          <w:rFonts w:ascii="Tahoma" w:hAnsi="Tahoma" w:cs="Tahoma"/>
          <w:b/>
          <w:sz w:val="20"/>
        </w:rPr>
        <w:t>inance</w:t>
      </w:r>
      <w:r w:rsidR="00395225" w:rsidRPr="00707F61">
        <w:rPr>
          <w:rFonts w:ascii="Tahoma" w:hAnsi="Tahoma" w:cs="Tahoma"/>
          <w:b/>
          <w:sz w:val="20"/>
        </w:rPr>
        <w:t>_________________</w:t>
      </w:r>
    </w:p>
    <w:p w14:paraId="58B81EF3"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13</w:t>
      </w:r>
      <w:r w:rsidR="00F003A6">
        <w:rPr>
          <w:rFonts w:ascii="Tahoma" w:hAnsi="Tahoma" w:cs="Tahoma"/>
          <w:b/>
          <w:sz w:val="20"/>
        </w:rPr>
        <w:t xml:space="preserve">. </w:t>
      </w:r>
      <w:r w:rsidR="00BE4E97" w:rsidRPr="00707F61">
        <w:rPr>
          <w:rFonts w:ascii="Tahoma" w:hAnsi="Tahoma" w:cs="Tahoma"/>
          <w:b/>
          <w:sz w:val="20"/>
        </w:rPr>
        <w:t xml:space="preserve">Systems Impacted: </w:t>
      </w:r>
      <w:r w:rsidR="007654DB">
        <w:rPr>
          <w:rFonts w:ascii="Tahoma" w:hAnsi="Tahoma" w:cs="Tahoma"/>
          <w:b/>
          <w:sz w:val="20"/>
        </w:rPr>
        <w:fldChar w:fldCharType="begin">
          <w:ffData>
            <w:name w:val=""/>
            <w:enabled/>
            <w:calcOnExit w:val="0"/>
            <w:checkBox>
              <w:sizeAuto/>
              <w:default w:val="1"/>
            </w:checkBox>
          </w:ffData>
        </w:fldChar>
      </w:r>
      <w:r w:rsidR="007654DB">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7654DB">
        <w:rPr>
          <w:rFonts w:ascii="Tahoma" w:hAnsi="Tahoma" w:cs="Tahoma"/>
          <w:b/>
          <w:sz w:val="20"/>
        </w:rPr>
        <w:fldChar w:fldCharType="end"/>
      </w:r>
      <w:r w:rsidR="00BE4E97" w:rsidRPr="00707F61">
        <w:rPr>
          <w:rFonts w:ascii="Tahoma" w:hAnsi="Tahoma" w:cs="Tahoma"/>
          <w:b/>
          <w:sz w:val="20"/>
        </w:rPr>
        <w:t xml:space="preserve">  R/3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CRM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APO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EBP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BW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SEM  </w:t>
      </w:r>
    </w:p>
    <w:p w14:paraId="2F24A0F5" w14:textId="77777777" w:rsidR="00BE4E97" w:rsidRPr="00707F61" w:rsidRDefault="00F003A6" w:rsidP="00065421">
      <w:pPr>
        <w:tabs>
          <w:tab w:val="left" w:pos="2520"/>
        </w:tabs>
        <w:spacing w:after="120"/>
        <w:ind w:left="180"/>
        <w:rPr>
          <w:rFonts w:ascii="Tahoma" w:hAnsi="Tahoma" w:cs="Tahoma"/>
          <w:b/>
          <w:sz w:val="20"/>
        </w:rPr>
      </w:pPr>
      <w:r>
        <w:rPr>
          <w:rFonts w:ascii="Tahoma" w:hAnsi="Tahoma" w:cs="Tahoma"/>
          <w:b/>
          <w:sz w:val="20"/>
        </w:rPr>
        <w:tab/>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Other____________</w:t>
      </w:r>
    </w:p>
    <w:p w14:paraId="5E389E55"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14</w:t>
      </w:r>
      <w:r w:rsidR="00F003A6">
        <w:rPr>
          <w:rFonts w:ascii="Tahoma" w:hAnsi="Tahoma" w:cs="Tahoma"/>
          <w:b/>
          <w:sz w:val="20"/>
        </w:rPr>
        <w:t xml:space="preserve">. </w:t>
      </w:r>
      <w:r w:rsidR="00BE4E97" w:rsidRPr="00707F61">
        <w:rPr>
          <w:rFonts w:ascii="Tahoma" w:hAnsi="Tahoma" w:cs="Tahoma"/>
          <w:b/>
          <w:sz w:val="20"/>
        </w:rPr>
        <w:t xml:space="preserve">Modules Impacted: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FI    </w:t>
      </w:r>
      <w:r w:rsidR="00074D82">
        <w:rPr>
          <w:rFonts w:ascii="Tahoma" w:hAnsi="Tahoma" w:cs="Tahoma"/>
          <w:b/>
          <w:sz w:val="20"/>
        </w:rPr>
        <w:fldChar w:fldCharType="begin">
          <w:ffData>
            <w:name w:val=""/>
            <w:enabled/>
            <w:calcOnExit w:val="0"/>
            <w:checkBox>
              <w:sizeAuto/>
              <w:default w:val="1"/>
            </w:checkBox>
          </w:ffData>
        </w:fldChar>
      </w:r>
      <w:r w:rsidR="00074D82">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074D82">
        <w:rPr>
          <w:rFonts w:ascii="Tahoma" w:hAnsi="Tahoma" w:cs="Tahoma"/>
          <w:b/>
          <w:sz w:val="20"/>
        </w:rPr>
        <w:fldChar w:fldCharType="end"/>
      </w:r>
      <w:r w:rsidR="00BE4E97" w:rsidRPr="00707F61">
        <w:rPr>
          <w:rFonts w:ascii="Tahoma" w:hAnsi="Tahoma" w:cs="Tahoma"/>
          <w:b/>
          <w:sz w:val="20"/>
        </w:rPr>
        <w:t xml:space="preserve">  CO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SD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MM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PP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QM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BW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SEM</w:t>
      </w:r>
    </w:p>
    <w:p w14:paraId="5A9326B7" w14:textId="77777777" w:rsidR="00BE4E97" w:rsidRPr="00707F61" w:rsidRDefault="00BE4E97" w:rsidP="00065421">
      <w:pPr>
        <w:tabs>
          <w:tab w:val="left" w:pos="2520"/>
        </w:tabs>
        <w:spacing w:after="120"/>
        <w:ind w:left="180"/>
        <w:rPr>
          <w:rFonts w:ascii="Tahoma" w:hAnsi="Tahoma" w:cs="Tahoma"/>
          <w:b/>
          <w:sz w:val="20"/>
        </w:rPr>
      </w:pPr>
      <w:r w:rsidRPr="00707F61">
        <w:rPr>
          <w:rFonts w:ascii="Tahoma" w:hAnsi="Tahoma" w:cs="Tahoma"/>
          <w:b/>
          <w:sz w:val="20"/>
        </w:rPr>
        <w:tab/>
      </w:r>
      <w:r w:rsidR="00074D82" w:rsidRPr="00707F61">
        <w:rPr>
          <w:rFonts w:ascii="Tahoma" w:hAnsi="Tahoma" w:cs="Tahoma"/>
          <w:b/>
          <w:sz w:val="20"/>
        </w:rPr>
        <w:fldChar w:fldCharType="begin">
          <w:ffData>
            <w:name w:val="Check3"/>
            <w:enabled/>
            <w:calcOnExit w:val="0"/>
            <w:checkBox>
              <w:sizeAuto/>
              <w:default w:val="0"/>
            </w:checkBox>
          </w:ffData>
        </w:fldChar>
      </w:r>
      <w:r w:rsidR="00074D82"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074D82" w:rsidRPr="00707F61">
        <w:rPr>
          <w:rFonts w:ascii="Tahoma" w:hAnsi="Tahoma" w:cs="Tahoma"/>
          <w:b/>
          <w:sz w:val="20"/>
        </w:rPr>
        <w:fldChar w:fldCharType="end"/>
      </w:r>
      <w:r w:rsidR="007654DB">
        <w:rPr>
          <w:rFonts w:ascii="Tahoma" w:hAnsi="Tahoma" w:cs="Tahoma"/>
          <w:b/>
          <w:sz w:val="20"/>
        </w:rPr>
        <w:t>Other</w:t>
      </w:r>
      <w:r w:rsidR="007654DB" w:rsidRPr="007C5EDE">
        <w:rPr>
          <w:rFonts w:ascii="Tahoma" w:hAnsi="Tahoma" w:cs="Tahoma"/>
          <w:bCs/>
          <w:sz w:val="20"/>
        </w:rPr>
        <w:t>.</w:t>
      </w:r>
    </w:p>
    <w:p w14:paraId="4FAC15CA"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15</w:t>
      </w:r>
      <w:r w:rsidR="00F003A6">
        <w:rPr>
          <w:rFonts w:ascii="Tahoma" w:hAnsi="Tahoma" w:cs="Tahoma"/>
          <w:b/>
          <w:sz w:val="20"/>
        </w:rPr>
        <w:t xml:space="preserve">. </w:t>
      </w:r>
      <w:r w:rsidR="00BE4E97" w:rsidRPr="00707F61">
        <w:rPr>
          <w:rFonts w:ascii="Tahoma" w:hAnsi="Tahoma" w:cs="Tahoma"/>
          <w:b/>
          <w:sz w:val="20"/>
        </w:rPr>
        <w:t xml:space="preserve">Complexity   </w:t>
      </w:r>
      <w:r w:rsidR="00BE4E97" w:rsidRPr="00707F61">
        <w:rPr>
          <w:rFonts w:ascii="Tahoma" w:hAnsi="Tahoma" w:cs="Tahoma"/>
          <w:b/>
          <w:sz w:val="20"/>
        </w:rPr>
        <w:tab/>
      </w:r>
      <w:r w:rsidR="00E97732">
        <w:rPr>
          <w:rFonts w:ascii="Tahoma" w:hAnsi="Tahoma" w:cs="Tahoma"/>
          <w:b/>
          <w:sz w:val="20"/>
        </w:rPr>
        <w:fldChar w:fldCharType="begin">
          <w:ffData>
            <w:name w:val=""/>
            <w:enabled/>
            <w:calcOnExit w:val="0"/>
            <w:checkBox>
              <w:sizeAuto/>
              <w:default w:val="1"/>
            </w:checkBox>
          </w:ffData>
        </w:fldChar>
      </w:r>
      <w:r w:rsidR="00E97732">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E97732">
        <w:rPr>
          <w:rFonts w:ascii="Tahoma" w:hAnsi="Tahoma" w:cs="Tahoma"/>
          <w:b/>
          <w:sz w:val="20"/>
        </w:rPr>
        <w:fldChar w:fldCharType="end"/>
      </w:r>
      <w:r w:rsidR="00BE4E97" w:rsidRPr="00707F61">
        <w:rPr>
          <w:rFonts w:ascii="Tahoma" w:hAnsi="Tahoma" w:cs="Tahoma"/>
          <w:b/>
          <w:sz w:val="20"/>
        </w:rPr>
        <w:t xml:space="preserve">  High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Medium   </w:t>
      </w:r>
      <w:r w:rsidR="00BE4E97" w:rsidRPr="00707F61">
        <w:rPr>
          <w:rFonts w:ascii="Tahoma" w:hAnsi="Tahoma" w:cs="Tahoma"/>
          <w:b/>
          <w:sz w:val="20"/>
        </w:rPr>
        <w:fldChar w:fldCharType="begin">
          <w:ffData>
            <w:name w:val="Check3"/>
            <w:enabled/>
            <w:calcOnExit w:val="0"/>
            <w:checkBox>
              <w:sizeAuto/>
              <w:default w:val="0"/>
            </w:checkBox>
          </w:ffData>
        </w:fldChar>
      </w:r>
      <w:r w:rsidR="00BE4E97" w:rsidRPr="00707F61">
        <w:rPr>
          <w:rFonts w:ascii="Tahoma" w:hAnsi="Tahoma" w:cs="Tahoma"/>
          <w:b/>
          <w:sz w:val="20"/>
        </w:rPr>
        <w:instrText xml:space="preserve"> FORMCHECKBOX </w:instrText>
      </w:r>
      <w:r w:rsidR="00AA6577">
        <w:rPr>
          <w:rFonts w:ascii="Tahoma" w:hAnsi="Tahoma" w:cs="Tahoma"/>
          <w:b/>
          <w:sz w:val="20"/>
        </w:rPr>
      </w:r>
      <w:r w:rsidR="00AA6577">
        <w:rPr>
          <w:rFonts w:ascii="Tahoma" w:hAnsi="Tahoma" w:cs="Tahoma"/>
          <w:b/>
          <w:sz w:val="20"/>
        </w:rPr>
        <w:fldChar w:fldCharType="separate"/>
      </w:r>
      <w:r w:rsidR="00BE4E97" w:rsidRPr="00707F61">
        <w:rPr>
          <w:rFonts w:ascii="Tahoma" w:hAnsi="Tahoma" w:cs="Tahoma"/>
          <w:b/>
          <w:sz w:val="20"/>
        </w:rPr>
        <w:fldChar w:fldCharType="end"/>
      </w:r>
      <w:r w:rsidR="00BE4E97" w:rsidRPr="00707F61">
        <w:rPr>
          <w:rFonts w:ascii="Tahoma" w:hAnsi="Tahoma" w:cs="Tahoma"/>
          <w:b/>
          <w:sz w:val="20"/>
        </w:rPr>
        <w:t xml:space="preserve">  Low</w:t>
      </w:r>
    </w:p>
    <w:p w14:paraId="21A58CFF"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16</w:t>
      </w:r>
      <w:r w:rsidR="00F003A6">
        <w:rPr>
          <w:rFonts w:ascii="Tahoma" w:hAnsi="Tahoma" w:cs="Tahoma"/>
          <w:b/>
          <w:sz w:val="20"/>
        </w:rPr>
        <w:t xml:space="preserve">. </w:t>
      </w:r>
      <w:r w:rsidR="00BE4E97" w:rsidRPr="00707F61">
        <w:rPr>
          <w:rFonts w:ascii="Tahoma" w:hAnsi="Tahoma" w:cs="Tahoma"/>
          <w:b/>
          <w:sz w:val="20"/>
        </w:rPr>
        <w:t xml:space="preserve">Spec Created on: </w:t>
      </w:r>
      <w:r w:rsidR="00BE4E97">
        <w:rPr>
          <w:rFonts w:ascii="Tahoma" w:hAnsi="Tahoma" w:cs="Tahoma"/>
          <w:b/>
          <w:sz w:val="20"/>
        </w:rPr>
        <w:tab/>
      </w:r>
      <w:r w:rsidR="007C0B37">
        <w:rPr>
          <w:rFonts w:ascii="Tahoma" w:hAnsi="Tahoma" w:cs="Tahoma"/>
          <w:sz w:val="20"/>
        </w:rPr>
        <w:t>07/23</w:t>
      </w:r>
      <w:r w:rsidR="001F0E3D" w:rsidRPr="001F0E3D">
        <w:rPr>
          <w:rFonts w:ascii="Tahoma" w:hAnsi="Tahoma" w:cs="Tahoma"/>
          <w:sz w:val="20"/>
        </w:rPr>
        <w:t>/</w:t>
      </w:r>
      <w:r w:rsidR="00001AA5">
        <w:rPr>
          <w:rFonts w:ascii="Tahoma" w:hAnsi="Tahoma" w:cs="Tahoma"/>
          <w:sz w:val="20"/>
        </w:rPr>
        <w:t>201</w:t>
      </w:r>
      <w:r w:rsidR="007C0B37">
        <w:rPr>
          <w:rFonts w:ascii="Tahoma" w:hAnsi="Tahoma" w:cs="Tahoma"/>
          <w:sz w:val="20"/>
        </w:rPr>
        <w:t>8</w:t>
      </w:r>
    </w:p>
    <w:p w14:paraId="42500B64" w14:textId="77777777" w:rsidR="00BE4E97" w:rsidRDefault="00711FA3" w:rsidP="00065421">
      <w:pPr>
        <w:tabs>
          <w:tab w:val="left" w:pos="2520"/>
        </w:tabs>
        <w:spacing w:after="120"/>
        <w:ind w:left="180"/>
        <w:rPr>
          <w:rFonts w:ascii="Tahoma" w:hAnsi="Tahoma" w:cs="Tahoma"/>
          <w:b/>
          <w:sz w:val="20"/>
        </w:rPr>
      </w:pPr>
      <w:r>
        <w:rPr>
          <w:rFonts w:ascii="Tahoma" w:hAnsi="Tahoma" w:cs="Tahoma"/>
          <w:b/>
          <w:sz w:val="20"/>
        </w:rPr>
        <w:t>17</w:t>
      </w:r>
      <w:r w:rsidR="00F003A6">
        <w:rPr>
          <w:rFonts w:ascii="Tahoma" w:hAnsi="Tahoma" w:cs="Tahoma"/>
          <w:b/>
          <w:sz w:val="20"/>
        </w:rPr>
        <w:t xml:space="preserve">. </w:t>
      </w:r>
      <w:r w:rsidR="00BE4E97">
        <w:rPr>
          <w:rFonts w:ascii="Tahoma" w:hAnsi="Tahoma" w:cs="Tahoma"/>
          <w:b/>
          <w:sz w:val="20"/>
        </w:rPr>
        <w:t xml:space="preserve">Date </w:t>
      </w:r>
      <w:r w:rsidR="00F003A6">
        <w:rPr>
          <w:rFonts w:ascii="Tahoma" w:hAnsi="Tahoma" w:cs="Tahoma"/>
          <w:b/>
          <w:sz w:val="20"/>
        </w:rPr>
        <w:t>r</w:t>
      </w:r>
      <w:r w:rsidR="00BE4E97">
        <w:rPr>
          <w:rFonts w:ascii="Tahoma" w:hAnsi="Tahoma" w:cs="Tahoma"/>
          <w:b/>
          <w:sz w:val="20"/>
        </w:rPr>
        <w:t>equired by:</w:t>
      </w:r>
      <w:r w:rsidR="00BE4E97">
        <w:rPr>
          <w:rFonts w:ascii="Tahoma" w:hAnsi="Tahoma" w:cs="Tahoma"/>
          <w:b/>
          <w:sz w:val="20"/>
        </w:rPr>
        <w:tab/>
      </w:r>
      <w:r w:rsidR="007C0B37">
        <w:rPr>
          <w:rFonts w:ascii="Tahoma" w:hAnsi="Tahoma" w:cs="Tahoma"/>
          <w:sz w:val="20"/>
        </w:rPr>
        <w:t>07/23</w:t>
      </w:r>
      <w:r w:rsidR="001F0E3D" w:rsidRPr="001F0E3D">
        <w:rPr>
          <w:rFonts w:ascii="Tahoma" w:hAnsi="Tahoma" w:cs="Tahoma"/>
          <w:sz w:val="20"/>
        </w:rPr>
        <w:t>/</w:t>
      </w:r>
      <w:r w:rsidR="00C828A4">
        <w:rPr>
          <w:rFonts w:ascii="Tahoma" w:hAnsi="Tahoma" w:cs="Tahoma"/>
          <w:sz w:val="20"/>
        </w:rPr>
        <w:t>201</w:t>
      </w:r>
      <w:r w:rsidR="007C0B37">
        <w:rPr>
          <w:rFonts w:ascii="Tahoma" w:hAnsi="Tahoma" w:cs="Tahoma"/>
          <w:sz w:val="20"/>
        </w:rPr>
        <w:t>8</w:t>
      </w:r>
    </w:p>
    <w:p w14:paraId="6A6D54D8"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18</w:t>
      </w:r>
      <w:r w:rsidR="00F003A6">
        <w:rPr>
          <w:rFonts w:ascii="Tahoma" w:hAnsi="Tahoma" w:cs="Tahoma"/>
          <w:b/>
          <w:sz w:val="20"/>
        </w:rPr>
        <w:t xml:space="preserve">. </w:t>
      </w:r>
      <w:r w:rsidR="00BE4E97" w:rsidRPr="00707F61">
        <w:rPr>
          <w:rFonts w:ascii="Tahoma" w:hAnsi="Tahoma" w:cs="Tahoma"/>
          <w:b/>
          <w:sz w:val="20"/>
        </w:rPr>
        <w:t xml:space="preserve">Created by: </w:t>
      </w:r>
      <w:r w:rsidR="00BE4E97">
        <w:rPr>
          <w:rFonts w:ascii="Tahoma" w:hAnsi="Tahoma" w:cs="Tahoma"/>
          <w:b/>
          <w:sz w:val="20"/>
        </w:rPr>
        <w:tab/>
      </w:r>
      <w:del w:id="37" w:author="Keyur Panchal --CNTR" w:date="2019-11-19T09:05:00Z">
        <w:r w:rsidR="00C828A4" w:rsidDel="00543CB6">
          <w:rPr>
            <w:rFonts w:ascii="Tahoma" w:hAnsi="Tahoma" w:cs="Tahoma"/>
            <w:sz w:val="20"/>
          </w:rPr>
          <w:delText>Ram Mohan Thammineni</w:delText>
        </w:r>
        <w:r w:rsidR="00065421" w:rsidRPr="00065421" w:rsidDel="00543CB6">
          <w:rPr>
            <w:rFonts w:ascii="Tahoma" w:hAnsi="Tahoma" w:cs="Tahoma"/>
            <w:b/>
            <w:sz w:val="20"/>
          </w:rPr>
          <w:delText xml:space="preserve"> </w:delText>
        </w:r>
        <w:r w:rsidR="00065421" w:rsidRPr="00707F61" w:rsidDel="00543CB6">
          <w:rPr>
            <w:rFonts w:ascii="Tahoma" w:hAnsi="Tahoma" w:cs="Tahoma"/>
            <w:b/>
            <w:sz w:val="20"/>
          </w:rPr>
          <w:delText>Phone:</w:delText>
        </w:r>
        <w:r w:rsidR="001F627A" w:rsidDel="00543CB6">
          <w:rPr>
            <w:rFonts w:ascii="Tahoma" w:hAnsi="Tahoma" w:cs="Tahoma"/>
            <w:b/>
            <w:sz w:val="20"/>
          </w:rPr>
          <w:delText xml:space="preserve"> x</w:delText>
        </w:r>
        <w:r w:rsidR="00074D82" w:rsidDel="00543CB6">
          <w:rPr>
            <w:rFonts w:ascii="Tahoma" w:hAnsi="Tahoma" w:cs="Tahoma"/>
            <w:b/>
            <w:sz w:val="20"/>
          </w:rPr>
          <w:delText>63739</w:delText>
        </w:r>
      </w:del>
      <w:ins w:id="38" w:author="Keyur Panchal --CNTR" w:date="2019-11-19T09:05:00Z">
        <w:r w:rsidR="00543CB6">
          <w:rPr>
            <w:rFonts w:ascii="Tahoma" w:hAnsi="Tahoma" w:cs="Tahoma"/>
            <w:sz w:val="20"/>
          </w:rPr>
          <w:t>Keyur Panchal</w:t>
        </w:r>
      </w:ins>
    </w:p>
    <w:p w14:paraId="47AAEF7B" w14:textId="77777777" w:rsidR="00BE4E97" w:rsidDel="00543CB6" w:rsidRDefault="00711FA3" w:rsidP="00065421">
      <w:pPr>
        <w:tabs>
          <w:tab w:val="left" w:pos="2520"/>
        </w:tabs>
        <w:spacing w:after="120"/>
        <w:ind w:left="180"/>
        <w:rPr>
          <w:del w:id="39" w:author="Keyur Panchal --CNTR" w:date="2019-11-19T09:05:00Z"/>
          <w:rFonts w:ascii="Tahoma" w:hAnsi="Tahoma" w:cs="Tahoma"/>
          <w:b/>
          <w:sz w:val="20"/>
        </w:rPr>
      </w:pPr>
      <w:r>
        <w:rPr>
          <w:rFonts w:ascii="Tahoma" w:hAnsi="Tahoma" w:cs="Tahoma"/>
          <w:b/>
          <w:sz w:val="20"/>
        </w:rPr>
        <w:t>19</w:t>
      </w:r>
      <w:r w:rsidR="00F003A6">
        <w:rPr>
          <w:rFonts w:ascii="Tahoma" w:hAnsi="Tahoma" w:cs="Tahoma"/>
          <w:b/>
          <w:sz w:val="20"/>
        </w:rPr>
        <w:t xml:space="preserve">. </w:t>
      </w:r>
      <w:r w:rsidR="00BE4E97" w:rsidRPr="00707F61">
        <w:rPr>
          <w:rFonts w:ascii="Tahoma" w:hAnsi="Tahoma" w:cs="Tahoma"/>
          <w:b/>
          <w:sz w:val="20"/>
        </w:rPr>
        <w:t>Functional Analyst:</w:t>
      </w:r>
      <w:del w:id="40" w:author="Keyur Panchal --CNTR" w:date="2019-11-19T09:05:00Z">
        <w:r w:rsidR="00BE4E97" w:rsidRPr="00707F61" w:rsidDel="00543CB6">
          <w:rPr>
            <w:rFonts w:ascii="Tahoma" w:hAnsi="Tahoma" w:cs="Tahoma"/>
            <w:b/>
            <w:sz w:val="20"/>
          </w:rPr>
          <w:delText xml:space="preserve"> </w:delText>
        </w:r>
        <w:r w:rsidR="00C828A4" w:rsidDel="00543CB6">
          <w:rPr>
            <w:rFonts w:ascii="Tahoma" w:hAnsi="Tahoma" w:cs="Tahoma"/>
            <w:sz w:val="20"/>
          </w:rPr>
          <w:delText>Ram Mohan Thammineni</w:delText>
        </w:r>
        <w:r w:rsidR="001F627A" w:rsidDel="00543CB6">
          <w:rPr>
            <w:rFonts w:ascii="Tahoma" w:hAnsi="Tahoma" w:cs="Tahoma"/>
            <w:b/>
            <w:sz w:val="20"/>
          </w:rPr>
          <w:delText xml:space="preserve"> </w:delText>
        </w:r>
        <w:r w:rsidR="00074D82" w:rsidDel="00543CB6">
          <w:rPr>
            <w:rFonts w:ascii="Tahoma" w:hAnsi="Tahoma" w:cs="Tahoma"/>
            <w:b/>
            <w:sz w:val="20"/>
          </w:rPr>
          <w:delText>Phone:x63739</w:delText>
        </w:r>
      </w:del>
    </w:p>
    <w:p w14:paraId="1D515B0A" w14:textId="77777777" w:rsidR="00543CB6" w:rsidRPr="00707F61" w:rsidRDefault="00543CB6" w:rsidP="00065421">
      <w:pPr>
        <w:tabs>
          <w:tab w:val="left" w:pos="2520"/>
        </w:tabs>
        <w:spacing w:after="120"/>
        <w:ind w:left="180"/>
        <w:rPr>
          <w:ins w:id="41" w:author="Keyur Panchal --CNTR" w:date="2019-11-19T09:05:00Z"/>
          <w:rFonts w:ascii="Tahoma" w:hAnsi="Tahoma" w:cs="Tahoma"/>
          <w:b/>
          <w:sz w:val="20"/>
        </w:rPr>
      </w:pPr>
      <w:ins w:id="42" w:author="Keyur Panchal --CNTR" w:date="2019-11-19T09:05:00Z">
        <w:r>
          <w:rPr>
            <w:rFonts w:ascii="Tahoma" w:hAnsi="Tahoma" w:cs="Tahoma"/>
            <w:b/>
            <w:sz w:val="20"/>
          </w:rPr>
          <w:t xml:space="preserve"> Keyur Panchal</w:t>
        </w:r>
      </w:ins>
    </w:p>
    <w:p w14:paraId="277D1852"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20</w:t>
      </w:r>
      <w:r w:rsidR="00F003A6">
        <w:rPr>
          <w:rFonts w:ascii="Tahoma" w:hAnsi="Tahoma" w:cs="Tahoma"/>
          <w:b/>
          <w:sz w:val="20"/>
        </w:rPr>
        <w:t xml:space="preserve">. </w:t>
      </w:r>
      <w:r w:rsidR="00BE4E97" w:rsidRPr="00707F61">
        <w:rPr>
          <w:rFonts w:ascii="Tahoma" w:hAnsi="Tahoma" w:cs="Tahoma"/>
          <w:b/>
          <w:sz w:val="20"/>
        </w:rPr>
        <w:t xml:space="preserve">Technical Analyst: </w:t>
      </w:r>
      <w:r w:rsidR="00E97732">
        <w:rPr>
          <w:rFonts w:ascii="Tahoma" w:hAnsi="Tahoma" w:cs="Tahoma"/>
          <w:b/>
          <w:sz w:val="20"/>
        </w:rPr>
        <w:tab/>
        <w:t>TBD</w:t>
      </w:r>
    </w:p>
    <w:p w14:paraId="678811C1" w14:textId="77777777" w:rsidR="00BE4E97" w:rsidRPr="00707F61" w:rsidRDefault="00711FA3" w:rsidP="00065421">
      <w:pPr>
        <w:tabs>
          <w:tab w:val="left" w:pos="2520"/>
        </w:tabs>
        <w:spacing w:after="120"/>
        <w:ind w:left="180"/>
        <w:rPr>
          <w:rFonts w:ascii="Tahoma" w:hAnsi="Tahoma" w:cs="Tahoma"/>
          <w:b/>
          <w:sz w:val="20"/>
        </w:rPr>
      </w:pPr>
      <w:r>
        <w:rPr>
          <w:rFonts w:ascii="Tahoma" w:hAnsi="Tahoma" w:cs="Tahoma"/>
          <w:b/>
          <w:sz w:val="20"/>
        </w:rPr>
        <w:t>21</w:t>
      </w:r>
      <w:r w:rsidR="00F003A6">
        <w:rPr>
          <w:rFonts w:ascii="Tahoma" w:hAnsi="Tahoma" w:cs="Tahoma"/>
          <w:b/>
          <w:sz w:val="20"/>
        </w:rPr>
        <w:t xml:space="preserve">. </w:t>
      </w:r>
      <w:r w:rsidR="00BE4E97" w:rsidRPr="00707F61">
        <w:rPr>
          <w:rFonts w:ascii="Tahoma" w:hAnsi="Tahoma" w:cs="Tahoma"/>
          <w:b/>
          <w:sz w:val="20"/>
        </w:rPr>
        <w:t xml:space="preserve">Business Owner:  </w:t>
      </w:r>
      <w:r w:rsidR="00BE4E97">
        <w:rPr>
          <w:rFonts w:ascii="Tahoma" w:hAnsi="Tahoma" w:cs="Tahoma"/>
          <w:b/>
          <w:sz w:val="20"/>
        </w:rPr>
        <w:tab/>
        <w:t>___</w:t>
      </w:r>
      <w:r w:rsidR="007C0B37">
        <w:rPr>
          <w:rFonts w:ascii="Tahoma" w:hAnsi="Tahoma" w:cs="Tahoma"/>
          <w:b/>
          <w:sz w:val="20"/>
        </w:rPr>
        <w:t>Seth Wallis</w:t>
      </w:r>
      <w:r w:rsidR="00BE4E97">
        <w:rPr>
          <w:rFonts w:ascii="Tahoma" w:hAnsi="Tahoma" w:cs="Tahoma"/>
          <w:b/>
          <w:sz w:val="20"/>
        </w:rPr>
        <w:t>______________________ Phone:</w:t>
      </w:r>
    </w:p>
    <w:p w14:paraId="2BA226A1" w14:textId="77777777" w:rsidR="00E83BAE" w:rsidRDefault="004E77E7" w:rsidP="00BE4E97">
      <w:pPr>
        <w:rPr>
          <w:rFonts w:ascii="Tahoma" w:hAnsi="Tahoma" w:cs="Tahoma"/>
        </w:rPr>
      </w:pPr>
      <w:r>
        <w:rPr>
          <w:rFonts w:ascii="Tahoma" w:hAnsi="Tahoma" w:cs="Tahoma"/>
        </w:rPr>
        <w:br w:type="page"/>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E83BAE" w:rsidRPr="003F6489" w14:paraId="7D791613" w14:textId="77777777" w:rsidTr="00EE4002">
        <w:trPr>
          <w:cantSplit/>
        </w:trPr>
        <w:tc>
          <w:tcPr>
            <w:tcW w:w="9090" w:type="dxa"/>
            <w:tcBorders>
              <w:top w:val="nil"/>
              <w:left w:val="nil"/>
              <w:bottom w:val="nil"/>
              <w:right w:val="nil"/>
            </w:tcBorders>
          </w:tcPr>
          <w:p w14:paraId="310F9D52" w14:textId="77777777" w:rsidR="00E83BAE" w:rsidRPr="003F6489" w:rsidRDefault="00E83BAE" w:rsidP="00EE4002">
            <w:pPr>
              <w:rPr>
                <w:b/>
              </w:rPr>
            </w:pPr>
            <w:r>
              <w:rPr>
                <w:b/>
              </w:rPr>
              <w:lastRenderedPageBreak/>
              <w:t>Version 1.0</w:t>
            </w:r>
          </w:p>
          <w:p w14:paraId="17AD93B2" w14:textId="77777777" w:rsidR="00E83BAE" w:rsidRPr="003F6489" w:rsidRDefault="00E83BAE" w:rsidP="00EE4002">
            <w:pPr>
              <w:rPr>
                <w:b/>
              </w:rPr>
            </w:pPr>
          </w:p>
        </w:tc>
      </w:tr>
      <w:tr w:rsidR="00E83BAE" w:rsidRPr="003F6489" w14:paraId="08D476AC" w14:textId="77777777" w:rsidTr="00EE4002">
        <w:trPr>
          <w:cantSplit/>
        </w:trPr>
        <w:tc>
          <w:tcPr>
            <w:tcW w:w="9090" w:type="dxa"/>
            <w:tcBorders>
              <w:top w:val="double" w:sz="6" w:space="0" w:color="auto"/>
              <w:left w:val="double" w:sz="6" w:space="0" w:color="auto"/>
              <w:bottom w:val="nil"/>
              <w:right w:val="double" w:sz="6" w:space="0" w:color="auto"/>
            </w:tcBorders>
            <w:shd w:val="clear" w:color="auto" w:fill="C0C0C0"/>
          </w:tcPr>
          <w:p w14:paraId="2A6552E6" w14:textId="77777777" w:rsidR="00E83BAE" w:rsidRPr="003F6489" w:rsidRDefault="00E83BAE" w:rsidP="00EE4002">
            <w:r w:rsidRPr="003F6489">
              <w:rPr>
                <w:b/>
              </w:rPr>
              <w:t>Assumptions:</w:t>
            </w:r>
            <w:r w:rsidRPr="003F6489">
              <w:t xml:space="preserve">  </w:t>
            </w:r>
            <w:r w:rsidRPr="003F6489">
              <w:rPr>
                <w:i/>
              </w:rPr>
              <w:t>List assumptions that will be used in the document</w:t>
            </w:r>
          </w:p>
        </w:tc>
      </w:tr>
      <w:tr w:rsidR="00E83BAE" w:rsidRPr="003F6489" w14:paraId="1B85084C" w14:textId="77777777" w:rsidTr="00EE4002">
        <w:trPr>
          <w:cantSplit/>
          <w:trHeight w:val="1097"/>
        </w:trPr>
        <w:tc>
          <w:tcPr>
            <w:tcW w:w="9090" w:type="dxa"/>
            <w:tcBorders>
              <w:left w:val="double" w:sz="6" w:space="0" w:color="auto"/>
              <w:bottom w:val="nil"/>
              <w:right w:val="double" w:sz="6" w:space="0" w:color="auto"/>
            </w:tcBorders>
          </w:tcPr>
          <w:p w14:paraId="0C126703" w14:textId="77777777" w:rsidR="00E83BAE" w:rsidRDefault="00E83BAE" w:rsidP="00EE4002">
            <w:pPr>
              <w:ind w:left="360"/>
            </w:pPr>
            <w:r>
              <w:t>The report is for Sale order BoM Cost Estimate.</w:t>
            </w:r>
          </w:p>
          <w:p w14:paraId="0DE4B5B7" w14:textId="77777777" w:rsidR="00E83BAE" w:rsidRDefault="00E83BAE" w:rsidP="00EE4002">
            <w:pPr>
              <w:ind w:left="360"/>
            </w:pPr>
          </w:p>
          <w:p w14:paraId="66204FF1" w14:textId="77777777" w:rsidR="00E83BAE" w:rsidRDefault="00E83BAE" w:rsidP="00EE4002">
            <w:pPr>
              <w:ind w:left="360"/>
            </w:pPr>
          </w:p>
          <w:p w14:paraId="6083E423" w14:textId="77777777" w:rsidR="00E83BAE" w:rsidRDefault="00E83BAE" w:rsidP="00EE4002">
            <w:pPr>
              <w:ind w:left="360"/>
            </w:pPr>
            <w:r>
              <w:t xml:space="preserve">The Costed BoM report will provide data in Local (legal view) and Group currencies (Group view), For </w:t>
            </w:r>
            <w:proofErr w:type="spellStart"/>
            <w:r>
              <w:t>Baccini</w:t>
            </w:r>
            <w:proofErr w:type="spellEnd"/>
            <w:r>
              <w:t xml:space="preserve"> (</w:t>
            </w:r>
            <w:proofErr w:type="spellStart"/>
            <w:proofErr w:type="gramStart"/>
            <w:r>
              <w:t>Co.code</w:t>
            </w:r>
            <w:proofErr w:type="spellEnd"/>
            <w:proofErr w:type="gramEnd"/>
            <w:r>
              <w:t xml:space="preserve"> 0007), LC is EUR. </w:t>
            </w:r>
          </w:p>
          <w:p w14:paraId="2DBF0D7D" w14:textId="77777777" w:rsidR="00E83BAE" w:rsidRDefault="00E83BAE" w:rsidP="00EE4002">
            <w:pPr>
              <w:ind w:left="360"/>
            </w:pPr>
          </w:p>
          <w:p w14:paraId="48AEBE5E" w14:textId="77777777" w:rsidR="00E83BAE" w:rsidRPr="009F424E" w:rsidRDefault="00E83BAE" w:rsidP="00EE4002">
            <w:pPr>
              <w:ind w:left="360"/>
              <w:rPr>
                <w:b/>
                <w:bCs/>
              </w:rPr>
            </w:pPr>
            <w:r w:rsidRPr="009F424E">
              <w:rPr>
                <w:b/>
                <w:bCs/>
              </w:rPr>
              <w:t>Out of Scope:</w:t>
            </w:r>
          </w:p>
          <w:p w14:paraId="6B62F1B3" w14:textId="77777777" w:rsidR="00E83BAE" w:rsidRDefault="00E83BAE" w:rsidP="00EE4002">
            <w:pPr>
              <w:ind w:left="360"/>
            </w:pPr>
          </w:p>
          <w:p w14:paraId="698E3CCE" w14:textId="77777777" w:rsidR="00E83BAE" w:rsidRDefault="00E83BAE" w:rsidP="00EE4002">
            <w:pPr>
              <w:ind w:left="360"/>
            </w:pPr>
            <w:r>
              <w:t>Costed BoM report includes direct COS only. Other cost which don’t have direct linkage to a SO (PPV, Scrap, Inventory Shrinkage…), G&amp;A, RD&amp;E and M&amp;S are out of scope. And will not be covered by the new Costed BoM report</w:t>
            </w:r>
          </w:p>
          <w:p w14:paraId="02F2C34E" w14:textId="77777777" w:rsidR="00E83BAE" w:rsidRDefault="00E83BAE" w:rsidP="00EE4002">
            <w:pPr>
              <w:ind w:left="360"/>
            </w:pPr>
          </w:p>
          <w:p w14:paraId="7FE41273" w14:textId="77777777" w:rsidR="00E83BAE" w:rsidRPr="00A33798" w:rsidRDefault="00E83BAE" w:rsidP="00EE4002">
            <w:pPr>
              <w:ind w:left="360"/>
              <w:rPr>
                <w:u w:val="single"/>
              </w:rPr>
            </w:pPr>
            <w:r w:rsidRPr="00A33798">
              <w:rPr>
                <w:u w:val="single"/>
              </w:rPr>
              <w:t>Out of scope order type</w:t>
            </w:r>
          </w:p>
          <w:p w14:paraId="679B249D" w14:textId="77777777" w:rsidR="00E83BAE" w:rsidRDefault="00E83BAE" w:rsidP="00EE4002">
            <w:pPr>
              <w:ind w:left="360"/>
            </w:pPr>
            <w:r>
              <w:t xml:space="preserve">- Vendor sell back is just selling to vendor at </w:t>
            </w:r>
            <w:proofErr w:type="gramStart"/>
            <w:r>
              <w:t>cost ,</w:t>
            </w:r>
            <w:proofErr w:type="gramEnd"/>
            <w:r>
              <w:t xml:space="preserve"> so it’s out of scope</w:t>
            </w:r>
          </w:p>
          <w:p w14:paraId="680A4E5D" w14:textId="77777777" w:rsidR="00E83BAE" w:rsidRPr="003F6489" w:rsidRDefault="00E83BAE" w:rsidP="00EE4002"/>
        </w:tc>
      </w:tr>
      <w:tr w:rsidR="00E83BAE" w:rsidRPr="003F6489" w14:paraId="19219836" w14:textId="77777777" w:rsidTr="00EE4002">
        <w:trPr>
          <w:cantSplit/>
        </w:trPr>
        <w:tc>
          <w:tcPr>
            <w:tcW w:w="9090" w:type="dxa"/>
            <w:tcBorders>
              <w:top w:val="double" w:sz="6" w:space="0" w:color="auto"/>
              <w:left w:val="nil"/>
              <w:bottom w:val="nil"/>
              <w:right w:val="nil"/>
            </w:tcBorders>
          </w:tcPr>
          <w:p w14:paraId="296FEF7D" w14:textId="77777777" w:rsidR="00E83BAE" w:rsidRDefault="00E83BAE" w:rsidP="00EE4002"/>
          <w:p w14:paraId="7194DBDC" w14:textId="77777777" w:rsidR="00E83BAE" w:rsidRPr="003F6489" w:rsidRDefault="00E83BAE" w:rsidP="00EE4002"/>
        </w:tc>
      </w:tr>
      <w:tr w:rsidR="00E83BAE" w:rsidRPr="003F6489" w14:paraId="0B611119" w14:textId="77777777" w:rsidTr="00EE4002">
        <w:trPr>
          <w:cantSplit/>
        </w:trPr>
        <w:tc>
          <w:tcPr>
            <w:tcW w:w="9090" w:type="dxa"/>
            <w:tcBorders>
              <w:top w:val="double" w:sz="6" w:space="0" w:color="auto"/>
              <w:left w:val="double" w:sz="6" w:space="0" w:color="auto"/>
              <w:bottom w:val="nil"/>
              <w:right w:val="double" w:sz="6" w:space="0" w:color="auto"/>
            </w:tcBorders>
            <w:shd w:val="clear" w:color="auto" w:fill="C0C0C0"/>
          </w:tcPr>
          <w:p w14:paraId="4C8F22B0" w14:textId="77777777" w:rsidR="00E83BAE" w:rsidRPr="003F6489" w:rsidRDefault="00E83BAE" w:rsidP="00EE4002">
            <w:pPr>
              <w:rPr>
                <w:b/>
              </w:rPr>
            </w:pPr>
            <w:r w:rsidRPr="003F6489">
              <w:rPr>
                <w:b/>
              </w:rPr>
              <w:t>Business Driver (Purpose)</w:t>
            </w:r>
          </w:p>
        </w:tc>
      </w:tr>
      <w:tr w:rsidR="00E83BAE" w:rsidRPr="003F6489" w14:paraId="6EA90D19" w14:textId="77777777" w:rsidTr="00EE4002">
        <w:trPr>
          <w:cantSplit/>
          <w:trHeight w:val="908"/>
        </w:trPr>
        <w:tc>
          <w:tcPr>
            <w:tcW w:w="9090" w:type="dxa"/>
            <w:tcBorders>
              <w:left w:val="double" w:sz="6" w:space="0" w:color="auto"/>
              <w:bottom w:val="nil"/>
              <w:right w:val="double" w:sz="6" w:space="0" w:color="auto"/>
            </w:tcBorders>
          </w:tcPr>
          <w:p w14:paraId="769D0D3C" w14:textId="77777777" w:rsidR="00E83BAE" w:rsidRPr="00505AFC" w:rsidRDefault="00E83BAE" w:rsidP="00EE4002"/>
          <w:p w14:paraId="6C95280C" w14:textId="77777777" w:rsidR="00E83BAE" w:rsidRPr="00A92764" w:rsidRDefault="00E83BAE" w:rsidP="00EE4002">
            <w:pPr>
              <w:rPr>
                <w:rFonts w:ascii="Verdana" w:hAnsi="Verdana" w:cs="Tahoma"/>
              </w:rPr>
            </w:pPr>
            <w:r>
              <w:rPr>
                <w:highlight w:val="yellow"/>
              </w:rPr>
              <w:t xml:space="preserve"> </w:t>
            </w:r>
            <w:r w:rsidRPr="00A92764">
              <w:rPr>
                <w:rFonts w:ascii="Verdana" w:hAnsi="Verdana" w:cs="Tahoma"/>
              </w:rPr>
              <w:t xml:space="preserve">Internal reporting – Applied Materials Management also required and will use this report </w:t>
            </w:r>
            <w:proofErr w:type="gramStart"/>
            <w:r w:rsidRPr="00A92764">
              <w:rPr>
                <w:rFonts w:ascii="Verdana" w:hAnsi="Verdana" w:cs="Tahoma"/>
              </w:rPr>
              <w:t>as a means to</w:t>
            </w:r>
            <w:proofErr w:type="gramEnd"/>
            <w:r w:rsidRPr="00A92764">
              <w:rPr>
                <w:rFonts w:ascii="Verdana" w:hAnsi="Verdana" w:cs="Tahoma"/>
              </w:rPr>
              <w:t xml:space="preserve"> better evaluate the </w:t>
            </w:r>
            <w:r>
              <w:rPr>
                <w:rFonts w:ascii="Verdana" w:hAnsi="Verdana" w:cs="Tahoma"/>
              </w:rPr>
              <w:t>BoM components and associated costs</w:t>
            </w:r>
            <w:r w:rsidRPr="00A92764">
              <w:rPr>
                <w:rFonts w:ascii="Verdana" w:hAnsi="Verdana" w:cs="Tahoma"/>
              </w:rPr>
              <w:t xml:space="preserve"> involved in th</w:t>
            </w:r>
            <w:r>
              <w:rPr>
                <w:rFonts w:ascii="Verdana" w:hAnsi="Verdana" w:cs="Tahoma"/>
              </w:rPr>
              <w:t>e specific sales orders and</w:t>
            </w:r>
            <w:r w:rsidRPr="00A92764">
              <w:rPr>
                <w:rFonts w:ascii="Verdana" w:hAnsi="Verdana" w:cs="Tahoma"/>
              </w:rPr>
              <w:t xml:space="preserve"> determine the </w:t>
            </w:r>
            <w:r>
              <w:rPr>
                <w:rFonts w:ascii="Verdana" w:hAnsi="Verdana" w:cs="Tahoma"/>
              </w:rPr>
              <w:t>production order associated with the SO.</w:t>
            </w:r>
          </w:p>
          <w:p w14:paraId="4A0C5B1A" w14:textId="77777777" w:rsidR="00E83BAE" w:rsidRPr="003F6489" w:rsidRDefault="00E83BAE" w:rsidP="00EE4002">
            <w:pPr>
              <w:rPr>
                <w:highlight w:val="yellow"/>
              </w:rPr>
            </w:pPr>
            <w:r w:rsidRPr="00A92764">
              <w:rPr>
                <w:rFonts w:ascii="Verdana" w:hAnsi="Verdana" w:cs="Tahoma"/>
              </w:rPr>
              <w:t>The reporting logic will pull data strictly from the ECC system.</w:t>
            </w:r>
            <w:r>
              <w:rPr>
                <w:rFonts w:ascii="Verdana" w:hAnsi="Verdana" w:cs="Tahoma"/>
              </w:rPr>
              <w:t xml:space="preserve"> The reporting data is Cost estimate based.</w:t>
            </w:r>
          </w:p>
        </w:tc>
      </w:tr>
      <w:tr w:rsidR="00E83BAE" w:rsidRPr="003F6489" w14:paraId="54CD245A" w14:textId="77777777" w:rsidTr="00EE4002">
        <w:trPr>
          <w:cantSplit/>
        </w:trPr>
        <w:tc>
          <w:tcPr>
            <w:tcW w:w="9090" w:type="dxa"/>
            <w:tcBorders>
              <w:top w:val="double" w:sz="6" w:space="0" w:color="auto"/>
              <w:left w:val="nil"/>
              <w:bottom w:val="nil"/>
              <w:right w:val="nil"/>
            </w:tcBorders>
          </w:tcPr>
          <w:p w14:paraId="1231BE67" w14:textId="77777777" w:rsidR="00E83BAE" w:rsidRPr="003F6489" w:rsidRDefault="00E83BAE" w:rsidP="00EE4002"/>
          <w:p w14:paraId="36FEB5B0" w14:textId="77777777" w:rsidR="00E83BAE" w:rsidRPr="003F6489" w:rsidRDefault="00E83BAE" w:rsidP="00EE4002"/>
        </w:tc>
      </w:tr>
      <w:tr w:rsidR="00E83BAE" w:rsidRPr="003F6489" w14:paraId="77B5CF50" w14:textId="77777777" w:rsidTr="00EE4002">
        <w:trPr>
          <w:cantSplit/>
        </w:trPr>
        <w:tc>
          <w:tcPr>
            <w:tcW w:w="9090" w:type="dxa"/>
            <w:tcBorders>
              <w:top w:val="double" w:sz="6" w:space="0" w:color="auto"/>
              <w:left w:val="double" w:sz="6" w:space="0" w:color="auto"/>
              <w:bottom w:val="nil"/>
              <w:right w:val="double" w:sz="6" w:space="0" w:color="auto"/>
            </w:tcBorders>
            <w:shd w:val="clear" w:color="auto" w:fill="C0C0C0"/>
          </w:tcPr>
          <w:p w14:paraId="333787E2" w14:textId="77777777" w:rsidR="00E83BAE" w:rsidRPr="003F6489" w:rsidRDefault="00E83BAE" w:rsidP="00EE4002">
            <w:pPr>
              <w:rPr>
                <w:b/>
              </w:rPr>
            </w:pPr>
            <w:r w:rsidRPr="003F6489">
              <w:rPr>
                <w:b/>
              </w:rPr>
              <w:t>Process Description</w:t>
            </w:r>
          </w:p>
        </w:tc>
      </w:tr>
    </w:tbl>
    <w:p w14:paraId="30D7AA69" w14:textId="77777777" w:rsidR="00E83BAE" w:rsidRDefault="00E83BAE" w:rsidP="00E83BAE"/>
    <w:p w14:paraId="7196D064" w14:textId="77777777" w:rsidR="00E83BAE" w:rsidRDefault="00E83BAE" w:rsidP="00E83BA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4"/>
      </w:tblGrid>
      <w:tr w:rsidR="00E83BAE" w:rsidRPr="003F6489" w14:paraId="2873CB91" w14:textId="77777777" w:rsidTr="00EE4002">
        <w:trPr>
          <w:trHeight w:val="998"/>
        </w:trPr>
        <w:tc>
          <w:tcPr>
            <w:tcW w:w="5000" w:type="pct"/>
            <w:tcBorders>
              <w:left w:val="double" w:sz="6" w:space="0" w:color="auto"/>
              <w:bottom w:val="nil"/>
              <w:right w:val="double" w:sz="6" w:space="0" w:color="auto"/>
            </w:tcBorders>
          </w:tcPr>
          <w:p w14:paraId="4C495046" w14:textId="77777777" w:rsidR="00E83BAE" w:rsidRPr="001763CC" w:rsidRDefault="00E83BAE" w:rsidP="00EE4002">
            <w:pPr>
              <w:rPr>
                <w:b/>
                <w:sz w:val="28"/>
                <w:szCs w:val="28"/>
              </w:rPr>
            </w:pPr>
            <w:r>
              <w:br w:type="page"/>
            </w:r>
            <w:r w:rsidRPr="001763CC">
              <w:rPr>
                <w:b/>
                <w:sz w:val="28"/>
                <w:szCs w:val="28"/>
              </w:rPr>
              <w:t>Background info</w:t>
            </w:r>
          </w:p>
          <w:p w14:paraId="34FF1C98" w14:textId="77777777" w:rsidR="00E83BAE" w:rsidRDefault="00E83BAE" w:rsidP="00EE4002">
            <w:pPr>
              <w:ind w:left="360"/>
            </w:pPr>
          </w:p>
          <w:p w14:paraId="3E0613A6" w14:textId="77777777" w:rsidR="00E83BAE" w:rsidRPr="004B18AE" w:rsidRDefault="00E83BAE" w:rsidP="00EE4002">
            <w:pPr>
              <w:ind w:left="1440"/>
            </w:pPr>
            <w:r>
              <w:t>•</w:t>
            </w:r>
          </w:p>
          <w:p w14:paraId="7627B49D" w14:textId="77777777" w:rsidR="00E83BAE" w:rsidRPr="001763CC" w:rsidRDefault="00E83BAE" w:rsidP="00EE4002">
            <w:pPr>
              <w:rPr>
                <w:b/>
                <w:sz w:val="28"/>
                <w:szCs w:val="28"/>
              </w:rPr>
            </w:pPr>
            <w:r w:rsidRPr="001763CC">
              <w:rPr>
                <w:b/>
                <w:sz w:val="28"/>
                <w:szCs w:val="28"/>
              </w:rPr>
              <w:t>Requirement</w:t>
            </w:r>
          </w:p>
          <w:p w14:paraId="6D072C0D" w14:textId="77777777" w:rsidR="00E83BAE" w:rsidRDefault="00E83BAE" w:rsidP="00EE4002">
            <w:pPr>
              <w:ind w:left="360"/>
            </w:pPr>
          </w:p>
          <w:p w14:paraId="510C577A" w14:textId="77777777" w:rsidR="00E83BAE" w:rsidRDefault="00E83BAE" w:rsidP="00EE4002">
            <w:pPr>
              <w:ind w:left="360"/>
            </w:pPr>
            <w:r>
              <w:t xml:space="preserve">      </w:t>
            </w:r>
          </w:p>
          <w:p w14:paraId="48A21919" w14:textId="77777777" w:rsidR="00E83BAE" w:rsidRDefault="00E83BAE" w:rsidP="00EE4002">
            <w:pPr>
              <w:ind w:left="720"/>
            </w:pPr>
          </w:p>
          <w:p w14:paraId="6BD18F9B" w14:textId="77777777" w:rsidR="00E83BAE" w:rsidRPr="007A731B" w:rsidRDefault="00E83BAE" w:rsidP="00EE4002">
            <w:pPr>
              <w:ind w:left="720"/>
            </w:pPr>
          </w:p>
        </w:tc>
      </w:tr>
      <w:tr w:rsidR="00E83BAE" w:rsidRPr="003F6489" w14:paraId="238601FE" w14:textId="77777777" w:rsidTr="00EE4002">
        <w:trPr>
          <w:cantSplit/>
        </w:trPr>
        <w:tc>
          <w:tcPr>
            <w:tcW w:w="5000" w:type="pct"/>
            <w:tcBorders>
              <w:top w:val="double" w:sz="6" w:space="0" w:color="auto"/>
              <w:left w:val="nil"/>
              <w:bottom w:val="nil"/>
              <w:right w:val="nil"/>
            </w:tcBorders>
          </w:tcPr>
          <w:p w14:paraId="0F3CABC7" w14:textId="77777777" w:rsidR="00E83BAE" w:rsidRDefault="00E83BAE" w:rsidP="00EE4002"/>
          <w:p w14:paraId="5B08B5D1" w14:textId="77777777" w:rsidR="00E83BAE" w:rsidRDefault="00E83BAE" w:rsidP="00EE4002"/>
          <w:p w14:paraId="16DEB4AB" w14:textId="77777777" w:rsidR="00E83BAE" w:rsidRPr="003F6489" w:rsidRDefault="00E83BAE" w:rsidP="00EE4002"/>
        </w:tc>
      </w:tr>
    </w:tbl>
    <w:p w14:paraId="128987E3" w14:textId="77777777" w:rsidR="00E83BAE" w:rsidRPr="001763CC" w:rsidRDefault="00E83BAE" w:rsidP="00E83BAE">
      <w:pPr>
        <w:rPr>
          <w:b/>
          <w:sz w:val="28"/>
          <w:szCs w:val="28"/>
        </w:rPr>
      </w:pPr>
      <w:r w:rsidRPr="001763CC">
        <w:rPr>
          <w:b/>
          <w:sz w:val="28"/>
          <w:szCs w:val="28"/>
        </w:rPr>
        <w:lastRenderedPageBreak/>
        <w:t>Selection screen</w:t>
      </w:r>
    </w:p>
    <w:p w14:paraId="0AD9C6F4" w14:textId="77777777" w:rsidR="00E83BAE" w:rsidRPr="003F6489" w:rsidRDefault="00E83BAE" w:rsidP="00E83BAE">
      <w:pPr>
        <w:tabs>
          <w:tab w:val="left" w:pos="1620"/>
        </w:tabs>
        <w:rPr>
          <w:rFonts w:ascii="Arial" w:hAnsi="Arial"/>
          <w:b/>
        </w:rPr>
      </w:pPr>
    </w:p>
    <w:tbl>
      <w:tblPr>
        <w:tblW w:w="992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30"/>
        <w:gridCol w:w="1743"/>
        <w:gridCol w:w="1137"/>
        <w:gridCol w:w="1440"/>
        <w:gridCol w:w="1663"/>
        <w:gridCol w:w="2410"/>
      </w:tblGrid>
      <w:tr w:rsidR="00E83BAE" w:rsidRPr="00EE4002" w14:paraId="21782A1C" w14:textId="77777777" w:rsidTr="00EE4002">
        <w:trPr>
          <w:cantSplit/>
          <w:trHeight w:val="596"/>
          <w:tblHeader/>
        </w:trPr>
        <w:tc>
          <w:tcPr>
            <w:tcW w:w="1530" w:type="dxa"/>
            <w:shd w:val="pct12" w:color="000000" w:fill="000000"/>
          </w:tcPr>
          <w:p w14:paraId="1471D45A"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Parameter</w:t>
            </w:r>
          </w:p>
          <w:p w14:paraId="0D909AED"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Name</w:t>
            </w:r>
          </w:p>
        </w:tc>
        <w:tc>
          <w:tcPr>
            <w:tcW w:w="1743" w:type="dxa"/>
            <w:shd w:val="pct12" w:color="000000" w:fill="000000"/>
          </w:tcPr>
          <w:p w14:paraId="3C818A17"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Table field/Check Box</w:t>
            </w:r>
          </w:p>
        </w:tc>
        <w:tc>
          <w:tcPr>
            <w:tcW w:w="1137" w:type="dxa"/>
            <w:shd w:val="pct12" w:color="000000" w:fill="000000"/>
          </w:tcPr>
          <w:p w14:paraId="782CC3D7"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Select-Options(S) or Parameters(P)</w:t>
            </w:r>
          </w:p>
        </w:tc>
        <w:tc>
          <w:tcPr>
            <w:tcW w:w="1440" w:type="dxa"/>
            <w:shd w:val="pct12" w:color="000000" w:fill="000000"/>
          </w:tcPr>
          <w:p w14:paraId="3B021D9B"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Mandatory</w:t>
            </w:r>
          </w:p>
          <w:p w14:paraId="3CC4F181"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Y/N</w:t>
            </w:r>
          </w:p>
        </w:tc>
        <w:tc>
          <w:tcPr>
            <w:tcW w:w="1663" w:type="dxa"/>
            <w:shd w:val="pct12" w:color="000000" w:fill="000000"/>
          </w:tcPr>
          <w:p w14:paraId="1459271C"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Default Value</w:t>
            </w:r>
          </w:p>
        </w:tc>
        <w:tc>
          <w:tcPr>
            <w:tcW w:w="2410" w:type="dxa"/>
            <w:shd w:val="pct12" w:color="000000" w:fill="000000"/>
          </w:tcPr>
          <w:p w14:paraId="3CB4E697" w14:textId="77777777" w:rsidR="00E83BAE" w:rsidRPr="00EE4002" w:rsidRDefault="00E83BAE" w:rsidP="00EE4002">
            <w:pPr>
              <w:pStyle w:val="Tablehead"/>
              <w:rPr>
                <w:rFonts w:cs="Arial"/>
                <w:b w:val="0"/>
                <w:color w:val="000000"/>
                <w:sz w:val="20"/>
                <w:lang w:val="en-AU"/>
              </w:rPr>
            </w:pPr>
            <w:r w:rsidRPr="00EE4002">
              <w:rPr>
                <w:rFonts w:cs="Arial"/>
                <w:b w:val="0"/>
                <w:color w:val="000000"/>
                <w:sz w:val="20"/>
                <w:lang w:val="en-AU"/>
              </w:rPr>
              <w:t>Comments</w:t>
            </w:r>
          </w:p>
        </w:tc>
      </w:tr>
      <w:tr w:rsidR="00E83BAE" w:rsidRPr="00EE4002" w14:paraId="450025F3" w14:textId="77777777" w:rsidTr="00EE4002">
        <w:trPr>
          <w:cantSplit/>
          <w:trHeight w:val="353"/>
        </w:trPr>
        <w:tc>
          <w:tcPr>
            <w:tcW w:w="1530" w:type="dxa"/>
          </w:tcPr>
          <w:p w14:paraId="239B3BD5" w14:textId="77777777" w:rsidR="00E83BAE" w:rsidRPr="00EE4002" w:rsidRDefault="00E83BAE" w:rsidP="00EE4002">
            <w:pPr>
              <w:pStyle w:val="Tabletext0"/>
              <w:rPr>
                <w:rFonts w:ascii="Verdana" w:hAnsi="Verdana"/>
                <w:b/>
                <w:color w:val="000000"/>
              </w:rPr>
            </w:pPr>
            <w:r w:rsidRPr="00EE4002">
              <w:rPr>
                <w:rFonts w:ascii="Verdana" w:hAnsi="Verdana"/>
                <w:b/>
                <w:color w:val="000000"/>
              </w:rPr>
              <w:t>P_BURKS</w:t>
            </w:r>
          </w:p>
        </w:tc>
        <w:tc>
          <w:tcPr>
            <w:tcW w:w="1743" w:type="dxa"/>
          </w:tcPr>
          <w:p w14:paraId="400B4A4B"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79E7D876"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P</w:t>
            </w:r>
          </w:p>
        </w:tc>
        <w:tc>
          <w:tcPr>
            <w:tcW w:w="1440" w:type="dxa"/>
          </w:tcPr>
          <w:p w14:paraId="10622D25"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Y</w:t>
            </w:r>
          </w:p>
        </w:tc>
        <w:tc>
          <w:tcPr>
            <w:tcW w:w="1663" w:type="dxa"/>
          </w:tcPr>
          <w:p w14:paraId="1200590A"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0007</w:t>
            </w:r>
          </w:p>
        </w:tc>
        <w:tc>
          <w:tcPr>
            <w:tcW w:w="2410" w:type="dxa"/>
          </w:tcPr>
          <w:p w14:paraId="037F5A6B"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Company code, relevant to retrieve the fiscal period</w:t>
            </w:r>
          </w:p>
        </w:tc>
      </w:tr>
      <w:tr w:rsidR="00E83BAE" w:rsidRPr="00EE4002" w14:paraId="3479B8F6" w14:textId="77777777" w:rsidTr="00EE4002">
        <w:trPr>
          <w:cantSplit/>
          <w:trHeight w:val="331"/>
        </w:trPr>
        <w:tc>
          <w:tcPr>
            <w:tcW w:w="1530" w:type="dxa"/>
          </w:tcPr>
          <w:p w14:paraId="2AB83BB3" w14:textId="77777777" w:rsidR="00E83BAE" w:rsidRPr="00EE4002" w:rsidRDefault="00E83BAE" w:rsidP="00EE4002">
            <w:pPr>
              <w:pStyle w:val="Tabletext0"/>
              <w:rPr>
                <w:rFonts w:ascii="Verdana" w:hAnsi="Verdana"/>
                <w:b/>
                <w:color w:val="000000"/>
              </w:rPr>
            </w:pPr>
            <w:r w:rsidRPr="00EE4002">
              <w:rPr>
                <w:rFonts w:ascii="Verdana" w:hAnsi="Verdana"/>
                <w:b/>
                <w:color w:val="000000"/>
              </w:rPr>
              <w:t>S_GJAHR</w:t>
            </w:r>
          </w:p>
        </w:tc>
        <w:tc>
          <w:tcPr>
            <w:tcW w:w="1743" w:type="dxa"/>
          </w:tcPr>
          <w:p w14:paraId="50C3AE31"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6F8861C3"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P</w:t>
            </w:r>
          </w:p>
        </w:tc>
        <w:tc>
          <w:tcPr>
            <w:tcW w:w="1440" w:type="dxa"/>
          </w:tcPr>
          <w:p w14:paraId="200D163A"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Y</w:t>
            </w:r>
          </w:p>
        </w:tc>
        <w:tc>
          <w:tcPr>
            <w:tcW w:w="1663" w:type="dxa"/>
          </w:tcPr>
          <w:p w14:paraId="323AC5A1"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Current Fiscal Year</w:t>
            </w:r>
          </w:p>
        </w:tc>
        <w:tc>
          <w:tcPr>
            <w:tcW w:w="2410" w:type="dxa"/>
          </w:tcPr>
          <w:p w14:paraId="3EF404D0"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Fiscal Year</w:t>
            </w:r>
          </w:p>
        </w:tc>
      </w:tr>
      <w:tr w:rsidR="00E83BAE" w:rsidRPr="00EE4002" w14:paraId="708533D4" w14:textId="77777777" w:rsidTr="00EE4002">
        <w:trPr>
          <w:cantSplit/>
          <w:trHeight w:val="309"/>
        </w:trPr>
        <w:tc>
          <w:tcPr>
            <w:tcW w:w="1530" w:type="dxa"/>
          </w:tcPr>
          <w:p w14:paraId="62B18E15" w14:textId="77777777" w:rsidR="00E83BAE" w:rsidRPr="00EE4002" w:rsidRDefault="00E83BAE" w:rsidP="00EE4002">
            <w:pPr>
              <w:pStyle w:val="Tabletext0"/>
              <w:rPr>
                <w:rFonts w:ascii="Verdana" w:hAnsi="Verdana"/>
                <w:b/>
                <w:color w:val="000000"/>
              </w:rPr>
            </w:pPr>
            <w:r w:rsidRPr="00EE4002">
              <w:rPr>
                <w:rFonts w:ascii="Verdana" w:hAnsi="Verdana"/>
                <w:b/>
                <w:color w:val="000000"/>
              </w:rPr>
              <w:t>S_POPER</w:t>
            </w:r>
          </w:p>
        </w:tc>
        <w:tc>
          <w:tcPr>
            <w:tcW w:w="1743" w:type="dxa"/>
          </w:tcPr>
          <w:p w14:paraId="310EA9BE"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066DDAA3"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w:t>
            </w:r>
          </w:p>
        </w:tc>
        <w:tc>
          <w:tcPr>
            <w:tcW w:w="1440" w:type="dxa"/>
          </w:tcPr>
          <w:p w14:paraId="4FFB49C1" w14:textId="77777777" w:rsidR="00E83BAE" w:rsidRPr="00EE4002" w:rsidRDefault="00E83BAE" w:rsidP="00EE4002">
            <w:pPr>
              <w:pStyle w:val="Tabletext0"/>
              <w:rPr>
                <w:rFonts w:ascii="Verdana" w:hAnsi="Verdana"/>
                <w:b/>
                <w:color w:val="000000"/>
                <w:lang w:val="en-AU" w:eastAsia="zh-CN"/>
              </w:rPr>
            </w:pPr>
            <w:r w:rsidRPr="00EE4002">
              <w:rPr>
                <w:rFonts w:ascii="Verdana" w:hAnsi="Verdana" w:hint="eastAsia"/>
                <w:b/>
                <w:color w:val="000000"/>
                <w:lang w:val="en-AU" w:eastAsia="zh-CN"/>
              </w:rPr>
              <w:t>Y</w:t>
            </w:r>
          </w:p>
        </w:tc>
        <w:tc>
          <w:tcPr>
            <w:tcW w:w="1663" w:type="dxa"/>
          </w:tcPr>
          <w:p w14:paraId="3BD26C3D"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Current Period</w:t>
            </w:r>
          </w:p>
        </w:tc>
        <w:tc>
          <w:tcPr>
            <w:tcW w:w="2410" w:type="dxa"/>
          </w:tcPr>
          <w:p w14:paraId="4FA98621"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eastAsia="zh-CN"/>
              </w:rPr>
              <w:t>Posting</w:t>
            </w:r>
            <w:r w:rsidRPr="00EE4002">
              <w:rPr>
                <w:rFonts w:ascii="Verdana" w:hAnsi="Verdana" w:hint="eastAsia"/>
                <w:b/>
                <w:color w:val="000000"/>
                <w:lang w:val="en-AU" w:eastAsia="zh-CN"/>
              </w:rPr>
              <w:t xml:space="preserve"> </w:t>
            </w:r>
            <w:r w:rsidRPr="00EE4002">
              <w:rPr>
                <w:rFonts w:ascii="Verdana" w:hAnsi="Verdana"/>
                <w:b/>
                <w:color w:val="000000"/>
                <w:lang w:val="en-AU"/>
              </w:rPr>
              <w:t>Period</w:t>
            </w:r>
          </w:p>
        </w:tc>
      </w:tr>
      <w:tr w:rsidR="00E83BAE" w:rsidRPr="00EE4002" w14:paraId="43625A01" w14:textId="77777777" w:rsidTr="00EE4002">
        <w:trPr>
          <w:cantSplit/>
          <w:trHeight w:val="309"/>
        </w:trPr>
        <w:tc>
          <w:tcPr>
            <w:tcW w:w="1530" w:type="dxa"/>
          </w:tcPr>
          <w:p w14:paraId="09E081B8" w14:textId="77777777" w:rsidR="00E83BAE" w:rsidRPr="00EE4002" w:rsidRDefault="00E83BAE" w:rsidP="00EE4002">
            <w:pPr>
              <w:pStyle w:val="Tabletext0"/>
              <w:rPr>
                <w:rFonts w:ascii="Verdana" w:hAnsi="Verdana"/>
                <w:b/>
                <w:color w:val="000000"/>
              </w:rPr>
            </w:pPr>
            <w:r w:rsidRPr="00EE4002">
              <w:rPr>
                <w:rFonts w:ascii="Verdana" w:hAnsi="Verdana"/>
                <w:b/>
                <w:color w:val="000000"/>
              </w:rPr>
              <w:t>S_ERDAT</w:t>
            </w:r>
          </w:p>
        </w:tc>
        <w:tc>
          <w:tcPr>
            <w:tcW w:w="1743" w:type="dxa"/>
          </w:tcPr>
          <w:p w14:paraId="3EE44237"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1CF5E66A"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w:t>
            </w:r>
          </w:p>
        </w:tc>
        <w:tc>
          <w:tcPr>
            <w:tcW w:w="1440" w:type="dxa"/>
          </w:tcPr>
          <w:p w14:paraId="350C21BE" w14:textId="77777777" w:rsidR="00E83BAE" w:rsidRPr="00EE4002" w:rsidRDefault="00E83BAE" w:rsidP="00EE4002">
            <w:pPr>
              <w:pStyle w:val="Tabletext0"/>
              <w:rPr>
                <w:rFonts w:ascii="Verdana" w:hAnsi="Verdana"/>
                <w:b/>
                <w:color w:val="000000"/>
                <w:lang w:val="en-AU" w:eastAsia="zh-CN"/>
              </w:rPr>
            </w:pPr>
            <w:r w:rsidRPr="00EE4002">
              <w:rPr>
                <w:rFonts w:ascii="Verdana" w:hAnsi="Verdana"/>
                <w:b/>
                <w:color w:val="000000"/>
                <w:lang w:val="en-AU" w:eastAsia="zh-CN"/>
              </w:rPr>
              <w:t>N</w:t>
            </w:r>
          </w:p>
        </w:tc>
        <w:tc>
          <w:tcPr>
            <w:tcW w:w="1663" w:type="dxa"/>
          </w:tcPr>
          <w:p w14:paraId="6A09E912" w14:textId="77777777" w:rsidR="00E83BAE" w:rsidRPr="00EE4002" w:rsidRDefault="00E83BAE" w:rsidP="00EE4002">
            <w:pPr>
              <w:pStyle w:val="Tabletext0"/>
              <w:jc w:val="center"/>
              <w:rPr>
                <w:rFonts w:ascii="Verdana" w:hAnsi="Verdana"/>
                <w:b/>
                <w:color w:val="000000"/>
                <w:lang w:val="en-AU"/>
              </w:rPr>
            </w:pPr>
            <w:r w:rsidRPr="00EE4002">
              <w:rPr>
                <w:rFonts w:ascii="Verdana" w:hAnsi="Verdana"/>
                <w:b/>
                <w:color w:val="000000"/>
                <w:lang w:val="en-AU"/>
              </w:rPr>
              <w:t>-</w:t>
            </w:r>
          </w:p>
        </w:tc>
        <w:tc>
          <w:tcPr>
            <w:tcW w:w="2410" w:type="dxa"/>
          </w:tcPr>
          <w:p w14:paraId="61E51757" w14:textId="77777777" w:rsidR="00E83BAE" w:rsidRPr="00EE4002" w:rsidRDefault="00E83BAE" w:rsidP="00EE4002">
            <w:pPr>
              <w:pStyle w:val="Tabletext0"/>
              <w:rPr>
                <w:rFonts w:ascii="Verdana" w:hAnsi="Verdana"/>
                <w:b/>
                <w:color w:val="000000"/>
                <w:lang w:val="en-AU" w:eastAsia="zh-CN"/>
              </w:rPr>
            </w:pPr>
            <w:r w:rsidRPr="00EE4002">
              <w:rPr>
                <w:rFonts w:ascii="Verdana" w:hAnsi="Verdana"/>
                <w:b/>
                <w:color w:val="000000"/>
                <w:lang w:val="en-AU"/>
              </w:rPr>
              <w:t>Sales Order Created date</w:t>
            </w:r>
          </w:p>
        </w:tc>
      </w:tr>
      <w:tr w:rsidR="00E83BAE" w:rsidRPr="00EE4002" w14:paraId="2EEEF665" w14:textId="77777777" w:rsidTr="00EE4002">
        <w:trPr>
          <w:cantSplit/>
          <w:trHeight w:val="353"/>
        </w:trPr>
        <w:tc>
          <w:tcPr>
            <w:tcW w:w="1530" w:type="dxa"/>
          </w:tcPr>
          <w:p w14:paraId="06CC0FB4" w14:textId="77777777" w:rsidR="00E83BAE" w:rsidRPr="00EE4002" w:rsidRDefault="00E83BAE" w:rsidP="00EE4002">
            <w:pPr>
              <w:pStyle w:val="Tabletext0"/>
              <w:rPr>
                <w:rFonts w:ascii="Verdana" w:hAnsi="Verdana"/>
                <w:b/>
                <w:color w:val="000000"/>
              </w:rPr>
            </w:pPr>
            <w:proofErr w:type="spellStart"/>
            <w:r w:rsidRPr="00EE4002">
              <w:rPr>
                <w:rFonts w:ascii="Verdana" w:hAnsi="Verdana"/>
                <w:b/>
                <w:color w:val="000000"/>
              </w:rPr>
              <w:t>S_profitctr</w:t>
            </w:r>
            <w:proofErr w:type="spellEnd"/>
          </w:p>
        </w:tc>
        <w:tc>
          <w:tcPr>
            <w:tcW w:w="1743" w:type="dxa"/>
          </w:tcPr>
          <w:p w14:paraId="243801F9"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1B999743"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w:t>
            </w:r>
          </w:p>
        </w:tc>
        <w:tc>
          <w:tcPr>
            <w:tcW w:w="1440" w:type="dxa"/>
          </w:tcPr>
          <w:p w14:paraId="13F9A875"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N</w:t>
            </w:r>
          </w:p>
        </w:tc>
        <w:tc>
          <w:tcPr>
            <w:tcW w:w="1663" w:type="dxa"/>
          </w:tcPr>
          <w:p w14:paraId="5C203F0D"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113301-113309</w:t>
            </w:r>
          </w:p>
        </w:tc>
        <w:tc>
          <w:tcPr>
            <w:tcW w:w="2410" w:type="dxa"/>
          </w:tcPr>
          <w:p w14:paraId="6BC631D9"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 xml:space="preserve">Profit </w:t>
            </w:r>
            <w:proofErr w:type="spellStart"/>
            <w:r w:rsidRPr="00EE4002">
              <w:rPr>
                <w:rFonts w:ascii="Verdana" w:hAnsi="Verdana"/>
                <w:b/>
                <w:color w:val="000000"/>
                <w:lang w:val="en-AU"/>
              </w:rPr>
              <w:t>center</w:t>
            </w:r>
            <w:proofErr w:type="spellEnd"/>
          </w:p>
        </w:tc>
      </w:tr>
      <w:tr w:rsidR="00E83BAE" w:rsidRPr="00EE4002" w14:paraId="7E448FFE" w14:textId="77777777" w:rsidTr="00EE4002">
        <w:trPr>
          <w:cantSplit/>
          <w:trHeight w:val="353"/>
        </w:trPr>
        <w:tc>
          <w:tcPr>
            <w:tcW w:w="1530" w:type="dxa"/>
          </w:tcPr>
          <w:p w14:paraId="3C9A27F4" w14:textId="77777777" w:rsidR="00E83BAE" w:rsidRPr="00EE4002" w:rsidRDefault="00E83BAE" w:rsidP="00EE4002">
            <w:pPr>
              <w:pStyle w:val="Tabletext0"/>
              <w:rPr>
                <w:rFonts w:ascii="Verdana" w:hAnsi="Verdana"/>
                <w:b/>
                <w:color w:val="000000"/>
              </w:rPr>
            </w:pPr>
            <w:r w:rsidRPr="00EE4002">
              <w:rPr>
                <w:rFonts w:ascii="Verdana" w:hAnsi="Verdana"/>
                <w:b/>
                <w:color w:val="000000"/>
              </w:rPr>
              <w:t>S_ORDER</w:t>
            </w:r>
          </w:p>
        </w:tc>
        <w:tc>
          <w:tcPr>
            <w:tcW w:w="1743" w:type="dxa"/>
          </w:tcPr>
          <w:p w14:paraId="5B9CE648"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395970B8"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w:t>
            </w:r>
          </w:p>
        </w:tc>
        <w:tc>
          <w:tcPr>
            <w:tcW w:w="1440" w:type="dxa"/>
          </w:tcPr>
          <w:p w14:paraId="0957B6BD"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N</w:t>
            </w:r>
          </w:p>
        </w:tc>
        <w:tc>
          <w:tcPr>
            <w:tcW w:w="1663" w:type="dxa"/>
          </w:tcPr>
          <w:p w14:paraId="4B1F511A" w14:textId="77777777" w:rsidR="00E83BAE" w:rsidRPr="00EE4002" w:rsidRDefault="00E83BAE" w:rsidP="00EE4002">
            <w:pPr>
              <w:pStyle w:val="Tabletext0"/>
              <w:rPr>
                <w:rFonts w:ascii="Verdana" w:hAnsi="Verdana"/>
                <w:b/>
                <w:color w:val="000000"/>
                <w:lang w:val="en-AU"/>
              </w:rPr>
            </w:pPr>
          </w:p>
        </w:tc>
        <w:tc>
          <w:tcPr>
            <w:tcW w:w="2410" w:type="dxa"/>
          </w:tcPr>
          <w:p w14:paraId="1D5BF1C5"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Sales document</w:t>
            </w:r>
          </w:p>
        </w:tc>
      </w:tr>
      <w:tr w:rsidR="00E83BAE" w:rsidRPr="00EE4002" w14:paraId="7E2453FE" w14:textId="77777777" w:rsidTr="00EE4002">
        <w:trPr>
          <w:cantSplit/>
          <w:trHeight w:val="353"/>
        </w:trPr>
        <w:tc>
          <w:tcPr>
            <w:tcW w:w="1530" w:type="dxa"/>
          </w:tcPr>
          <w:p w14:paraId="20049687" w14:textId="77777777" w:rsidR="00E83BAE" w:rsidRPr="00EE4002" w:rsidRDefault="00E83BAE" w:rsidP="00EE4002">
            <w:pPr>
              <w:pStyle w:val="Tabletext0"/>
              <w:rPr>
                <w:rFonts w:ascii="Verdana" w:hAnsi="Verdana"/>
                <w:b/>
                <w:color w:val="000000"/>
              </w:rPr>
            </w:pPr>
            <w:r w:rsidRPr="00EE4002">
              <w:rPr>
                <w:rFonts w:ascii="Verdana" w:hAnsi="Verdana"/>
                <w:b/>
                <w:color w:val="000000"/>
              </w:rPr>
              <w:t>S_CUST</w:t>
            </w:r>
          </w:p>
        </w:tc>
        <w:tc>
          <w:tcPr>
            <w:tcW w:w="1743" w:type="dxa"/>
          </w:tcPr>
          <w:p w14:paraId="72013C6F"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Table Field</w:t>
            </w:r>
          </w:p>
        </w:tc>
        <w:tc>
          <w:tcPr>
            <w:tcW w:w="1137" w:type="dxa"/>
          </w:tcPr>
          <w:p w14:paraId="38056E1E"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S</w:t>
            </w:r>
          </w:p>
        </w:tc>
        <w:tc>
          <w:tcPr>
            <w:tcW w:w="1440" w:type="dxa"/>
          </w:tcPr>
          <w:p w14:paraId="05628F02"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N</w:t>
            </w:r>
          </w:p>
        </w:tc>
        <w:tc>
          <w:tcPr>
            <w:tcW w:w="1663" w:type="dxa"/>
          </w:tcPr>
          <w:p w14:paraId="65F9C3DC" w14:textId="77777777" w:rsidR="00E83BAE" w:rsidRPr="00EE4002" w:rsidRDefault="00E83BAE" w:rsidP="00EE4002">
            <w:pPr>
              <w:pStyle w:val="Tabletext0"/>
              <w:rPr>
                <w:rFonts w:ascii="Verdana" w:hAnsi="Verdana"/>
                <w:b/>
                <w:color w:val="000000"/>
                <w:lang w:val="en-AU"/>
              </w:rPr>
            </w:pPr>
          </w:p>
        </w:tc>
        <w:tc>
          <w:tcPr>
            <w:tcW w:w="2410" w:type="dxa"/>
          </w:tcPr>
          <w:p w14:paraId="4AA838C4" w14:textId="77777777" w:rsidR="00E83BAE" w:rsidRPr="00EE4002" w:rsidRDefault="00E83BAE" w:rsidP="00EE4002">
            <w:pPr>
              <w:pStyle w:val="Tabletext0"/>
              <w:rPr>
                <w:rFonts w:ascii="Verdana" w:hAnsi="Verdana"/>
                <w:b/>
                <w:color w:val="000000"/>
                <w:lang w:val="en-AU"/>
              </w:rPr>
            </w:pPr>
            <w:r w:rsidRPr="00EE4002">
              <w:rPr>
                <w:rFonts w:ascii="Verdana" w:hAnsi="Verdana"/>
                <w:b/>
                <w:color w:val="000000"/>
                <w:lang w:val="en-AU"/>
              </w:rPr>
              <w:t>Customer</w:t>
            </w:r>
          </w:p>
        </w:tc>
      </w:tr>
    </w:tbl>
    <w:p w14:paraId="5023141B" w14:textId="77777777" w:rsidR="00E83BAE" w:rsidRDefault="00E83BAE" w:rsidP="00E83BAE">
      <w:pPr>
        <w:rPr>
          <w:b/>
          <w:sz w:val="28"/>
          <w:szCs w:val="28"/>
        </w:rPr>
      </w:pPr>
    </w:p>
    <w:p w14:paraId="1F2EEDA9" w14:textId="77777777" w:rsidR="00E83BAE" w:rsidRPr="001763CC" w:rsidRDefault="00E83BAE" w:rsidP="00E83BAE">
      <w:pPr>
        <w:rPr>
          <w:b/>
          <w:sz w:val="28"/>
          <w:szCs w:val="28"/>
        </w:rPr>
      </w:pPr>
      <w:r>
        <w:rPr>
          <w:b/>
          <w:sz w:val="28"/>
          <w:szCs w:val="28"/>
        </w:rPr>
        <w:t>Authorization check</w:t>
      </w:r>
    </w:p>
    <w:p w14:paraId="1F3B1409" w14:textId="77777777" w:rsidR="00E83BAE" w:rsidRDefault="00E83BAE" w:rsidP="00E83BAE">
      <w:pPr>
        <w:ind w:left="720"/>
      </w:pPr>
    </w:p>
    <w:p w14:paraId="63EA7E29" w14:textId="77777777" w:rsidR="00E83BAE" w:rsidRDefault="00E83BAE" w:rsidP="00E83BAE">
      <w:pPr>
        <w:ind w:left="720"/>
      </w:pPr>
      <w:r>
        <w:t xml:space="preserve">Authorization to execute this report should use authorization object to check if user has access to </w:t>
      </w:r>
      <w:r w:rsidRPr="00D51731">
        <w:t>CO: Bus. Trans., Actual Postings and Plan/act. Allocations</w:t>
      </w:r>
    </w:p>
    <w:p w14:paraId="562C75D1" w14:textId="77777777" w:rsidR="00E83BAE" w:rsidRDefault="00E83BAE" w:rsidP="00E83BAE">
      <w:pPr>
        <w:ind w:left="720"/>
      </w:pPr>
    </w:p>
    <w:p w14:paraId="0D7BAF08" w14:textId="77777777" w:rsidR="00E83BAE" w:rsidRDefault="00E83BAE" w:rsidP="00E83BAE">
      <w:pPr>
        <w:ind w:left="720"/>
      </w:pPr>
      <w:proofErr w:type="gramStart"/>
      <w:r>
        <w:t>Object  S</w:t>
      </w:r>
      <w:proofErr w:type="gramEnd"/>
      <w:r>
        <w:t>_TCODE</w:t>
      </w:r>
    </w:p>
    <w:p w14:paraId="751E5DC4" w14:textId="77777777" w:rsidR="00E83BAE" w:rsidRPr="00761F9B" w:rsidRDefault="00E83BAE" w:rsidP="00E83BAE">
      <w:pPr>
        <w:ind w:left="720"/>
      </w:pPr>
      <w:proofErr w:type="gramStart"/>
      <w:r>
        <w:t>Class  AAAB</w:t>
      </w:r>
      <w:proofErr w:type="gramEnd"/>
      <w:r>
        <w:t xml:space="preserve"> </w:t>
      </w:r>
      <w:r w:rsidRPr="00761F9B">
        <w:t>Cross-application Authorization Objects</w:t>
      </w:r>
    </w:p>
    <w:p w14:paraId="66832E56" w14:textId="77777777" w:rsidR="00E83BAE" w:rsidRDefault="00E83BAE" w:rsidP="00E83BAE">
      <w:pPr>
        <w:ind w:left="720"/>
      </w:pPr>
      <w:r>
        <w:t xml:space="preserve">Check access to </w:t>
      </w:r>
      <w:proofErr w:type="spellStart"/>
      <w:r>
        <w:t>Tcode</w:t>
      </w:r>
      <w:proofErr w:type="spellEnd"/>
      <w:r>
        <w:t xml:space="preserve"> ZAFGR252 (The </w:t>
      </w:r>
      <w:proofErr w:type="spellStart"/>
      <w:r>
        <w:t>Tcode</w:t>
      </w:r>
      <w:proofErr w:type="spellEnd"/>
      <w:r>
        <w:t xml:space="preserve"> for this new Costed BoM report)</w:t>
      </w:r>
    </w:p>
    <w:p w14:paraId="664355AD" w14:textId="77777777" w:rsidR="00E83BAE" w:rsidRDefault="00E83BAE" w:rsidP="00E83BAE">
      <w:pPr>
        <w:ind w:left="720"/>
      </w:pPr>
    </w:p>
    <w:p w14:paraId="1A965116" w14:textId="77777777" w:rsidR="00E83BAE" w:rsidRDefault="00E83BAE" w:rsidP="00E83BAE">
      <w:pPr>
        <w:ind w:left="720"/>
      </w:pPr>
    </w:p>
    <w:p w14:paraId="7DF4E37C" w14:textId="77777777" w:rsidR="00E83BAE" w:rsidRDefault="00E83BAE" w:rsidP="00E83BAE">
      <w:pPr>
        <w:rPr>
          <w:b/>
          <w:sz w:val="28"/>
          <w:szCs w:val="28"/>
          <w:lang w:eastAsia="zh-CN"/>
        </w:rPr>
      </w:pPr>
    </w:p>
    <w:p w14:paraId="266ED918" w14:textId="77777777" w:rsidR="00E83BAE" w:rsidRPr="001763CC" w:rsidRDefault="00E83BAE" w:rsidP="00E83BAE">
      <w:pPr>
        <w:rPr>
          <w:b/>
          <w:sz w:val="28"/>
          <w:szCs w:val="28"/>
        </w:rPr>
      </w:pPr>
      <w:proofErr w:type="gramStart"/>
      <w:r>
        <w:rPr>
          <w:b/>
          <w:sz w:val="28"/>
          <w:szCs w:val="28"/>
        </w:rPr>
        <w:t>Report  output</w:t>
      </w:r>
      <w:proofErr w:type="gramEnd"/>
      <w:r>
        <w:rPr>
          <w:b/>
          <w:sz w:val="28"/>
          <w:szCs w:val="28"/>
        </w:rPr>
        <w:t xml:space="preserve"> for posting log</w:t>
      </w:r>
    </w:p>
    <w:p w14:paraId="39B6B1D1" w14:textId="77777777" w:rsidR="00E83BAE" w:rsidRDefault="00E83BAE" w:rsidP="00E83BAE">
      <w:pPr>
        <w:rPr>
          <w:b/>
          <w:sz w:val="28"/>
          <w:szCs w:val="28"/>
          <w:lang w:eastAsia="zh-CN"/>
        </w:rPr>
      </w:pPr>
      <w:r>
        <w:rPr>
          <w:b/>
          <w:sz w:val="28"/>
          <w:szCs w:val="28"/>
          <w:lang w:eastAsia="zh-CN"/>
        </w:rPr>
        <w:t xml:space="preserve">    </w:t>
      </w:r>
    </w:p>
    <w:p w14:paraId="0A957B1D" w14:textId="77777777" w:rsidR="00E83BAE" w:rsidRPr="00514C5B" w:rsidRDefault="00E83BAE" w:rsidP="00E83BAE">
      <w:pPr>
        <w:rPr>
          <w:b/>
          <w:lang w:eastAsia="zh-CN"/>
        </w:rPr>
      </w:pPr>
      <w:r w:rsidRPr="00514C5B">
        <w:rPr>
          <w:b/>
          <w:lang w:eastAsia="zh-CN"/>
        </w:rPr>
        <w:t xml:space="preserve">ALV detail list report </w:t>
      </w:r>
    </w:p>
    <w:p w14:paraId="44FB30F8" w14:textId="77777777" w:rsidR="00E83BAE" w:rsidRDefault="00E83BAE" w:rsidP="00E83BAE">
      <w:pPr>
        <w:rPr>
          <w:b/>
          <w:sz w:val="28"/>
          <w:szCs w:val="28"/>
          <w:lang w:eastAsia="zh-CN"/>
        </w:rPr>
      </w:pPr>
    </w:p>
    <w:p w14:paraId="1DA6542E" w14:textId="77777777" w:rsidR="00E83BAE" w:rsidRDefault="00E83BAE" w:rsidP="00E83BAE">
      <w:pPr>
        <w:rPr>
          <w:b/>
          <w:sz w:val="28"/>
          <w:szCs w:val="28"/>
          <w:lang w:eastAsia="zh-CN"/>
        </w:rPr>
      </w:pPr>
    </w:p>
    <w:tbl>
      <w:tblPr>
        <w:tblW w:w="10213"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2126"/>
        <w:gridCol w:w="2306"/>
        <w:gridCol w:w="3654"/>
      </w:tblGrid>
      <w:tr w:rsidR="00E83BAE" w:rsidRPr="00A92764" w14:paraId="695E2E7C" w14:textId="77777777" w:rsidTr="00EE4002">
        <w:trPr>
          <w:trHeight w:val="389"/>
        </w:trPr>
        <w:tc>
          <w:tcPr>
            <w:tcW w:w="567" w:type="dxa"/>
            <w:shd w:val="clear" w:color="auto" w:fill="C4BC96"/>
          </w:tcPr>
          <w:p w14:paraId="5AFC7B24" w14:textId="77777777" w:rsidR="00E83BAE" w:rsidRPr="00A92764" w:rsidRDefault="00E83BAE" w:rsidP="00EE4002">
            <w:pPr>
              <w:pStyle w:val="BodyText"/>
              <w:jc w:val="both"/>
              <w:rPr>
                <w:rFonts w:ascii="Verdana" w:hAnsi="Verdana"/>
                <w:b/>
                <w:sz w:val="16"/>
                <w:szCs w:val="16"/>
              </w:rPr>
            </w:pPr>
            <w:r w:rsidRPr="00A92764">
              <w:rPr>
                <w:rFonts w:ascii="Verdana" w:hAnsi="Verdana"/>
                <w:b/>
                <w:sz w:val="16"/>
                <w:szCs w:val="16"/>
              </w:rPr>
              <w:t>#</w:t>
            </w:r>
          </w:p>
        </w:tc>
        <w:tc>
          <w:tcPr>
            <w:tcW w:w="1560" w:type="dxa"/>
            <w:shd w:val="clear" w:color="auto" w:fill="C4BC96"/>
          </w:tcPr>
          <w:p w14:paraId="28890277" w14:textId="77777777" w:rsidR="00E83BAE" w:rsidRPr="00A92764" w:rsidRDefault="00E83BAE" w:rsidP="00EE4002">
            <w:pPr>
              <w:pStyle w:val="BodyText"/>
              <w:jc w:val="both"/>
              <w:rPr>
                <w:rFonts w:ascii="Verdana" w:hAnsi="Verdana"/>
                <w:b/>
                <w:sz w:val="16"/>
                <w:szCs w:val="16"/>
              </w:rPr>
            </w:pPr>
            <w:r w:rsidRPr="00A92764">
              <w:rPr>
                <w:rFonts w:ascii="Verdana" w:hAnsi="Verdana"/>
                <w:b/>
                <w:sz w:val="16"/>
                <w:szCs w:val="16"/>
              </w:rPr>
              <w:t>Report Field</w:t>
            </w:r>
          </w:p>
        </w:tc>
        <w:tc>
          <w:tcPr>
            <w:tcW w:w="2126" w:type="dxa"/>
            <w:shd w:val="clear" w:color="auto" w:fill="C4BC96"/>
          </w:tcPr>
          <w:p w14:paraId="71922371" w14:textId="77777777" w:rsidR="00E83BAE" w:rsidRPr="00A92764" w:rsidRDefault="00E83BAE" w:rsidP="00EE4002">
            <w:pPr>
              <w:pStyle w:val="BodyText"/>
              <w:jc w:val="both"/>
              <w:rPr>
                <w:rFonts w:ascii="Verdana" w:hAnsi="Verdana"/>
                <w:b/>
                <w:sz w:val="16"/>
                <w:szCs w:val="16"/>
              </w:rPr>
            </w:pPr>
            <w:r w:rsidRPr="00A92764">
              <w:rPr>
                <w:rFonts w:ascii="Verdana" w:hAnsi="Verdana"/>
                <w:b/>
                <w:sz w:val="16"/>
                <w:szCs w:val="16"/>
              </w:rPr>
              <w:t>Field Description (if different from field)</w:t>
            </w:r>
          </w:p>
        </w:tc>
        <w:tc>
          <w:tcPr>
            <w:tcW w:w="2306" w:type="dxa"/>
            <w:shd w:val="clear" w:color="auto" w:fill="C4BC96"/>
          </w:tcPr>
          <w:p w14:paraId="4DE3DC5E" w14:textId="77777777" w:rsidR="00E83BAE" w:rsidRPr="00A92764" w:rsidRDefault="00E83BAE" w:rsidP="00EE4002">
            <w:pPr>
              <w:pStyle w:val="BodyText"/>
              <w:jc w:val="both"/>
              <w:rPr>
                <w:rFonts w:ascii="Verdana" w:hAnsi="Verdana"/>
                <w:b/>
                <w:sz w:val="16"/>
                <w:szCs w:val="16"/>
              </w:rPr>
            </w:pPr>
            <w:r w:rsidRPr="00A92764">
              <w:rPr>
                <w:rFonts w:ascii="Verdana" w:hAnsi="Verdana"/>
                <w:b/>
                <w:sz w:val="16"/>
                <w:szCs w:val="16"/>
              </w:rPr>
              <w:t>Field</w:t>
            </w:r>
          </w:p>
        </w:tc>
        <w:tc>
          <w:tcPr>
            <w:tcW w:w="3654" w:type="dxa"/>
            <w:shd w:val="clear" w:color="auto" w:fill="C4BC96"/>
          </w:tcPr>
          <w:p w14:paraId="68813339" w14:textId="77777777" w:rsidR="00E83BAE" w:rsidRPr="00A92764" w:rsidRDefault="00E83BAE" w:rsidP="00EE4002">
            <w:pPr>
              <w:pStyle w:val="BodyText"/>
              <w:jc w:val="both"/>
              <w:rPr>
                <w:rFonts w:ascii="Verdana" w:hAnsi="Verdana"/>
                <w:b/>
                <w:sz w:val="16"/>
                <w:szCs w:val="16"/>
              </w:rPr>
            </w:pPr>
            <w:r w:rsidRPr="00A92764">
              <w:rPr>
                <w:rFonts w:ascii="Verdana" w:hAnsi="Verdana"/>
                <w:b/>
                <w:sz w:val="16"/>
                <w:szCs w:val="16"/>
              </w:rPr>
              <w:t>Derivation Logic</w:t>
            </w:r>
          </w:p>
        </w:tc>
      </w:tr>
      <w:tr w:rsidR="00E83BAE" w:rsidRPr="00A92764" w14:paraId="5FE3353C" w14:textId="77777777" w:rsidTr="00EE4002">
        <w:trPr>
          <w:trHeight w:val="179"/>
        </w:trPr>
        <w:tc>
          <w:tcPr>
            <w:tcW w:w="567" w:type="dxa"/>
          </w:tcPr>
          <w:p w14:paraId="649841BE" w14:textId="77777777" w:rsidR="00E83BAE" w:rsidRPr="00A92764" w:rsidRDefault="00E83BAE" w:rsidP="00EE4002">
            <w:pPr>
              <w:pStyle w:val="BodyText"/>
              <w:jc w:val="both"/>
              <w:rPr>
                <w:rFonts w:ascii="Verdana" w:hAnsi="Verdana"/>
                <w:sz w:val="16"/>
                <w:szCs w:val="16"/>
              </w:rPr>
            </w:pPr>
            <w:r>
              <w:rPr>
                <w:rFonts w:ascii="Verdana" w:hAnsi="Verdana"/>
                <w:sz w:val="16"/>
                <w:szCs w:val="16"/>
              </w:rPr>
              <w:t>1</w:t>
            </w:r>
          </w:p>
        </w:tc>
        <w:tc>
          <w:tcPr>
            <w:tcW w:w="1560" w:type="dxa"/>
          </w:tcPr>
          <w:p w14:paraId="7EA62E87" w14:textId="77777777" w:rsidR="00E83BAE" w:rsidRPr="00A92764" w:rsidRDefault="00E83BAE" w:rsidP="00EE4002">
            <w:pPr>
              <w:pStyle w:val="BodyText"/>
              <w:jc w:val="both"/>
              <w:rPr>
                <w:rFonts w:ascii="Verdana" w:hAnsi="Verdana"/>
                <w:sz w:val="16"/>
                <w:szCs w:val="16"/>
              </w:rPr>
            </w:pPr>
            <w:r w:rsidRPr="00A92764">
              <w:rPr>
                <w:rFonts w:ascii="Verdana" w:hAnsi="Verdana"/>
                <w:sz w:val="16"/>
                <w:szCs w:val="16"/>
              </w:rPr>
              <w:t xml:space="preserve">SO / </w:t>
            </w:r>
            <w:proofErr w:type="spellStart"/>
            <w:r w:rsidRPr="00A92764">
              <w:rPr>
                <w:rFonts w:ascii="Verdana" w:hAnsi="Verdana"/>
                <w:sz w:val="16"/>
                <w:szCs w:val="16"/>
              </w:rPr>
              <w:t>Proj</w:t>
            </w:r>
            <w:proofErr w:type="spellEnd"/>
            <w:r w:rsidRPr="00A92764">
              <w:rPr>
                <w:rFonts w:ascii="Verdana" w:hAnsi="Verdana"/>
                <w:sz w:val="16"/>
                <w:szCs w:val="16"/>
              </w:rPr>
              <w:t>#</w:t>
            </w:r>
          </w:p>
        </w:tc>
        <w:tc>
          <w:tcPr>
            <w:tcW w:w="2126" w:type="dxa"/>
          </w:tcPr>
          <w:p w14:paraId="3041E394" w14:textId="77777777" w:rsidR="00E83BAE" w:rsidRPr="00A92764" w:rsidRDefault="00E83BAE" w:rsidP="00EE4002">
            <w:pPr>
              <w:pStyle w:val="BodyText"/>
              <w:jc w:val="both"/>
              <w:rPr>
                <w:rFonts w:ascii="Verdana" w:hAnsi="Verdana"/>
                <w:sz w:val="16"/>
                <w:szCs w:val="16"/>
              </w:rPr>
            </w:pPr>
          </w:p>
        </w:tc>
        <w:tc>
          <w:tcPr>
            <w:tcW w:w="2306" w:type="dxa"/>
          </w:tcPr>
          <w:p w14:paraId="1869E5C2" w14:textId="77777777" w:rsidR="00E83BAE" w:rsidRPr="00A92764" w:rsidRDefault="00E83BAE" w:rsidP="00EE4002">
            <w:pPr>
              <w:pStyle w:val="BodyText"/>
              <w:jc w:val="both"/>
              <w:rPr>
                <w:rFonts w:ascii="Verdana" w:hAnsi="Verdana"/>
                <w:sz w:val="16"/>
                <w:szCs w:val="16"/>
              </w:rPr>
            </w:pPr>
            <w:r w:rsidRPr="00A92764">
              <w:rPr>
                <w:rFonts w:ascii="Verdana" w:hAnsi="Verdana"/>
                <w:sz w:val="16"/>
                <w:szCs w:val="16"/>
              </w:rPr>
              <w:t>VBAK-VBELN</w:t>
            </w:r>
          </w:p>
        </w:tc>
        <w:tc>
          <w:tcPr>
            <w:tcW w:w="3654" w:type="dxa"/>
          </w:tcPr>
          <w:p w14:paraId="722B00AE" w14:textId="77777777" w:rsidR="00E83BAE" w:rsidRPr="00A92764" w:rsidRDefault="00E83BAE" w:rsidP="00EE4002">
            <w:pPr>
              <w:pStyle w:val="BodyText"/>
              <w:jc w:val="both"/>
              <w:rPr>
                <w:rFonts w:ascii="Verdana" w:hAnsi="Verdana"/>
                <w:sz w:val="16"/>
                <w:szCs w:val="16"/>
              </w:rPr>
            </w:pPr>
          </w:p>
        </w:tc>
      </w:tr>
      <w:tr w:rsidR="00E83BAE" w:rsidRPr="00A92764" w14:paraId="68482E9D" w14:textId="77777777" w:rsidTr="00EE4002">
        <w:trPr>
          <w:trHeight w:val="194"/>
        </w:trPr>
        <w:tc>
          <w:tcPr>
            <w:tcW w:w="567" w:type="dxa"/>
          </w:tcPr>
          <w:p w14:paraId="18F999B5" w14:textId="77777777" w:rsidR="00E83BAE" w:rsidRDefault="00E83BAE" w:rsidP="00EE4002">
            <w:pPr>
              <w:pStyle w:val="BodyText"/>
              <w:jc w:val="both"/>
              <w:rPr>
                <w:rFonts w:ascii="Verdana" w:hAnsi="Verdana"/>
                <w:sz w:val="16"/>
                <w:szCs w:val="16"/>
              </w:rPr>
            </w:pPr>
            <w:r>
              <w:rPr>
                <w:rFonts w:ascii="Verdana" w:hAnsi="Verdana"/>
                <w:sz w:val="16"/>
                <w:szCs w:val="16"/>
              </w:rPr>
              <w:t>2</w:t>
            </w:r>
          </w:p>
        </w:tc>
        <w:tc>
          <w:tcPr>
            <w:tcW w:w="1560" w:type="dxa"/>
          </w:tcPr>
          <w:p w14:paraId="26A94678" w14:textId="77777777" w:rsidR="00E83BAE" w:rsidRDefault="00E83BAE" w:rsidP="00EE4002">
            <w:pPr>
              <w:pStyle w:val="BodyText"/>
              <w:jc w:val="both"/>
              <w:rPr>
                <w:rFonts w:ascii="Verdana" w:hAnsi="Verdana"/>
                <w:sz w:val="16"/>
                <w:szCs w:val="16"/>
              </w:rPr>
            </w:pPr>
            <w:r>
              <w:rPr>
                <w:rFonts w:ascii="Verdana" w:hAnsi="Verdana"/>
                <w:sz w:val="16"/>
                <w:szCs w:val="16"/>
              </w:rPr>
              <w:t>SDI</w:t>
            </w:r>
          </w:p>
        </w:tc>
        <w:tc>
          <w:tcPr>
            <w:tcW w:w="2126" w:type="dxa"/>
          </w:tcPr>
          <w:p w14:paraId="769726BA" w14:textId="77777777" w:rsidR="00E83BAE" w:rsidRPr="00A92764" w:rsidRDefault="00E83BAE" w:rsidP="00EE4002">
            <w:pPr>
              <w:pStyle w:val="BodyText"/>
              <w:jc w:val="both"/>
              <w:rPr>
                <w:rFonts w:ascii="Verdana" w:hAnsi="Verdana"/>
                <w:sz w:val="16"/>
                <w:szCs w:val="16"/>
              </w:rPr>
            </w:pPr>
            <w:r>
              <w:rPr>
                <w:rFonts w:ascii="Verdana" w:hAnsi="Verdana"/>
                <w:sz w:val="16"/>
                <w:szCs w:val="16"/>
              </w:rPr>
              <w:t>Item</w:t>
            </w:r>
          </w:p>
        </w:tc>
        <w:tc>
          <w:tcPr>
            <w:tcW w:w="2306" w:type="dxa"/>
          </w:tcPr>
          <w:p w14:paraId="71DBC88C" w14:textId="77777777" w:rsidR="00E83BAE" w:rsidRPr="00A92764" w:rsidRDefault="00E83BAE" w:rsidP="00EE4002">
            <w:pPr>
              <w:pStyle w:val="BodyText"/>
              <w:jc w:val="both"/>
              <w:rPr>
                <w:rFonts w:ascii="Verdana" w:hAnsi="Verdana"/>
                <w:sz w:val="16"/>
                <w:szCs w:val="16"/>
              </w:rPr>
            </w:pPr>
            <w:r>
              <w:rPr>
                <w:rFonts w:ascii="Verdana" w:hAnsi="Verdana"/>
                <w:sz w:val="16"/>
                <w:szCs w:val="16"/>
              </w:rPr>
              <w:t>VBAP-POSNR</w:t>
            </w:r>
          </w:p>
        </w:tc>
        <w:tc>
          <w:tcPr>
            <w:tcW w:w="3654" w:type="dxa"/>
          </w:tcPr>
          <w:p w14:paraId="42C6D796" w14:textId="77777777" w:rsidR="00E83BAE" w:rsidRPr="00A92764" w:rsidRDefault="00E83BAE" w:rsidP="00EE4002">
            <w:pPr>
              <w:pStyle w:val="BodyText"/>
              <w:jc w:val="both"/>
              <w:rPr>
                <w:rFonts w:ascii="Verdana" w:hAnsi="Verdana"/>
                <w:sz w:val="16"/>
                <w:szCs w:val="16"/>
              </w:rPr>
            </w:pPr>
          </w:p>
        </w:tc>
      </w:tr>
      <w:tr w:rsidR="00E83BAE" w:rsidRPr="00A92764" w14:paraId="6B0C21F5" w14:textId="77777777" w:rsidTr="00EE4002">
        <w:trPr>
          <w:trHeight w:val="194"/>
        </w:trPr>
        <w:tc>
          <w:tcPr>
            <w:tcW w:w="567" w:type="dxa"/>
          </w:tcPr>
          <w:p w14:paraId="5FCD5EC4" w14:textId="77777777" w:rsidR="00E83BAE" w:rsidRDefault="00E83BAE" w:rsidP="00EE4002">
            <w:pPr>
              <w:pStyle w:val="BodyText"/>
              <w:jc w:val="both"/>
              <w:rPr>
                <w:rFonts w:ascii="Verdana" w:hAnsi="Verdana"/>
                <w:sz w:val="16"/>
                <w:szCs w:val="16"/>
              </w:rPr>
            </w:pPr>
            <w:r>
              <w:rPr>
                <w:rFonts w:ascii="Verdana" w:hAnsi="Verdana"/>
                <w:sz w:val="16"/>
                <w:szCs w:val="16"/>
              </w:rPr>
              <w:t>3</w:t>
            </w:r>
          </w:p>
        </w:tc>
        <w:tc>
          <w:tcPr>
            <w:tcW w:w="1560" w:type="dxa"/>
          </w:tcPr>
          <w:p w14:paraId="101A0893" w14:textId="77777777" w:rsidR="00E83BAE" w:rsidRPr="00A92764" w:rsidRDefault="00E83BAE" w:rsidP="00EE4002">
            <w:pPr>
              <w:pStyle w:val="BodyText"/>
              <w:jc w:val="both"/>
              <w:rPr>
                <w:rFonts w:ascii="Verdana" w:hAnsi="Verdana"/>
                <w:sz w:val="16"/>
                <w:szCs w:val="16"/>
              </w:rPr>
            </w:pPr>
            <w:r>
              <w:rPr>
                <w:rFonts w:ascii="Verdana" w:hAnsi="Verdana"/>
                <w:sz w:val="16"/>
                <w:szCs w:val="16"/>
              </w:rPr>
              <w:t>Material</w:t>
            </w:r>
          </w:p>
        </w:tc>
        <w:tc>
          <w:tcPr>
            <w:tcW w:w="2126" w:type="dxa"/>
          </w:tcPr>
          <w:p w14:paraId="1C81C74E" w14:textId="77777777" w:rsidR="00E83BAE" w:rsidRPr="00A92764" w:rsidRDefault="00E83BAE" w:rsidP="00EE4002">
            <w:pPr>
              <w:pStyle w:val="BodyText"/>
              <w:jc w:val="both"/>
              <w:rPr>
                <w:rFonts w:ascii="Verdana" w:hAnsi="Verdana"/>
                <w:sz w:val="16"/>
                <w:szCs w:val="16"/>
              </w:rPr>
            </w:pPr>
            <w:r>
              <w:rPr>
                <w:rFonts w:ascii="Verdana" w:hAnsi="Verdana"/>
                <w:sz w:val="16"/>
                <w:szCs w:val="16"/>
              </w:rPr>
              <w:t>Material number</w:t>
            </w:r>
          </w:p>
        </w:tc>
        <w:tc>
          <w:tcPr>
            <w:tcW w:w="2306" w:type="dxa"/>
          </w:tcPr>
          <w:p w14:paraId="056AD964" w14:textId="77777777" w:rsidR="00E83BAE" w:rsidRPr="004A5333" w:rsidRDefault="00E83BAE" w:rsidP="00EE4002">
            <w:pPr>
              <w:pStyle w:val="BodyText"/>
              <w:jc w:val="both"/>
              <w:rPr>
                <w:rFonts w:ascii="Verdana" w:hAnsi="Verdana"/>
                <w:sz w:val="16"/>
                <w:szCs w:val="16"/>
              </w:rPr>
            </w:pPr>
            <w:r>
              <w:rPr>
                <w:rFonts w:ascii="Verdana" w:hAnsi="Verdana"/>
                <w:sz w:val="16"/>
                <w:szCs w:val="16"/>
              </w:rPr>
              <w:t>VBAP-</w:t>
            </w:r>
            <w:r w:rsidRPr="004A5333">
              <w:rPr>
                <w:rFonts w:ascii="Verdana" w:hAnsi="Verdana"/>
                <w:sz w:val="16"/>
                <w:szCs w:val="16"/>
              </w:rPr>
              <w:t>MATNR</w:t>
            </w:r>
          </w:p>
        </w:tc>
        <w:tc>
          <w:tcPr>
            <w:tcW w:w="3654" w:type="dxa"/>
          </w:tcPr>
          <w:p w14:paraId="6E1831B3" w14:textId="77777777" w:rsidR="00E83BAE" w:rsidRPr="00A92764" w:rsidRDefault="00E83BAE" w:rsidP="00EE4002">
            <w:pPr>
              <w:pStyle w:val="BodyText"/>
              <w:jc w:val="both"/>
              <w:rPr>
                <w:rFonts w:ascii="Verdana" w:hAnsi="Verdana"/>
                <w:sz w:val="16"/>
                <w:szCs w:val="16"/>
              </w:rPr>
            </w:pPr>
          </w:p>
        </w:tc>
      </w:tr>
      <w:tr w:rsidR="00E83BAE" w:rsidRPr="00A92764" w14:paraId="0B356CB1" w14:textId="77777777" w:rsidTr="00EE4002">
        <w:trPr>
          <w:trHeight w:val="194"/>
        </w:trPr>
        <w:tc>
          <w:tcPr>
            <w:tcW w:w="567" w:type="dxa"/>
          </w:tcPr>
          <w:p w14:paraId="2598DEE6"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lastRenderedPageBreak/>
              <w:t>4</w:t>
            </w:r>
          </w:p>
        </w:tc>
        <w:tc>
          <w:tcPr>
            <w:tcW w:w="1560" w:type="dxa"/>
          </w:tcPr>
          <w:p w14:paraId="4CE84967"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 xml:space="preserve">Material </w:t>
            </w:r>
            <w:proofErr w:type="spellStart"/>
            <w:r w:rsidRPr="00E83BAE">
              <w:rPr>
                <w:rFonts w:ascii="Verdana" w:hAnsi="Verdana"/>
                <w:sz w:val="16"/>
                <w:szCs w:val="16"/>
              </w:rPr>
              <w:t>descr</w:t>
            </w:r>
            <w:proofErr w:type="spellEnd"/>
            <w:r w:rsidRPr="00E83BAE">
              <w:rPr>
                <w:rFonts w:ascii="Verdana" w:hAnsi="Verdana"/>
                <w:sz w:val="16"/>
                <w:szCs w:val="16"/>
              </w:rPr>
              <w:t>.</w:t>
            </w:r>
          </w:p>
        </w:tc>
        <w:tc>
          <w:tcPr>
            <w:tcW w:w="2126" w:type="dxa"/>
          </w:tcPr>
          <w:p w14:paraId="75D41435"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 xml:space="preserve">Material </w:t>
            </w:r>
            <w:proofErr w:type="spellStart"/>
            <w:r w:rsidRPr="00E83BAE">
              <w:rPr>
                <w:rFonts w:ascii="Verdana" w:hAnsi="Verdana"/>
                <w:sz w:val="16"/>
                <w:szCs w:val="16"/>
              </w:rPr>
              <w:t>desciption</w:t>
            </w:r>
            <w:proofErr w:type="spellEnd"/>
          </w:p>
        </w:tc>
        <w:tc>
          <w:tcPr>
            <w:tcW w:w="2306" w:type="dxa"/>
          </w:tcPr>
          <w:p w14:paraId="223586A8"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VBAP-ARKTX</w:t>
            </w:r>
          </w:p>
        </w:tc>
        <w:tc>
          <w:tcPr>
            <w:tcW w:w="3654" w:type="dxa"/>
          </w:tcPr>
          <w:p w14:paraId="54E11D2A" w14:textId="77777777" w:rsidR="00E83BAE" w:rsidRPr="00E83BAE" w:rsidRDefault="00E83BAE" w:rsidP="00EE4002">
            <w:pPr>
              <w:pStyle w:val="BodyText"/>
              <w:jc w:val="both"/>
              <w:rPr>
                <w:rFonts w:ascii="Verdana" w:hAnsi="Verdana"/>
                <w:sz w:val="16"/>
                <w:szCs w:val="16"/>
              </w:rPr>
            </w:pPr>
          </w:p>
        </w:tc>
      </w:tr>
      <w:tr w:rsidR="00E83BAE" w:rsidRPr="006E5ED2" w14:paraId="7EBDB41C" w14:textId="77777777" w:rsidTr="00EE4002">
        <w:trPr>
          <w:trHeight w:val="194"/>
        </w:trPr>
        <w:tc>
          <w:tcPr>
            <w:tcW w:w="567" w:type="dxa"/>
          </w:tcPr>
          <w:p w14:paraId="78941E47"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5</w:t>
            </w:r>
          </w:p>
        </w:tc>
        <w:tc>
          <w:tcPr>
            <w:tcW w:w="1560" w:type="dxa"/>
          </w:tcPr>
          <w:p w14:paraId="5563B3AE"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SO Costed BoM Materials</w:t>
            </w:r>
          </w:p>
        </w:tc>
        <w:tc>
          <w:tcPr>
            <w:tcW w:w="2126" w:type="dxa"/>
          </w:tcPr>
          <w:p w14:paraId="31126E5D" w14:textId="77777777" w:rsidR="00E83BAE" w:rsidRPr="00E83BAE" w:rsidRDefault="00E83BAE" w:rsidP="00EE4002">
            <w:pPr>
              <w:pStyle w:val="BodyText"/>
              <w:jc w:val="both"/>
              <w:rPr>
                <w:rFonts w:ascii="Verdana" w:hAnsi="Verdana"/>
                <w:sz w:val="16"/>
                <w:szCs w:val="16"/>
              </w:rPr>
            </w:pPr>
          </w:p>
        </w:tc>
        <w:tc>
          <w:tcPr>
            <w:tcW w:w="2306" w:type="dxa"/>
          </w:tcPr>
          <w:p w14:paraId="68772C29"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BAPI_COSTESTIMATE_GETEXPLOSION-MATERIAL</w:t>
            </w:r>
          </w:p>
        </w:tc>
        <w:tc>
          <w:tcPr>
            <w:tcW w:w="3654" w:type="dxa"/>
          </w:tcPr>
          <w:p w14:paraId="6A8443E2"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Enter output from KEKO-</w:t>
            </w:r>
            <w:r w:rsidRPr="00E83BAE">
              <w:t xml:space="preserve"> </w:t>
            </w:r>
            <w:r w:rsidRPr="00E83BAE">
              <w:rPr>
                <w:rFonts w:ascii="Verdana" w:hAnsi="Verdana"/>
                <w:sz w:val="16"/>
                <w:szCs w:val="16"/>
              </w:rPr>
              <w:t>BZOBJ, KEKO-KALNR,</w:t>
            </w:r>
            <w:r w:rsidRPr="00E83BAE">
              <w:t xml:space="preserve"> </w:t>
            </w:r>
            <w:r w:rsidRPr="00E83BAE">
              <w:rPr>
                <w:rFonts w:ascii="Verdana" w:hAnsi="Verdana"/>
                <w:sz w:val="16"/>
                <w:szCs w:val="16"/>
              </w:rPr>
              <w:t>KEKO-KALKA,</w:t>
            </w:r>
            <w:r w:rsidRPr="00E83BAE">
              <w:t xml:space="preserve"> </w:t>
            </w:r>
            <w:r w:rsidRPr="00E83BAE">
              <w:rPr>
                <w:rFonts w:ascii="Verdana" w:hAnsi="Verdana"/>
                <w:sz w:val="16"/>
                <w:szCs w:val="16"/>
              </w:rPr>
              <w:t>KEKO-TVERS, KEKO-BWVAR, KEKO-LOSGR in the BAPI input selection for the Header Material (SDI).</w:t>
            </w:r>
          </w:p>
        </w:tc>
      </w:tr>
      <w:tr w:rsidR="00E83BAE" w:rsidRPr="006E5ED2" w14:paraId="5FECF405" w14:textId="77777777" w:rsidTr="00EE4002">
        <w:trPr>
          <w:trHeight w:val="194"/>
        </w:trPr>
        <w:tc>
          <w:tcPr>
            <w:tcW w:w="567" w:type="dxa"/>
          </w:tcPr>
          <w:p w14:paraId="29B4EA11"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6</w:t>
            </w:r>
          </w:p>
        </w:tc>
        <w:tc>
          <w:tcPr>
            <w:tcW w:w="1560" w:type="dxa"/>
          </w:tcPr>
          <w:p w14:paraId="756E5BDF"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SO Costed BoM Activity Type</w:t>
            </w:r>
          </w:p>
        </w:tc>
        <w:tc>
          <w:tcPr>
            <w:tcW w:w="2126" w:type="dxa"/>
          </w:tcPr>
          <w:p w14:paraId="2DE403A5" w14:textId="77777777" w:rsidR="00E83BAE" w:rsidRPr="00E83BAE" w:rsidRDefault="00E83BAE" w:rsidP="00EE4002">
            <w:pPr>
              <w:pStyle w:val="BodyText"/>
              <w:jc w:val="both"/>
              <w:rPr>
                <w:rFonts w:ascii="Verdana" w:hAnsi="Verdana"/>
                <w:sz w:val="16"/>
                <w:szCs w:val="16"/>
              </w:rPr>
            </w:pPr>
          </w:p>
        </w:tc>
        <w:tc>
          <w:tcPr>
            <w:tcW w:w="2306" w:type="dxa"/>
          </w:tcPr>
          <w:p w14:paraId="2A1C4459"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BAPI_COSTESTIMATE_GETEXPLOSION-ACTIVITY_TYPE</w:t>
            </w:r>
          </w:p>
        </w:tc>
        <w:tc>
          <w:tcPr>
            <w:tcW w:w="3654" w:type="dxa"/>
          </w:tcPr>
          <w:p w14:paraId="011D6EDE"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Enter output from KEKO-</w:t>
            </w:r>
            <w:r w:rsidRPr="00E83BAE">
              <w:t xml:space="preserve"> </w:t>
            </w:r>
            <w:r w:rsidRPr="00E83BAE">
              <w:rPr>
                <w:rFonts w:ascii="Verdana" w:hAnsi="Verdana"/>
                <w:sz w:val="16"/>
                <w:szCs w:val="16"/>
              </w:rPr>
              <w:t>BZOBJ, KEKO-KALNR,</w:t>
            </w:r>
            <w:r w:rsidRPr="00E83BAE">
              <w:t xml:space="preserve"> </w:t>
            </w:r>
            <w:r w:rsidRPr="00E83BAE">
              <w:rPr>
                <w:rFonts w:ascii="Verdana" w:hAnsi="Verdana"/>
                <w:sz w:val="16"/>
                <w:szCs w:val="16"/>
              </w:rPr>
              <w:t>KEKO-KALKA,</w:t>
            </w:r>
            <w:r w:rsidRPr="00E83BAE">
              <w:t xml:space="preserve"> </w:t>
            </w:r>
            <w:r w:rsidRPr="00E83BAE">
              <w:rPr>
                <w:rFonts w:ascii="Verdana" w:hAnsi="Verdana"/>
                <w:sz w:val="16"/>
                <w:szCs w:val="16"/>
              </w:rPr>
              <w:t>KEKO-TVERS, KEKO-BWVAR, KEKO-LOSGR in the BAPI input selection for the Header Material (SDI).</w:t>
            </w:r>
          </w:p>
        </w:tc>
      </w:tr>
      <w:tr w:rsidR="00E83BAE" w:rsidRPr="006E5ED2" w14:paraId="0A784D99" w14:textId="77777777" w:rsidTr="00EE4002">
        <w:trPr>
          <w:trHeight w:val="194"/>
        </w:trPr>
        <w:tc>
          <w:tcPr>
            <w:tcW w:w="567" w:type="dxa"/>
          </w:tcPr>
          <w:p w14:paraId="75697EEC"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7</w:t>
            </w:r>
          </w:p>
        </w:tc>
        <w:tc>
          <w:tcPr>
            <w:tcW w:w="1560" w:type="dxa"/>
          </w:tcPr>
          <w:p w14:paraId="31FF54C8"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Description</w:t>
            </w:r>
          </w:p>
        </w:tc>
        <w:tc>
          <w:tcPr>
            <w:tcW w:w="2126" w:type="dxa"/>
          </w:tcPr>
          <w:p w14:paraId="62431CDC" w14:textId="77777777" w:rsidR="00E83BAE" w:rsidRPr="00E83BAE" w:rsidRDefault="00E83BAE" w:rsidP="00EE4002">
            <w:pPr>
              <w:pStyle w:val="BodyText"/>
              <w:jc w:val="both"/>
              <w:rPr>
                <w:rFonts w:ascii="Verdana" w:hAnsi="Verdana"/>
                <w:sz w:val="16"/>
                <w:szCs w:val="16"/>
              </w:rPr>
            </w:pPr>
          </w:p>
        </w:tc>
        <w:tc>
          <w:tcPr>
            <w:tcW w:w="2306" w:type="dxa"/>
          </w:tcPr>
          <w:p w14:paraId="004CE58C"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BAPI_COSTESTIMATE_GETEXPLOSION-DESCRIPTION</w:t>
            </w:r>
          </w:p>
        </w:tc>
        <w:tc>
          <w:tcPr>
            <w:tcW w:w="3654" w:type="dxa"/>
          </w:tcPr>
          <w:p w14:paraId="7CF98C6A"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Enter output from KEKO-</w:t>
            </w:r>
            <w:r w:rsidRPr="00E83BAE">
              <w:t xml:space="preserve"> </w:t>
            </w:r>
            <w:r w:rsidRPr="00E83BAE">
              <w:rPr>
                <w:rFonts w:ascii="Verdana" w:hAnsi="Verdana"/>
                <w:sz w:val="16"/>
                <w:szCs w:val="16"/>
              </w:rPr>
              <w:t>BZOBJ, KEKO-KALNR,</w:t>
            </w:r>
            <w:r w:rsidRPr="00E83BAE">
              <w:t xml:space="preserve"> </w:t>
            </w:r>
            <w:r w:rsidRPr="00E83BAE">
              <w:rPr>
                <w:rFonts w:ascii="Verdana" w:hAnsi="Verdana"/>
                <w:sz w:val="16"/>
                <w:szCs w:val="16"/>
              </w:rPr>
              <w:t>KEKO-KALKA,</w:t>
            </w:r>
            <w:r w:rsidRPr="00E83BAE">
              <w:t xml:space="preserve"> </w:t>
            </w:r>
            <w:r w:rsidRPr="00E83BAE">
              <w:rPr>
                <w:rFonts w:ascii="Verdana" w:hAnsi="Verdana"/>
                <w:sz w:val="16"/>
                <w:szCs w:val="16"/>
              </w:rPr>
              <w:t>KEKO-TVERS, KEKO-BWVAR, KEKO-LOSGR in the BAPI input selection for the Header Material (SDI).</w:t>
            </w:r>
          </w:p>
        </w:tc>
      </w:tr>
      <w:tr w:rsidR="00E83BAE" w:rsidRPr="006E5ED2" w14:paraId="7CE02DF6" w14:textId="77777777" w:rsidTr="00EE4002">
        <w:trPr>
          <w:trHeight w:val="194"/>
        </w:trPr>
        <w:tc>
          <w:tcPr>
            <w:tcW w:w="567" w:type="dxa"/>
          </w:tcPr>
          <w:p w14:paraId="44B0A208"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8</w:t>
            </w:r>
          </w:p>
        </w:tc>
        <w:tc>
          <w:tcPr>
            <w:tcW w:w="1560" w:type="dxa"/>
          </w:tcPr>
          <w:p w14:paraId="48D3B79B"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Value in LC</w:t>
            </w:r>
          </w:p>
        </w:tc>
        <w:tc>
          <w:tcPr>
            <w:tcW w:w="2126" w:type="dxa"/>
          </w:tcPr>
          <w:p w14:paraId="49E398E2" w14:textId="77777777" w:rsidR="00E83BAE" w:rsidRPr="00E83BAE" w:rsidRDefault="00E83BAE" w:rsidP="00EE4002">
            <w:pPr>
              <w:pStyle w:val="BodyText"/>
              <w:jc w:val="both"/>
              <w:rPr>
                <w:rFonts w:ascii="Verdana" w:hAnsi="Verdana"/>
                <w:sz w:val="16"/>
                <w:szCs w:val="16"/>
              </w:rPr>
            </w:pPr>
          </w:p>
        </w:tc>
        <w:tc>
          <w:tcPr>
            <w:tcW w:w="2306" w:type="dxa"/>
          </w:tcPr>
          <w:p w14:paraId="136CDF80"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BAPI_COSTESTIMATE_GETEXPLOSION-</w:t>
            </w:r>
            <w:r w:rsidRPr="00E83BAE">
              <w:t xml:space="preserve"> </w:t>
            </w:r>
            <w:r w:rsidRPr="00E83BAE">
              <w:rPr>
                <w:rFonts w:ascii="Verdana" w:hAnsi="Verdana"/>
                <w:sz w:val="16"/>
                <w:szCs w:val="16"/>
              </w:rPr>
              <w:t>CCODE_CURRENCY_TOTAL_VALUE</w:t>
            </w:r>
          </w:p>
        </w:tc>
        <w:tc>
          <w:tcPr>
            <w:tcW w:w="3654" w:type="dxa"/>
          </w:tcPr>
          <w:p w14:paraId="34CA51DE" w14:textId="77777777" w:rsidR="00E83BAE" w:rsidRPr="00E83BAE" w:rsidRDefault="00E83BAE" w:rsidP="00EE4002">
            <w:pPr>
              <w:pStyle w:val="BodyText"/>
              <w:jc w:val="both"/>
              <w:rPr>
                <w:rFonts w:ascii="Verdana" w:hAnsi="Verdana"/>
                <w:sz w:val="16"/>
                <w:szCs w:val="16"/>
              </w:rPr>
            </w:pPr>
            <w:proofErr w:type="gramStart"/>
            <w:r w:rsidRPr="00E83BAE">
              <w:rPr>
                <w:rFonts w:ascii="Verdana" w:hAnsi="Verdana"/>
                <w:sz w:val="16"/>
                <w:szCs w:val="16"/>
              </w:rPr>
              <w:t>Where  KEKO</w:t>
            </w:r>
            <w:proofErr w:type="gramEnd"/>
            <w:r w:rsidRPr="00E83BAE">
              <w:rPr>
                <w:rFonts w:ascii="Verdana" w:hAnsi="Verdana"/>
                <w:sz w:val="16"/>
                <w:szCs w:val="16"/>
              </w:rPr>
              <w:t>-BWVAR = Y03</w:t>
            </w:r>
          </w:p>
          <w:p w14:paraId="59411173"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Total of value for the header item should match with BSIS-DMBTR for the VBAP-MATNR per UoM.</w:t>
            </w:r>
          </w:p>
        </w:tc>
      </w:tr>
      <w:tr w:rsidR="00E83BAE" w:rsidRPr="006E5ED2" w14:paraId="1EB62BCB" w14:textId="77777777" w:rsidTr="00EE4002">
        <w:trPr>
          <w:trHeight w:val="194"/>
        </w:trPr>
        <w:tc>
          <w:tcPr>
            <w:tcW w:w="567" w:type="dxa"/>
          </w:tcPr>
          <w:p w14:paraId="2B2B7304"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9</w:t>
            </w:r>
          </w:p>
        </w:tc>
        <w:tc>
          <w:tcPr>
            <w:tcW w:w="1560" w:type="dxa"/>
          </w:tcPr>
          <w:p w14:paraId="2F0B2FEA"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Value in GC</w:t>
            </w:r>
          </w:p>
        </w:tc>
        <w:tc>
          <w:tcPr>
            <w:tcW w:w="2126" w:type="dxa"/>
          </w:tcPr>
          <w:p w14:paraId="16287F21" w14:textId="77777777" w:rsidR="00E83BAE" w:rsidRPr="00E83BAE" w:rsidRDefault="00E83BAE" w:rsidP="00EE4002">
            <w:pPr>
              <w:pStyle w:val="BodyText"/>
              <w:jc w:val="both"/>
              <w:rPr>
                <w:rFonts w:ascii="Verdana" w:hAnsi="Verdana"/>
                <w:sz w:val="16"/>
                <w:szCs w:val="16"/>
              </w:rPr>
            </w:pPr>
          </w:p>
        </w:tc>
        <w:tc>
          <w:tcPr>
            <w:tcW w:w="2306" w:type="dxa"/>
          </w:tcPr>
          <w:p w14:paraId="3476209F"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BAPI_COSTESTIMATE_GETEXPLOSION-</w:t>
            </w:r>
            <w:r w:rsidRPr="00E83BAE">
              <w:t xml:space="preserve"> </w:t>
            </w:r>
            <w:r w:rsidRPr="00E83BAE">
              <w:rPr>
                <w:rFonts w:ascii="Verdana" w:hAnsi="Verdana"/>
                <w:sz w:val="16"/>
                <w:szCs w:val="16"/>
              </w:rPr>
              <w:t>CO_AREA_CURRENCY_FIXED_VALUE</w:t>
            </w:r>
          </w:p>
        </w:tc>
        <w:tc>
          <w:tcPr>
            <w:tcW w:w="3654" w:type="dxa"/>
          </w:tcPr>
          <w:p w14:paraId="66CC0BCB" w14:textId="77777777" w:rsidR="00E83BAE" w:rsidRPr="00E83BAE" w:rsidRDefault="00E83BAE" w:rsidP="00EE4002">
            <w:pPr>
              <w:pStyle w:val="BodyText"/>
              <w:jc w:val="both"/>
              <w:rPr>
                <w:rFonts w:ascii="Verdana" w:hAnsi="Verdana"/>
                <w:sz w:val="16"/>
                <w:szCs w:val="16"/>
              </w:rPr>
            </w:pPr>
            <w:proofErr w:type="gramStart"/>
            <w:r w:rsidRPr="00E83BAE">
              <w:rPr>
                <w:rFonts w:ascii="Verdana" w:hAnsi="Verdana"/>
                <w:sz w:val="16"/>
                <w:szCs w:val="16"/>
              </w:rPr>
              <w:t>Where  KEKO</w:t>
            </w:r>
            <w:proofErr w:type="gramEnd"/>
            <w:r w:rsidRPr="00E83BAE">
              <w:rPr>
                <w:rFonts w:ascii="Verdana" w:hAnsi="Verdana"/>
                <w:sz w:val="16"/>
                <w:szCs w:val="16"/>
              </w:rPr>
              <w:t>-BWVAR = Y04</w:t>
            </w:r>
          </w:p>
          <w:p w14:paraId="50007A38"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Total of value for the header item should match with BSIS-DMBE2 for the VBAP-MATNR per UoM.</w:t>
            </w:r>
          </w:p>
        </w:tc>
      </w:tr>
      <w:tr w:rsidR="00E83BAE" w:rsidRPr="006E5ED2" w14:paraId="11D8F60D" w14:textId="77777777" w:rsidTr="00EE4002">
        <w:trPr>
          <w:trHeight w:val="194"/>
        </w:trPr>
        <w:tc>
          <w:tcPr>
            <w:tcW w:w="567" w:type="dxa"/>
          </w:tcPr>
          <w:p w14:paraId="5D369756"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10</w:t>
            </w:r>
          </w:p>
        </w:tc>
        <w:tc>
          <w:tcPr>
            <w:tcW w:w="1560" w:type="dxa"/>
          </w:tcPr>
          <w:p w14:paraId="4AD96901"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Production Order</w:t>
            </w:r>
          </w:p>
        </w:tc>
        <w:tc>
          <w:tcPr>
            <w:tcW w:w="2126" w:type="dxa"/>
          </w:tcPr>
          <w:p w14:paraId="5D45A338"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Order</w:t>
            </w:r>
          </w:p>
        </w:tc>
        <w:tc>
          <w:tcPr>
            <w:tcW w:w="2306" w:type="dxa"/>
          </w:tcPr>
          <w:p w14:paraId="5691C1E3"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AFPO-AUFNR</w:t>
            </w:r>
          </w:p>
        </w:tc>
        <w:tc>
          <w:tcPr>
            <w:tcW w:w="3654" w:type="dxa"/>
          </w:tcPr>
          <w:p w14:paraId="0268D06F"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Enter in AFPO with AFPO-KDAUF=VBAP-VBELN and AFPO-KDPOS=VBAP-POSNR and retrieve Production order.</w:t>
            </w:r>
          </w:p>
        </w:tc>
      </w:tr>
      <w:tr w:rsidR="00E83BAE" w:rsidRPr="006E5ED2" w14:paraId="4CC3F98D" w14:textId="77777777" w:rsidTr="00EE4002">
        <w:trPr>
          <w:trHeight w:val="194"/>
        </w:trPr>
        <w:tc>
          <w:tcPr>
            <w:tcW w:w="567" w:type="dxa"/>
          </w:tcPr>
          <w:p w14:paraId="4737E36C"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11</w:t>
            </w:r>
          </w:p>
        </w:tc>
        <w:tc>
          <w:tcPr>
            <w:tcW w:w="1560" w:type="dxa"/>
          </w:tcPr>
          <w:p w14:paraId="5DEACEBD"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Costing Period</w:t>
            </w:r>
          </w:p>
        </w:tc>
        <w:tc>
          <w:tcPr>
            <w:tcW w:w="2126" w:type="dxa"/>
          </w:tcPr>
          <w:p w14:paraId="17D314C6"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Posting Period</w:t>
            </w:r>
          </w:p>
        </w:tc>
        <w:tc>
          <w:tcPr>
            <w:tcW w:w="2306" w:type="dxa"/>
          </w:tcPr>
          <w:p w14:paraId="5A5304F5"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KEKO-POPER</w:t>
            </w:r>
          </w:p>
        </w:tc>
        <w:tc>
          <w:tcPr>
            <w:tcW w:w="3654" w:type="dxa"/>
          </w:tcPr>
          <w:p w14:paraId="5BE93A62" w14:textId="77777777" w:rsidR="00E83BAE" w:rsidRPr="00E83BAE" w:rsidRDefault="00E83BAE" w:rsidP="00EE4002">
            <w:pPr>
              <w:pStyle w:val="BodyText"/>
              <w:jc w:val="both"/>
              <w:rPr>
                <w:rFonts w:ascii="Verdana" w:hAnsi="Verdana"/>
                <w:sz w:val="16"/>
                <w:szCs w:val="16"/>
              </w:rPr>
            </w:pPr>
          </w:p>
        </w:tc>
      </w:tr>
      <w:tr w:rsidR="00E83BAE" w:rsidRPr="00A92764" w14:paraId="237D3FC5" w14:textId="77777777" w:rsidTr="00EE4002">
        <w:trPr>
          <w:trHeight w:val="194"/>
        </w:trPr>
        <w:tc>
          <w:tcPr>
            <w:tcW w:w="567" w:type="dxa"/>
          </w:tcPr>
          <w:p w14:paraId="4B73E586"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12</w:t>
            </w:r>
          </w:p>
        </w:tc>
        <w:tc>
          <w:tcPr>
            <w:tcW w:w="1560" w:type="dxa"/>
          </w:tcPr>
          <w:p w14:paraId="30DE8E05"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Costing Year</w:t>
            </w:r>
          </w:p>
        </w:tc>
        <w:tc>
          <w:tcPr>
            <w:tcW w:w="2126" w:type="dxa"/>
          </w:tcPr>
          <w:p w14:paraId="1BF73BF6"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Posting Date YYYY</w:t>
            </w:r>
          </w:p>
        </w:tc>
        <w:tc>
          <w:tcPr>
            <w:tcW w:w="2306" w:type="dxa"/>
          </w:tcPr>
          <w:p w14:paraId="017ADD09" w14:textId="77777777" w:rsidR="00E83BAE" w:rsidRPr="00E83BAE" w:rsidRDefault="00E83BAE" w:rsidP="00EE4002">
            <w:pPr>
              <w:pStyle w:val="BodyText"/>
              <w:jc w:val="both"/>
              <w:rPr>
                <w:rFonts w:ascii="Verdana" w:hAnsi="Verdana"/>
                <w:sz w:val="16"/>
                <w:szCs w:val="16"/>
              </w:rPr>
            </w:pPr>
            <w:r w:rsidRPr="00E83BAE">
              <w:rPr>
                <w:rFonts w:ascii="Verdana" w:hAnsi="Verdana"/>
                <w:sz w:val="16"/>
                <w:szCs w:val="16"/>
              </w:rPr>
              <w:t>KEKO-BDATJ</w:t>
            </w:r>
          </w:p>
        </w:tc>
        <w:tc>
          <w:tcPr>
            <w:tcW w:w="3654" w:type="dxa"/>
          </w:tcPr>
          <w:p w14:paraId="384BA73E" w14:textId="77777777" w:rsidR="00E83BAE" w:rsidRPr="00E83BAE" w:rsidRDefault="00E83BAE" w:rsidP="00EE4002">
            <w:pPr>
              <w:pStyle w:val="BodyText"/>
              <w:jc w:val="both"/>
              <w:rPr>
                <w:rFonts w:ascii="Verdana" w:hAnsi="Verdana"/>
                <w:sz w:val="16"/>
                <w:szCs w:val="16"/>
              </w:rPr>
            </w:pPr>
          </w:p>
        </w:tc>
      </w:tr>
    </w:tbl>
    <w:p w14:paraId="34B3F2EB" w14:textId="77777777" w:rsidR="00E83BAE" w:rsidRDefault="00E83BAE" w:rsidP="00E83BAE"/>
    <w:p w14:paraId="7D34F5C7" w14:textId="77777777" w:rsidR="00E83BAE" w:rsidRPr="00547AB1" w:rsidRDefault="00E83BAE" w:rsidP="00E83BAE">
      <w:pPr>
        <w:rPr>
          <w:b/>
          <w:lang w:val="en-GB" w:eastAsia="zh-CN"/>
        </w:rPr>
      </w:pPr>
    </w:p>
    <w:p w14:paraId="3E32D8FF" w14:textId="77777777" w:rsidR="00E83BAE" w:rsidRPr="001763CC" w:rsidRDefault="00E83BAE" w:rsidP="00E83BAE">
      <w:pPr>
        <w:rPr>
          <w:b/>
          <w:sz w:val="28"/>
          <w:szCs w:val="28"/>
        </w:rPr>
      </w:pPr>
      <w:r w:rsidRPr="001763CC">
        <w:rPr>
          <w:b/>
          <w:sz w:val="28"/>
          <w:szCs w:val="28"/>
        </w:rPr>
        <w:t>Step by step process</w:t>
      </w:r>
    </w:p>
    <w:p w14:paraId="0B4020A7" w14:textId="77777777" w:rsidR="00E83BAE" w:rsidRDefault="00E83BAE" w:rsidP="00E83BAE">
      <w:pPr>
        <w:ind w:left="360"/>
      </w:pPr>
    </w:p>
    <w:p w14:paraId="4D419AA4" w14:textId="77777777" w:rsidR="00E83BAE" w:rsidRPr="007437ED" w:rsidRDefault="00E83BAE" w:rsidP="00EE4002">
      <w:pPr>
        <w:numPr>
          <w:ilvl w:val="0"/>
          <w:numId w:val="6"/>
        </w:numPr>
        <w:rPr>
          <w:b/>
          <w:bCs/>
        </w:rPr>
      </w:pPr>
      <w:r w:rsidRPr="007437ED">
        <w:rPr>
          <w:b/>
          <w:bCs/>
        </w:rPr>
        <w:t>Selection screen validation</w:t>
      </w:r>
    </w:p>
    <w:p w14:paraId="29D6B04F" w14:textId="77777777" w:rsidR="00E83BAE" w:rsidRDefault="00E83BAE" w:rsidP="00E83BAE">
      <w:pPr>
        <w:ind w:left="720"/>
      </w:pPr>
      <w:r>
        <w:t xml:space="preserve"> </w:t>
      </w:r>
    </w:p>
    <w:p w14:paraId="06BE55B1" w14:textId="77777777" w:rsidR="00E83BAE" w:rsidRPr="004D3F46" w:rsidRDefault="00E83BAE" w:rsidP="00E83BAE">
      <w:pPr>
        <w:ind w:left="720"/>
        <w:rPr>
          <w:color w:val="0000FF"/>
        </w:rPr>
      </w:pPr>
      <w:r>
        <w:rPr>
          <w:color w:val="0000FF"/>
        </w:rPr>
        <w:t>For performance reason, should only allow one company code in the selection (default company code = 0007)</w:t>
      </w:r>
    </w:p>
    <w:p w14:paraId="1D7B270A" w14:textId="77777777" w:rsidR="00E83BAE" w:rsidRDefault="00E83BAE" w:rsidP="00E83BAE">
      <w:pPr>
        <w:ind w:left="720"/>
      </w:pPr>
    </w:p>
    <w:p w14:paraId="13D99073" w14:textId="77777777" w:rsidR="00E83BAE" w:rsidRDefault="00E83BAE" w:rsidP="00EE4002">
      <w:pPr>
        <w:numPr>
          <w:ilvl w:val="0"/>
          <w:numId w:val="6"/>
        </w:numPr>
        <w:rPr>
          <w:b/>
          <w:bCs/>
        </w:rPr>
      </w:pPr>
      <w:r>
        <w:rPr>
          <w:b/>
          <w:bCs/>
        </w:rPr>
        <w:t xml:space="preserve">Sales Order </w:t>
      </w:r>
      <w:r w:rsidRPr="007437ED">
        <w:rPr>
          <w:b/>
          <w:bCs/>
        </w:rPr>
        <w:t>Cost</w:t>
      </w:r>
      <w:r>
        <w:rPr>
          <w:b/>
          <w:bCs/>
        </w:rPr>
        <w:t xml:space="preserve"> Estimate</w:t>
      </w:r>
      <w:r w:rsidRPr="007437ED">
        <w:rPr>
          <w:b/>
          <w:bCs/>
        </w:rPr>
        <w:t xml:space="preserve"> processing</w:t>
      </w:r>
    </w:p>
    <w:p w14:paraId="4B8F4C9F" w14:textId="77777777" w:rsidR="00E83BAE" w:rsidRPr="00AC2DBB" w:rsidRDefault="00E83BAE" w:rsidP="00E83BAE">
      <w:pPr>
        <w:ind w:firstLineChars="360" w:firstLine="864"/>
      </w:pPr>
      <w:r>
        <w:t xml:space="preserve">a) </w:t>
      </w:r>
      <w:r w:rsidRPr="00AC2DBB">
        <w:t xml:space="preserve">First read </w:t>
      </w:r>
      <w:r>
        <w:t xml:space="preserve">sales document (VBELN) for specified date range (ERDAT) for Table VBAK, </w:t>
      </w:r>
      <w:r w:rsidRPr="00AC2DBB">
        <w:rPr>
          <w:rFonts w:ascii="Verdana" w:hAnsi="Verdana"/>
          <w:bCs/>
        </w:rPr>
        <w:t>plus period</w:t>
      </w:r>
      <w:r>
        <w:rPr>
          <w:rFonts w:ascii="Verdana" w:hAnsi="Verdana"/>
          <w:bCs/>
        </w:rPr>
        <w:t xml:space="preserve"> (</w:t>
      </w:r>
      <w:proofErr w:type="spellStart"/>
      <w:r w:rsidRPr="00A97AD3">
        <w:rPr>
          <w:rFonts w:ascii="Arial monospaced for SAP" w:eastAsia="Times New Roman" w:hAnsi="Arial monospaced for SAP" w:cs="Segoe UI"/>
          <w:color w:val="000000"/>
        </w:rPr>
        <w:t>poper</w:t>
      </w:r>
      <w:proofErr w:type="spellEnd"/>
      <w:r w:rsidRPr="00A97AD3">
        <w:rPr>
          <w:rFonts w:ascii="Arial monospaced for SAP" w:eastAsia="Times New Roman" w:hAnsi="Arial monospaced for SAP" w:cs="Segoe UI"/>
          <w:color w:val="000000"/>
        </w:rPr>
        <w:t xml:space="preserve"> BETWEEN </w:t>
      </w:r>
      <w:proofErr w:type="spellStart"/>
      <w:r w:rsidRPr="00A97AD3">
        <w:rPr>
          <w:rFonts w:ascii="Arial monospaced for SAP" w:eastAsia="Times New Roman" w:hAnsi="Arial monospaced for SAP" w:cs="Segoe UI"/>
          <w:color w:val="000000"/>
        </w:rPr>
        <w:t>p_frpd</w:t>
      </w:r>
      <w:proofErr w:type="spellEnd"/>
      <w:r w:rsidRPr="00A97AD3">
        <w:rPr>
          <w:rFonts w:ascii="Arial monospaced for SAP" w:eastAsia="Times New Roman" w:hAnsi="Arial monospaced for SAP" w:cs="Segoe UI"/>
          <w:color w:val="000000"/>
        </w:rPr>
        <w:t xml:space="preserve"> </w:t>
      </w:r>
      <w:proofErr w:type="gramStart"/>
      <w:r w:rsidRPr="00A97AD3">
        <w:rPr>
          <w:rFonts w:ascii="Arial monospaced for SAP" w:eastAsia="Times New Roman" w:hAnsi="Arial monospaced for SAP" w:cs="Segoe UI"/>
          <w:color w:val="000000"/>
        </w:rPr>
        <w:t xml:space="preserve">AND  </w:t>
      </w:r>
      <w:proofErr w:type="spellStart"/>
      <w:r w:rsidRPr="00A97AD3">
        <w:rPr>
          <w:rFonts w:ascii="Arial monospaced for SAP" w:eastAsia="Times New Roman" w:hAnsi="Arial monospaced for SAP" w:cs="Segoe UI"/>
          <w:color w:val="000000"/>
        </w:rPr>
        <w:t>p</w:t>
      </w:r>
      <w:proofErr w:type="gramEnd"/>
      <w:r w:rsidRPr="00A97AD3">
        <w:rPr>
          <w:rFonts w:ascii="Arial monospaced for SAP" w:eastAsia="Times New Roman" w:hAnsi="Arial monospaced for SAP" w:cs="Segoe UI"/>
          <w:color w:val="000000"/>
        </w:rPr>
        <w:t>_topd</w:t>
      </w:r>
      <w:proofErr w:type="spellEnd"/>
      <w:r>
        <w:rPr>
          <w:rFonts w:ascii="Arial monospaced for SAP" w:eastAsia="Times New Roman" w:hAnsi="Arial monospaced for SAP" w:cs="Segoe UI"/>
          <w:color w:val="000000"/>
        </w:rPr>
        <w:t>)</w:t>
      </w:r>
      <w:r w:rsidRPr="00AC2DBB">
        <w:rPr>
          <w:rFonts w:ascii="Verdana" w:hAnsi="Verdana"/>
          <w:bCs/>
        </w:rPr>
        <w:t xml:space="preserve">, fiscal year </w:t>
      </w:r>
      <w:r>
        <w:rPr>
          <w:rFonts w:ascii="Verdana" w:hAnsi="Verdana"/>
          <w:bCs/>
        </w:rPr>
        <w:t>(</w:t>
      </w:r>
      <w:proofErr w:type="spellStart"/>
      <w:r w:rsidRPr="00A97AD3">
        <w:rPr>
          <w:rFonts w:ascii="Arial monospaced for SAP" w:eastAsia="Times New Roman" w:hAnsi="Arial monospaced for SAP" w:cs="Segoe UI"/>
          <w:color w:val="000000"/>
        </w:rPr>
        <w:t>bdatj</w:t>
      </w:r>
      <w:proofErr w:type="spellEnd"/>
      <w:r w:rsidRPr="00A97AD3">
        <w:rPr>
          <w:rFonts w:ascii="Arial monospaced for SAP" w:eastAsia="Times New Roman" w:hAnsi="Arial monospaced for SAP" w:cs="Segoe UI"/>
          <w:color w:val="000000"/>
        </w:rPr>
        <w:t xml:space="preserve"> BETWEEN </w:t>
      </w:r>
      <w:proofErr w:type="spellStart"/>
      <w:r w:rsidRPr="00A97AD3">
        <w:rPr>
          <w:rFonts w:ascii="Arial monospaced for SAP" w:eastAsia="Times New Roman" w:hAnsi="Arial monospaced for SAP" w:cs="Segoe UI"/>
          <w:color w:val="000000"/>
        </w:rPr>
        <w:t>p_fryr</w:t>
      </w:r>
      <w:proofErr w:type="spellEnd"/>
      <w:r w:rsidRPr="00A97AD3">
        <w:rPr>
          <w:rFonts w:ascii="Arial monospaced for SAP" w:eastAsia="Times New Roman" w:hAnsi="Arial monospaced for SAP" w:cs="Segoe UI"/>
          <w:color w:val="000000"/>
        </w:rPr>
        <w:t xml:space="preserve"> AND  </w:t>
      </w:r>
      <w:proofErr w:type="spellStart"/>
      <w:r w:rsidRPr="00A97AD3">
        <w:rPr>
          <w:rFonts w:ascii="Arial monospaced for SAP" w:eastAsia="Times New Roman" w:hAnsi="Arial monospaced for SAP" w:cs="Segoe UI"/>
          <w:color w:val="000000"/>
        </w:rPr>
        <w:t>p_toyr</w:t>
      </w:r>
      <w:proofErr w:type="spellEnd"/>
      <w:r w:rsidRPr="00AC2DBB">
        <w:rPr>
          <w:rFonts w:ascii="Verdana" w:hAnsi="Verdana"/>
          <w:bCs/>
        </w:rPr>
        <w:t xml:space="preserve"> </w:t>
      </w:r>
      <w:r>
        <w:rPr>
          <w:rFonts w:ascii="Verdana" w:hAnsi="Verdana"/>
          <w:bCs/>
        </w:rPr>
        <w:t xml:space="preserve">) </w:t>
      </w:r>
      <w:r w:rsidRPr="00AC2DBB">
        <w:rPr>
          <w:rFonts w:ascii="Verdana" w:hAnsi="Verdana"/>
          <w:bCs/>
        </w:rPr>
        <w:t>and Company code selection criteria</w:t>
      </w:r>
      <w:r>
        <w:rPr>
          <w:rFonts w:ascii="Verdana" w:hAnsi="Verdana"/>
          <w:bCs/>
        </w:rPr>
        <w:t>.</w:t>
      </w:r>
    </w:p>
    <w:p w14:paraId="4F904CB7" w14:textId="77777777" w:rsidR="00E83BAE" w:rsidRPr="00AC2DBB" w:rsidRDefault="00E83BAE" w:rsidP="00E83BAE">
      <w:pPr>
        <w:ind w:left="720"/>
      </w:pPr>
    </w:p>
    <w:p w14:paraId="0F5EAF7E" w14:textId="77777777" w:rsidR="00E83BAE" w:rsidRDefault="00E83BAE" w:rsidP="00E83BAE">
      <w:pPr>
        <w:ind w:left="720"/>
        <w:rPr>
          <w:b/>
          <w:bCs/>
        </w:rPr>
      </w:pPr>
      <w:r w:rsidRPr="00AC2DBB">
        <w:rPr>
          <w:b/>
          <w:bCs/>
        </w:rPr>
        <w:t xml:space="preserve">c) Get all the subitem of Sales item from </w:t>
      </w:r>
      <w:proofErr w:type="gramStart"/>
      <w:r w:rsidRPr="00AC2DBB">
        <w:rPr>
          <w:b/>
          <w:bCs/>
        </w:rPr>
        <w:t>VBAP .</w:t>
      </w:r>
      <w:proofErr w:type="gramEnd"/>
      <w:r w:rsidRPr="00AC2DBB">
        <w:rPr>
          <w:b/>
          <w:bCs/>
        </w:rPr>
        <w:t xml:space="preserve"> If there is no subitem, </w:t>
      </w:r>
      <w:proofErr w:type="gramStart"/>
      <w:r w:rsidRPr="00AC2DBB">
        <w:rPr>
          <w:b/>
          <w:bCs/>
        </w:rPr>
        <w:t>Then</w:t>
      </w:r>
      <w:proofErr w:type="gramEnd"/>
      <w:r w:rsidRPr="00AC2DBB">
        <w:rPr>
          <w:b/>
          <w:bCs/>
        </w:rPr>
        <w:t xml:space="preserve"> list the high level item only as subitem </w:t>
      </w:r>
    </w:p>
    <w:p w14:paraId="06971CD3" w14:textId="77777777" w:rsidR="00E83BAE" w:rsidRDefault="00E83BAE" w:rsidP="00E83BAE">
      <w:pPr>
        <w:ind w:left="720"/>
        <w:rPr>
          <w:b/>
          <w:bCs/>
        </w:rPr>
      </w:pPr>
    </w:p>
    <w:p w14:paraId="7DCA51FA" w14:textId="77777777" w:rsidR="00E83BAE" w:rsidRPr="00AC2DBB" w:rsidRDefault="00E83BAE" w:rsidP="00E83BAE">
      <w:pPr>
        <w:ind w:left="720"/>
        <w:rPr>
          <w:b/>
          <w:bCs/>
        </w:rPr>
      </w:pPr>
      <w:r w:rsidRPr="00AC2DBB">
        <w:rPr>
          <w:b/>
          <w:bCs/>
        </w:rPr>
        <w:t xml:space="preserve">For e.g. </w:t>
      </w:r>
    </w:p>
    <w:p w14:paraId="2A1F701D" w14:textId="77777777" w:rsidR="00E83BAE" w:rsidRPr="00AC2DBB" w:rsidRDefault="00E83BAE" w:rsidP="00E83BAE">
      <w:pPr>
        <w:ind w:left="720"/>
        <w:rPr>
          <w:b/>
          <w:bCs/>
        </w:rPr>
      </w:pPr>
    </w:p>
    <w:p w14:paraId="40D8169E" w14:textId="77777777" w:rsidR="00E83BAE" w:rsidRPr="00AC2DBB" w:rsidRDefault="00E83BAE" w:rsidP="00E83BAE">
      <w:pPr>
        <w:ind w:left="720"/>
        <w:rPr>
          <w:b/>
          <w:bCs/>
        </w:rPr>
      </w:pPr>
      <w:r w:rsidRPr="00AC2DBB">
        <w:rPr>
          <w:b/>
          <w:bCs/>
        </w:rPr>
        <w:lastRenderedPageBreak/>
        <w:t>Input the following field</w:t>
      </w:r>
    </w:p>
    <w:p w14:paraId="073CEC77" w14:textId="77777777" w:rsidR="00E83BAE" w:rsidRPr="00AC2DBB" w:rsidRDefault="00E83BAE" w:rsidP="00E83BAE">
      <w:pPr>
        <w:ind w:left="720"/>
        <w:rPr>
          <w:b/>
          <w:bCs/>
        </w:rPr>
      </w:pPr>
      <w:r w:rsidRPr="00AC2DBB">
        <w:rPr>
          <w:b/>
          <w:bCs/>
        </w:rPr>
        <w:t>VBAP-VBELN = 3030000392</w:t>
      </w:r>
    </w:p>
    <w:p w14:paraId="467145D0" w14:textId="77777777" w:rsidR="00E83BAE" w:rsidRPr="00AC2DBB" w:rsidRDefault="00E83BAE" w:rsidP="00E83BAE">
      <w:pPr>
        <w:ind w:left="720"/>
        <w:rPr>
          <w:b/>
          <w:bCs/>
        </w:rPr>
      </w:pPr>
      <w:r w:rsidRPr="00AC2DBB">
        <w:rPr>
          <w:b/>
          <w:bCs/>
        </w:rPr>
        <w:t>VBAP-UEPOS = 10</w:t>
      </w:r>
    </w:p>
    <w:p w14:paraId="03EFCA41" w14:textId="77777777" w:rsidR="00E83BAE" w:rsidRPr="00AC2DBB" w:rsidRDefault="00E83BAE" w:rsidP="00E83BAE">
      <w:pPr>
        <w:ind w:left="720"/>
        <w:rPr>
          <w:b/>
          <w:bCs/>
        </w:rPr>
      </w:pPr>
    </w:p>
    <w:p w14:paraId="572E2AB2" w14:textId="77777777" w:rsidR="00E83BAE" w:rsidRPr="00AC2DBB" w:rsidRDefault="00E83BAE" w:rsidP="00E83BAE">
      <w:pPr>
        <w:ind w:left="720"/>
        <w:rPr>
          <w:b/>
          <w:bCs/>
        </w:rPr>
      </w:pPr>
      <w:r w:rsidRPr="00AC2DBB">
        <w:rPr>
          <w:b/>
          <w:bCs/>
        </w:rPr>
        <w:t>Output</w:t>
      </w:r>
    </w:p>
    <w:p w14:paraId="2D546EF0" w14:textId="77777777" w:rsidR="00E83BAE" w:rsidRPr="00AC2DBB" w:rsidRDefault="00E83BAE" w:rsidP="00E83BAE">
      <w:pPr>
        <w:ind w:left="720"/>
        <w:rPr>
          <w:b/>
          <w:bCs/>
        </w:rPr>
      </w:pPr>
      <w:r w:rsidRPr="00AC2DBB">
        <w:rPr>
          <w:b/>
          <w:bCs/>
        </w:rPr>
        <w:t>VBELN = 3030000392</w:t>
      </w:r>
    </w:p>
    <w:p w14:paraId="35C3E3FC" w14:textId="77777777" w:rsidR="00E83BAE" w:rsidRPr="00AC2DBB" w:rsidRDefault="00E83BAE" w:rsidP="00E83BAE">
      <w:pPr>
        <w:ind w:left="720"/>
        <w:rPr>
          <w:b/>
          <w:bCs/>
        </w:rPr>
      </w:pPr>
      <w:r w:rsidRPr="00AC2DBB">
        <w:rPr>
          <w:b/>
          <w:bCs/>
        </w:rPr>
        <w:t>POSNR = 11, 12, 13</w:t>
      </w:r>
    </w:p>
    <w:p w14:paraId="5F96A722" w14:textId="77777777" w:rsidR="00E83BAE" w:rsidRPr="00AC2DBB" w:rsidRDefault="00E83BAE" w:rsidP="00E83BAE">
      <w:pPr>
        <w:ind w:left="720"/>
      </w:pPr>
    </w:p>
    <w:p w14:paraId="610FF0F4" w14:textId="77777777" w:rsidR="00E83BAE" w:rsidRPr="003D683E" w:rsidRDefault="00E83BAE" w:rsidP="00E83BAE">
      <w:pPr>
        <w:ind w:left="720"/>
        <w:rPr>
          <w:b/>
          <w:bCs/>
        </w:rPr>
      </w:pPr>
      <w:r w:rsidRPr="003D683E">
        <w:rPr>
          <w:b/>
          <w:bCs/>
        </w:rPr>
        <w:t xml:space="preserve">  For sales order related cost</w:t>
      </w:r>
      <w:r>
        <w:rPr>
          <w:b/>
          <w:bCs/>
        </w:rPr>
        <w:t>ed BoM</w:t>
      </w:r>
      <w:r w:rsidRPr="003D683E">
        <w:rPr>
          <w:b/>
          <w:bCs/>
        </w:rPr>
        <w:t xml:space="preserve"> estimate: </w:t>
      </w:r>
    </w:p>
    <w:p w14:paraId="27B8F768" w14:textId="77777777" w:rsidR="00E83BAE" w:rsidRDefault="00E83BAE" w:rsidP="00E83BAE">
      <w:pPr>
        <w:ind w:left="720"/>
      </w:pPr>
      <w:r>
        <w:t xml:space="preserve">  </w:t>
      </w:r>
    </w:p>
    <w:p w14:paraId="683CE202" w14:textId="77777777" w:rsidR="00E83BAE" w:rsidRDefault="00E83BAE" w:rsidP="00E83BAE">
      <w:pPr>
        <w:ind w:left="720"/>
      </w:pPr>
      <w:r>
        <w:t xml:space="preserve">  Select KEKO by </w:t>
      </w:r>
      <w:r w:rsidRPr="00DA1BA9">
        <w:t>KEKO</w:t>
      </w:r>
      <w:r>
        <w:t>-</w:t>
      </w:r>
      <w:r w:rsidRPr="00DA1BA9">
        <w:t xml:space="preserve"> BWVAR</w:t>
      </w:r>
      <w:r>
        <w:t xml:space="preserve"> = ‘Y03’ and costing variant </w:t>
      </w:r>
      <w:r w:rsidRPr="0041236A">
        <w:rPr>
          <w:b/>
        </w:rPr>
        <w:t>Y003</w:t>
      </w:r>
      <w:r>
        <w:t xml:space="preserve"> for </w:t>
      </w:r>
      <w:r w:rsidRPr="0041236A">
        <w:rPr>
          <w:b/>
        </w:rPr>
        <w:t>LC</w:t>
      </w:r>
      <w:r>
        <w:t xml:space="preserve"> and </w:t>
      </w:r>
      <w:r w:rsidRPr="0041236A">
        <w:rPr>
          <w:u w:val="single"/>
        </w:rPr>
        <w:t>Y004</w:t>
      </w:r>
      <w:r>
        <w:t xml:space="preserve"> for </w:t>
      </w:r>
      <w:r w:rsidRPr="0041236A">
        <w:rPr>
          <w:u w:val="single"/>
        </w:rPr>
        <w:t>GC</w:t>
      </w:r>
      <w:r>
        <w:t xml:space="preserve"> (Valuation variant</w:t>
      </w:r>
      <w:proofErr w:type="gramStart"/>
      <w:r>
        <w:t>),KEKO</w:t>
      </w:r>
      <w:proofErr w:type="gramEnd"/>
      <w:r>
        <w:t>-MATNR, KEKO-</w:t>
      </w:r>
      <w:r w:rsidRPr="00DA1BA9">
        <w:t xml:space="preserve"> VBELN</w:t>
      </w:r>
      <w:r>
        <w:t xml:space="preserve"> (Sales document)  and KEKO-</w:t>
      </w:r>
      <w:r w:rsidRPr="00DA1BA9">
        <w:t xml:space="preserve"> POSNR</w:t>
      </w:r>
      <w:r>
        <w:t xml:space="preserve"> (Subitem line number) and </w:t>
      </w:r>
      <w:r w:rsidRPr="00DA1BA9">
        <w:t>KEKO</w:t>
      </w:r>
      <w:r>
        <w:t>-</w:t>
      </w:r>
      <w:r w:rsidRPr="00DA1BA9">
        <w:t xml:space="preserve"> FEH_STA </w:t>
      </w:r>
      <w:r>
        <w:t>= ‘VO’ (costing status)</w:t>
      </w:r>
    </w:p>
    <w:p w14:paraId="5B95CD12" w14:textId="77777777" w:rsidR="00E83BAE" w:rsidRDefault="00E83BAE" w:rsidP="00E83BAE">
      <w:pPr>
        <w:ind w:left="720"/>
      </w:pPr>
    </w:p>
    <w:p w14:paraId="229F6B11" w14:textId="77777777" w:rsidR="00E83BAE" w:rsidRPr="003D683E" w:rsidRDefault="00E83BAE" w:rsidP="00E83BAE">
      <w:pPr>
        <w:ind w:left="720"/>
        <w:rPr>
          <w:b/>
          <w:bCs/>
        </w:rPr>
      </w:pPr>
      <w:r>
        <w:rPr>
          <w:b/>
          <w:bCs/>
        </w:rPr>
        <w:t xml:space="preserve">  If can’t find the product cost estimate no. from the above step, then do the below: </w:t>
      </w:r>
      <w:r w:rsidRPr="003D683E">
        <w:rPr>
          <w:b/>
          <w:bCs/>
        </w:rPr>
        <w:t xml:space="preserve">For </w:t>
      </w:r>
      <w:proofErr w:type="spellStart"/>
      <w:r w:rsidRPr="003D683E">
        <w:rPr>
          <w:b/>
          <w:bCs/>
        </w:rPr>
        <w:t>non sales</w:t>
      </w:r>
      <w:proofErr w:type="spellEnd"/>
      <w:r w:rsidRPr="003D683E">
        <w:rPr>
          <w:b/>
          <w:bCs/>
        </w:rPr>
        <w:t xml:space="preserve"> order related costing estimate</w:t>
      </w:r>
    </w:p>
    <w:p w14:paraId="5220BBB2" w14:textId="77777777" w:rsidR="00E83BAE" w:rsidRDefault="00E83BAE" w:rsidP="00E83BAE">
      <w:pPr>
        <w:ind w:left="720"/>
      </w:pPr>
    </w:p>
    <w:p w14:paraId="7BCE0497" w14:textId="77777777" w:rsidR="00E83BAE" w:rsidRPr="005F2F75" w:rsidRDefault="00E83BAE" w:rsidP="00E83BAE">
      <w:pPr>
        <w:ind w:left="720"/>
      </w:pPr>
      <w:r w:rsidRPr="005F2F75">
        <w:t xml:space="preserve">Select KEKO </w:t>
      </w:r>
      <w:proofErr w:type="gramStart"/>
      <w:r w:rsidRPr="005F2F75">
        <w:t>by  KEKO</w:t>
      </w:r>
      <w:proofErr w:type="gramEnd"/>
      <w:r w:rsidRPr="005F2F75">
        <w:t>- BWVAR  = ‘Y02’ and costing variant Y0L1 for LC and Y0G1 for GC (Valuation variant), KEKO- FEH_STA = ‘FR’ (costing status), KEKO- MATNR=VBAP- MATNR (Subitem level),  KEKO- WERK=VBAP-WERKS</w:t>
      </w:r>
      <w:r>
        <w:t>.</w:t>
      </w:r>
    </w:p>
    <w:p w14:paraId="13CB595B" w14:textId="77777777" w:rsidR="00E83BAE" w:rsidRDefault="00E83BAE" w:rsidP="00E83BAE">
      <w:pPr>
        <w:ind w:left="720"/>
      </w:pPr>
    </w:p>
    <w:p w14:paraId="746885AA" w14:textId="77777777" w:rsidR="00E83BAE" w:rsidRPr="00E83BAE" w:rsidRDefault="00E83BAE" w:rsidP="00EE4002">
      <w:pPr>
        <w:numPr>
          <w:ilvl w:val="0"/>
          <w:numId w:val="6"/>
        </w:numPr>
        <w:rPr>
          <w:b/>
          <w:bCs/>
        </w:rPr>
      </w:pPr>
      <w:r w:rsidRPr="00E83BAE">
        <w:rPr>
          <w:b/>
          <w:bCs/>
        </w:rPr>
        <w:t>Costed BoM data read</w:t>
      </w:r>
    </w:p>
    <w:p w14:paraId="6D9C8D39" w14:textId="77777777" w:rsidR="00E83BAE" w:rsidRPr="00E83BAE" w:rsidRDefault="00E83BAE" w:rsidP="00E83BAE">
      <w:pPr>
        <w:ind w:left="720"/>
      </w:pPr>
    </w:p>
    <w:p w14:paraId="5A80C188" w14:textId="77777777" w:rsidR="00E83BAE" w:rsidRPr="00E83BAE" w:rsidRDefault="00E83BAE" w:rsidP="00E83BAE">
      <w:pPr>
        <w:pStyle w:val="ListBullet"/>
      </w:pPr>
      <w:r w:rsidRPr="00E83BAE">
        <w:t xml:space="preserve">      Select FM / BAPI </w:t>
      </w:r>
      <w:proofErr w:type="gramStart"/>
      <w:r w:rsidRPr="00E83BAE">
        <w:t>-  ‘</w:t>
      </w:r>
      <w:proofErr w:type="gramEnd"/>
      <w:r w:rsidRPr="00E83BAE">
        <w:t>BAPI_COSTESTIMATE_GETEXPLOSION’ and pass on the input values (</w:t>
      </w:r>
      <w:r w:rsidRPr="00E83BAE">
        <w:rPr>
          <w:rFonts w:hint="eastAsia"/>
        </w:rPr>
        <w:t>KE</w:t>
      </w:r>
      <w:r w:rsidRPr="00E83BAE">
        <w:t>KO- BZOBJ, KEKO- KALNR,</w:t>
      </w:r>
      <w:r w:rsidRPr="00E83BAE">
        <w:rPr>
          <w:rFonts w:hint="eastAsia"/>
        </w:rPr>
        <w:t xml:space="preserve"> KE</w:t>
      </w:r>
      <w:r w:rsidRPr="00E83BAE">
        <w:t>KO</w:t>
      </w:r>
      <w:r w:rsidRPr="00E83BAE">
        <w:rPr>
          <w:rFonts w:hint="eastAsia"/>
        </w:rPr>
        <w:t>-</w:t>
      </w:r>
      <w:r w:rsidRPr="00E83BAE">
        <w:t xml:space="preserve"> KALKA,</w:t>
      </w:r>
      <w:r w:rsidRPr="00E83BAE">
        <w:rPr>
          <w:rFonts w:hint="eastAsia"/>
        </w:rPr>
        <w:t xml:space="preserve"> KE</w:t>
      </w:r>
      <w:r w:rsidRPr="00E83BAE">
        <w:t xml:space="preserve">KO-TVERS, </w:t>
      </w:r>
      <w:r w:rsidRPr="00E83BAE">
        <w:rPr>
          <w:rFonts w:hint="eastAsia"/>
        </w:rPr>
        <w:t>K</w:t>
      </w:r>
      <w:r w:rsidRPr="00E83BAE">
        <w:t xml:space="preserve">EKO- BWVAR and KEKO-LOSGR) for the header material (KEKO-MATNR = VBAP-MATNR ) </w:t>
      </w:r>
    </w:p>
    <w:p w14:paraId="68A69EF8" w14:textId="77777777" w:rsidR="00E83BAE" w:rsidRPr="00B92A8D" w:rsidRDefault="00E83BAE" w:rsidP="00E83BAE">
      <w:pPr>
        <w:ind w:left="720"/>
      </w:pPr>
      <w:r w:rsidRPr="00E83BAE">
        <w:t>This fetches values in LC (Co Code Cry) and GC (CO Area Currency) at item level (Materials, Activities and OH) for multilevel BoM of header material.</w:t>
      </w:r>
    </w:p>
    <w:p w14:paraId="675E05EE" w14:textId="77777777" w:rsidR="00E83BAE" w:rsidRDefault="00E83BAE" w:rsidP="00E83BAE">
      <w:pPr>
        <w:ind w:left="720"/>
      </w:pPr>
    </w:p>
    <w:p w14:paraId="2FC17F8B" w14:textId="77777777" w:rsidR="00BE4E97" w:rsidRDefault="00BE4E97" w:rsidP="00BE4E97">
      <w:pPr>
        <w:rPr>
          <w:rFonts w:ascii="Tahoma" w:hAnsi="Tahoma" w:cs="Tahoma"/>
        </w:rPr>
      </w:pPr>
    </w:p>
    <w:p w14:paraId="0A4F7224" w14:textId="77777777" w:rsidR="00E83BAE" w:rsidRDefault="00E83BAE" w:rsidP="00BE4E97">
      <w:pPr>
        <w:rPr>
          <w:rFonts w:ascii="Tahoma" w:hAnsi="Tahoma" w:cs="Tahoma"/>
        </w:rPr>
      </w:pPr>
    </w:p>
    <w:p w14:paraId="5AE48A43" w14:textId="77777777" w:rsidR="00E83BAE" w:rsidRPr="00707F61" w:rsidRDefault="00E83BAE" w:rsidP="00BE4E97">
      <w:pPr>
        <w:rPr>
          <w:rFonts w:ascii="Tahoma" w:hAnsi="Tahoma" w:cs="Tahoma"/>
        </w:rPr>
      </w:pPr>
    </w:p>
    <w:p w14:paraId="1D032107" w14:textId="77777777" w:rsidR="00BE4E97" w:rsidRPr="00707F61" w:rsidRDefault="00A03EE0" w:rsidP="00A03EE0">
      <w:pPr>
        <w:pStyle w:val="Heading1"/>
        <w:rPr>
          <w:rFonts w:ascii="Tahoma" w:hAnsi="Tahoma" w:cs="Tahoma"/>
        </w:rPr>
      </w:pPr>
      <w:bookmarkStart w:id="43" w:name="_Toc124775790"/>
      <w:r>
        <w:rPr>
          <w:rFonts w:ascii="Tahoma" w:hAnsi="Tahoma" w:cs="Tahoma"/>
        </w:rPr>
        <w:t>OVERVIEW</w:t>
      </w:r>
      <w:bookmarkEnd w:id="43"/>
    </w:p>
    <w:p w14:paraId="250200E6" w14:textId="77777777" w:rsidR="00BE4E97" w:rsidRPr="00E12547" w:rsidRDefault="00BE4E97" w:rsidP="00E12547">
      <w:pPr>
        <w:pStyle w:val="Heading2"/>
        <w:tabs>
          <w:tab w:val="clear" w:pos="1080"/>
          <w:tab w:val="num" w:pos="540"/>
        </w:tabs>
        <w:ind w:left="0"/>
        <w:rPr>
          <w:rFonts w:ascii="Tahoma" w:hAnsi="Tahoma" w:cs="Tahoma"/>
          <w:i w:val="0"/>
          <w:sz w:val="24"/>
          <w:szCs w:val="24"/>
        </w:rPr>
      </w:pPr>
      <w:bookmarkStart w:id="44" w:name="_Toc124775791"/>
      <w:r w:rsidRPr="00E12547">
        <w:rPr>
          <w:rFonts w:ascii="Tahoma" w:hAnsi="Tahoma" w:cs="Tahoma"/>
          <w:i w:val="0"/>
          <w:sz w:val="24"/>
          <w:szCs w:val="24"/>
        </w:rPr>
        <w:t>Business Driver</w:t>
      </w:r>
      <w:bookmarkEnd w:id="44"/>
    </w:p>
    <w:p w14:paraId="50F40DEB" w14:textId="77777777" w:rsidR="00BE4E97" w:rsidRPr="0079356B" w:rsidRDefault="00BE4E97" w:rsidP="00BE4E97">
      <w:pPr>
        <w:rPr>
          <w:rFonts w:ascii="Tahoma" w:hAnsi="Tahoma" w:cs="Tahoma"/>
          <w:sz w:val="20"/>
        </w:rPr>
      </w:pPr>
    </w:p>
    <w:p w14:paraId="4525F79F" w14:textId="77777777" w:rsidR="00BE4E97" w:rsidRPr="00E12547" w:rsidRDefault="001F0E3D" w:rsidP="00E12547">
      <w:pPr>
        <w:pStyle w:val="Heading2"/>
        <w:tabs>
          <w:tab w:val="clear" w:pos="1080"/>
          <w:tab w:val="num" w:pos="540"/>
        </w:tabs>
        <w:ind w:left="0"/>
        <w:rPr>
          <w:rFonts w:ascii="Tahoma" w:hAnsi="Tahoma" w:cs="Tahoma"/>
          <w:i w:val="0"/>
          <w:sz w:val="24"/>
          <w:szCs w:val="24"/>
        </w:rPr>
      </w:pPr>
      <w:bookmarkStart w:id="45" w:name="_Toc124775792"/>
      <w:r w:rsidRPr="00E12547">
        <w:rPr>
          <w:rFonts w:ascii="Tahoma" w:hAnsi="Tahoma" w:cs="Tahoma"/>
          <w:i w:val="0"/>
          <w:sz w:val="24"/>
          <w:szCs w:val="24"/>
        </w:rPr>
        <w:t>K</w:t>
      </w:r>
      <w:r w:rsidR="00BE4E97" w:rsidRPr="00E12547">
        <w:rPr>
          <w:rFonts w:ascii="Tahoma" w:hAnsi="Tahoma" w:cs="Tahoma"/>
          <w:i w:val="0"/>
          <w:sz w:val="24"/>
          <w:szCs w:val="24"/>
        </w:rPr>
        <w:t>ey business requirements</w:t>
      </w:r>
      <w:bookmarkEnd w:id="45"/>
    </w:p>
    <w:p w14:paraId="77A52294" w14:textId="77777777" w:rsidR="00A04934" w:rsidRDefault="00A04934" w:rsidP="00A04934">
      <w:pPr>
        <w:rPr>
          <w:rFonts w:ascii="Tahoma" w:hAnsi="Tahoma" w:cs="Tahoma"/>
          <w:sz w:val="20"/>
        </w:rPr>
      </w:pPr>
      <w:bookmarkStart w:id="46" w:name="_Toc124775793"/>
    </w:p>
    <w:p w14:paraId="0709C75F" w14:textId="77777777" w:rsidR="00A04934" w:rsidRPr="00E83BAE" w:rsidRDefault="00E83BAE" w:rsidP="00A04934">
      <w:pPr>
        <w:rPr>
          <w:rFonts w:ascii="Tahoma" w:hAnsi="Tahoma" w:cs="Tahoma"/>
          <w:b/>
          <w:color w:val="FF0000"/>
          <w:sz w:val="20"/>
        </w:rPr>
      </w:pPr>
      <w:r w:rsidRPr="00E83BAE">
        <w:rPr>
          <w:rFonts w:ascii="Tahoma" w:hAnsi="Tahoma" w:cs="Tahoma"/>
          <w:b/>
          <w:color w:val="FF0000"/>
          <w:sz w:val="20"/>
        </w:rPr>
        <w:t>Version: 2</w:t>
      </w:r>
      <w:r w:rsidR="00A04934" w:rsidRPr="00E83BAE">
        <w:rPr>
          <w:rFonts w:ascii="Tahoma" w:hAnsi="Tahoma" w:cs="Tahoma"/>
          <w:b/>
          <w:color w:val="FF0000"/>
          <w:sz w:val="20"/>
        </w:rPr>
        <w:t>.0</w:t>
      </w:r>
    </w:p>
    <w:p w14:paraId="007DCDA8" w14:textId="77777777" w:rsidR="00A34B72" w:rsidRDefault="00A34B72" w:rsidP="00C828A4">
      <w:pPr>
        <w:rPr>
          <w:rFonts w:ascii="Tahoma" w:hAnsi="Tahoma" w:cs="Tahoma"/>
          <w:sz w:val="20"/>
        </w:rPr>
      </w:pPr>
    </w:p>
    <w:p w14:paraId="38AEDFC8" w14:textId="77777777" w:rsidR="00C828A4" w:rsidRPr="00F521FE" w:rsidRDefault="007C0B37" w:rsidP="00C828A4">
      <w:pPr>
        <w:rPr>
          <w:color w:val="000000"/>
          <w:shd w:val="clear" w:color="auto" w:fill="FFFFFF"/>
        </w:rPr>
      </w:pPr>
      <w:r>
        <w:rPr>
          <w:rFonts w:ascii="Tahoma" w:hAnsi="Tahoma" w:cs="Tahoma"/>
          <w:sz w:val="20"/>
        </w:rPr>
        <w:t>To show cost component report for a SO and relevant SO item, and for multiple SO’s at various levels</w:t>
      </w:r>
    </w:p>
    <w:p w14:paraId="450EA2D7" w14:textId="77777777" w:rsidR="00A04934" w:rsidRDefault="00A04934" w:rsidP="00A04934">
      <w:pPr>
        <w:rPr>
          <w:rFonts w:ascii="Tahoma" w:hAnsi="Tahoma" w:cs="Tahoma"/>
          <w:sz w:val="20"/>
        </w:rPr>
      </w:pPr>
    </w:p>
    <w:p w14:paraId="38B08F16" w14:textId="77777777" w:rsidR="00C740D5" w:rsidRDefault="00C740D5" w:rsidP="00EE4002">
      <w:pPr>
        <w:numPr>
          <w:ilvl w:val="0"/>
          <w:numId w:val="4"/>
        </w:numPr>
      </w:pPr>
      <w:r>
        <w:t xml:space="preserve">Cost components to be based upon OBOM Standard Cost.  As such there is not a requirement / expectation that this report </w:t>
      </w:r>
      <w:proofErr w:type="gramStart"/>
      <w:r>
        <w:t>tie</w:t>
      </w:r>
      <w:proofErr w:type="gramEnd"/>
      <w:r>
        <w:t xml:space="preserve"> exactly to any GL account</w:t>
      </w:r>
    </w:p>
    <w:p w14:paraId="5DBB58D6" w14:textId="77777777" w:rsidR="00C740D5" w:rsidRDefault="00C740D5" w:rsidP="00EE4002">
      <w:pPr>
        <w:numPr>
          <w:ilvl w:val="1"/>
          <w:numId w:val="4"/>
        </w:numPr>
      </w:pPr>
      <w:r>
        <w:lastRenderedPageBreak/>
        <w:t>Any manual adjustments (JVs) to SO costing will not be included in this report’s output</w:t>
      </w:r>
    </w:p>
    <w:p w14:paraId="77599905" w14:textId="556398B2" w:rsidR="00C740D5" w:rsidRDefault="00C740D5" w:rsidP="00EE4002">
      <w:pPr>
        <w:numPr>
          <w:ilvl w:val="1"/>
          <w:numId w:val="4"/>
        </w:numPr>
      </w:pPr>
      <w:proofErr w:type="gramStart"/>
      <w:r>
        <w:t>Also</w:t>
      </w:r>
      <w:proofErr w:type="gramEnd"/>
      <w:r>
        <w:t xml:space="preserve"> as this report will be used for forecast and therefore there may not be any underlying GL account data</w:t>
      </w:r>
    </w:p>
    <w:p w14:paraId="68E5D73A" w14:textId="586410CA" w:rsidR="00E96AB4" w:rsidRPr="00E96AB4" w:rsidRDefault="00E96AB4" w:rsidP="00E96AB4">
      <w:pPr>
        <w:numPr>
          <w:ilvl w:val="0"/>
          <w:numId w:val="4"/>
        </w:numPr>
        <w:rPr>
          <w:b/>
          <w:u w:val="single"/>
        </w:rPr>
      </w:pPr>
      <w:r w:rsidRPr="00E96AB4">
        <w:rPr>
          <w:b/>
          <w:u w:val="single"/>
        </w:rPr>
        <w:t>Version 7.0</w:t>
      </w:r>
    </w:p>
    <w:p w14:paraId="11E4E988" w14:textId="4C774181" w:rsidR="00E96AB4" w:rsidRDefault="00E96AB4" w:rsidP="00E96AB4">
      <w:pPr>
        <w:ind w:left="720"/>
      </w:pPr>
      <w:r>
        <w:t xml:space="preserve">As part of Display project user like to see Purchasing details to the existing ZAFGR252 report. Copying existing ZAFGR252 </w:t>
      </w:r>
      <w:proofErr w:type="spellStart"/>
      <w:proofErr w:type="gramStart"/>
      <w:r>
        <w:t>reprot</w:t>
      </w:r>
      <w:proofErr w:type="spellEnd"/>
      <w:r>
        <w:t xml:space="preserve">  to</w:t>
      </w:r>
      <w:proofErr w:type="gramEnd"/>
      <w:r>
        <w:t xml:space="preserve"> ZAFGR261 report and adding Purchasing details to the report. New column will be added to report like, vendor (Supplier) number, GR Date, Purchase order, Po item number etc.</w:t>
      </w:r>
    </w:p>
    <w:p w14:paraId="1618C962" w14:textId="4FF26E12" w:rsidR="00E96AB4" w:rsidRDefault="00E96AB4" w:rsidP="00E96AB4">
      <w:pPr>
        <w:ind w:left="720"/>
      </w:pPr>
    </w:p>
    <w:p w14:paraId="22758E98" w14:textId="5F9C5900" w:rsidR="00E96AB4" w:rsidRDefault="00E96AB4" w:rsidP="00E96AB4">
      <w:pPr>
        <w:ind w:left="720"/>
      </w:pPr>
      <w:r>
        <w:t>Also, adding, material number, vendor number and Po delivery date to the selection screen.</w:t>
      </w:r>
    </w:p>
    <w:p w14:paraId="3DD355C9" w14:textId="77777777" w:rsidR="00C740D5" w:rsidRDefault="00C740D5" w:rsidP="00A04934">
      <w:pPr>
        <w:rPr>
          <w:rFonts w:ascii="Tahoma" w:hAnsi="Tahoma" w:cs="Tahoma"/>
          <w:sz w:val="20"/>
        </w:rPr>
      </w:pPr>
    </w:p>
    <w:p w14:paraId="395A17C6" w14:textId="77777777" w:rsidR="00BE4E97" w:rsidRPr="00E12547" w:rsidRDefault="00BE4E97" w:rsidP="00E12547">
      <w:pPr>
        <w:pStyle w:val="Heading2"/>
        <w:tabs>
          <w:tab w:val="clear" w:pos="1080"/>
          <w:tab w:val="num" w:pos="540"/>
        </w:tabs>
        <w:ind w:left="0"/>
        <w:rPr>
          <w:rFonts w:ascii="Tahoma" w:hAnsi="Tahoma" w:cs="Tahoma"/>
          <w:i w:val="0"/>
          <w:sz w:val="24"/>
          <w:szCs w:val="24"/>
        </w:rPr>
      </w:pPr>
      <w:r w:rsidRPr="00E12547">
        <w:rPr>
          <w:rFonts w:ascii="Tahoma" w:hAnsi="Tahoma" w:cs="Tahoma"/>
          <w:i w:val="0"/>
          <w:sz w:val="24"/>
          <w:szCs w:val="24"/>
        </w:rPr>
        <w:t>High level Process overview</w:t>
      </w:r>
      <w:bookmarkEnd w:id="46"/>
      <w:r w:rsidRPr="00E12547">
        <w:rPr>
          <w:rFonts w:ascii="Tahoma" w:hAnsi="Tahoma" w:cs="Tahoma"/>
          <w:i w:val="0"/>
          <w:sz w:val="24"/>
          <w:szCs w:val="24"/>
        </w:rPr>
        <w:t xml:space="preserve"> </w:t>
      </w:r>
    </w:p>
    <w:p w14:paraId="2521C432" w14:textId="77777777" w:rsidR="00BE4E97" w:rsidRPr="0072799D" w:rsidRDefault="00940EED" w:rsidP="00BE4E97">
      <w:pPr>
        <w:rPr>
          <w:rFonts w:ascii="Tahoma" w:hAnsi="Tahoma" w:cs="Tahoma"/>
          <w:i/>
          <w:sz w:val="20"/>
        </w:rPr>
      </w:pPr>
      <w:r>
        <w:rPr>
          <w:rFonts w:ascii="Tahoma" w:hAnsi="Tahoma" w:cs="Tahoma"/>
          <w:i/>
          <w:sz w:val="20"/>
        </w:rPr>
        <w:t>&lt;</w:t>
      </w:r>
      <w:r w:rsidR="00BE4E97" w:rsidRPr="0072799D">
        <w:rPr>
          <w:rFonts w:ascii="Tahoma" w:hAnsi="Tahoma" w:cs="Tahoma"/>
          <w:i/>
          <w:sz w:val="20"/>
        </w:rPr>
        <w:t>Attach process flow chart and system architecture showing all the concerned systems if required</w:t>
      </w:r>
      <w:r>
        <w:rPr>
          <w:rFonts w:ascii="Tahoma" w:hAnsi="Tahoma" w:cs="Tahoma"/>
          <w:i/>
          <w:sz w:val="20"/>
        </w:rPr>
        <w:t>&gt;</w:t>
      </w:r>
    </w:p>
    <w:p w14:paraId="1A81F0B1" w14:textId="77777777" w:rsidR="00BE4E97" w:rsidRPr="0079356B" w:rsidRDefault="00BE4E97" w:rsidP="00BE4E97">
      <w:pPr>
        <w:rPr>
          <w:rFonts w:ascii="Tahoma" w:hAnsi="Tahoma" w:cs="Tahoma"/>
          <w:sz w:val="20"/>
        </w:rPr>
      </w:pPr>
    </w:p>
    <w:p w14:paraId="717AAFBA" w14:textId="77777777" w:rsidR="00BE4E97" w:rsidRPr="0079356B" w:rsidRDefault="00BE4E97" w:rsidP="00BE4E97">
      <w:pPr>
        <w:rPr>
          <w:rFonts w:ascii="Tahoma" w:hAnsi="Tahoma" w:cs="Tahoma"/>
          <w:sz w:val="20"/>
        </w:rPr>
      </w:pPr>
    </w:p>
    <w:p w14:paraId="56EE48EE" w14:textId="77777777" w:rsidR="00BE4E97" w:rsidRPr="0079356B" w:rsidRDefault="00BE4E97" w:rsidP="00BE4E97">
      <w:pPr>
        <w:rPr>
          <w:rFonts w:ascii="Tahoma" w:hAnsi="Tahoma" w:cs="Tahoma"/>
          <w:sz w:val="20"/>
        </w:rPr>
      </w:pPr>
    </w:p>
    <w:p w14:paraId="36C2B7FF" w14:textId="77777777" w:rsidR="00A03EE0" w:rsidRPr="00707F61" w:rsidRDefault="00A03EE0" w:rsidP="00A03EE0">
      <w:pPr>
        <w:pStyle w:val="Heading1"/>
        <w:rPr>
          <w:rFonts w:ascii="Tahoma" w:hAnsi="Tahoma" w:cs="Tahoma"/>
        </w:rPr>
      </w:pPr>
      <w:bookmarkStart w:id="47" w:name="_Toc124775794"/>
      <w:r>
        <w:rPr>
          <w:rFonts w:ascii="Tahoma" w:hAnsi="Tahoma" w:cs="Tahoma"/>
        </w:rPr>
        <w:t>DETAILS</w:t>
      </w:r>
      <w:bookmarkEnd w:id="47"/>
    </w:p>
    <w:p w14:paraId="2908EB2C" w14:textId="77777777" w:rsidR="00BE4E97" w:rsidRDefault="00BE4E97" w:rsidP="00BE4E97">
      <w:pPr>
        <w:rPr>
          <w:rFonts w:ascii="Tahoma" w:hAnsi="Tahoma" w:cs="Tahoma"/>
          <w:sz w:val="20"/>
        </w:rPr>
      </w:pPr>
    </w:p>
    <w:p w14:paraId="2F8A18C3" w14:textId="77777777" w:rsidR="004A75D2" w:rsidRPr="00E12547" w:rsidRDefault="004A75D2" w:rsidP="004A75D2">
      <w:pPr>
        <w:pStyle w:val="Heading2"/>
        <w:tabs>
          <w:tab w:val="clear" w:pos="1080"/>
          <w:tab w:val="num" w:pos="540"/>
        </w:tabs>
        <w:ind w:left="0"/>
        <w:rPr>
          <w:rFonts w:ascii="Tahoma" w:hAnsi="Tahoma" w:cs="Tahoma"/>
          <w:i w:val="0"/>
          <w:sz w:val="24"/>
          <w:szCs w:val="24"/>
        </w:rPr>
      </w:pPr>
      <w:bookmarkStart w:id="48" w:name="_Toc124775795"/>
      <w:r>
        <w:rPr>
          <w:rFonts w:ascii="Tahoma" w:hAnsi="Tahoma" w:cs="Tahoma"/>
          <w:i w:val="0"/>
          <w:sz w:val="24"/>
          <w:szCs w:val="24"/>
        </w:rPr>
        <w:t>Detail Processing Logic</w:t>
      </w:r>
      <w:bookmarkEnd w:id="48"/>
    </w:p>
    <w:p w14:paraId="121FD38A" w14:textId="77777777" w:rsidR="009A3E19" w:rsidRDefault="009A3E19" w:rsidP="002F7E4F">
      <w:pPr>
        <w:rPr>
          <w:rFonts w:ascii="Courier New" w:hAnsi="Courier New" w:cs="Courier New"/>
          <w:color w:val="000000"/>
          <w:sz w:val="20"/>
          <w:shd w:val="clear" w:color="auto" w:fill="FFFFFF"/>
        </w:rPr>
      </w:pPr>
    </w:p>
    <w:p w14:paraId="1FE2DD96" w14:textId="77777777" w:rsidR="00142585" w:rsidRDefault="00142585" w:rsidP="002F7E4F">
      <w:pPr>
        <w:rPr>
          <w:rFonts w:ascii="Courier New" w:hAnsi="Courier New" w:cs="Courier New"/>
          <w:color w:val="000000"/>
          <w:sz w:val="20"/>
          <w:shd w:val="clear" w:color="auto" w:fill="FFFFFF"/>
        </w:rPr>
      </w:pPr>
    </w:p>
    <w:p w14:paraId="71A7A8A4" w14:textId="77777777" w:rsidR="007C0B37" w:rsidRDefault="00AF7BA3" w:rsidP="002F7E4F">
      <w:pPr>
        <w:rPr>
          <w:color w:val="000000"/>
          <w:shd w:val="clear" w:color="auto" w:fill="FFFFFF"/>
        </w:rPr>
      </w:pPr>
      <w:r w:rsidRPr="003C3224">
        <w:rPr>
          <w:color w:val="000000"/>
          <w:shd w:val="clear" w:color="auto" w:fill="FFFFFF"/>
        </w:rPr>
        <w:t xml:space="preserve">Step 1 – </w:t>
      </w:r>
      <w:r w:rsidR="007C0B37" w:rsidRPr="007C0B37">
        <w:rPr>
          <w:color w:val="000000"/>
          <w:shd w:val="clear" w:color="auto" w:fill="FFFFFF"/>
        </w:rPr>
        <w:t>Leverage existing report ZAFGR252 of SO costing report to develop new report for SO cost component report</w:t>
      </w:r>
      <w:r w:rsidR="007C0B37">
        <w:rPr>
          <w:color w:val="000000"/>
          <w:shd w:val="clear" w:color="auto" w:fill="FFFFFF"/>
        </w:rPr>
        <w:t xml:space="preserve"> in same program</w:t>
      </w:r>
      <w:r w:rsidR="007C0B37" w:rsidRPr="007C0B37">
        <w:rPr>
          <w:color w:val="000000"/>
          <w:shd w:val="clear" w:color="auto" w:fill="FFFFFF"/>
        </w:rPr>
        <w:t>.</w:t>
      </w:r>
    </w:p>
    <w:p w14:paraId="27357532" w14:textId="77777777" w:rsidR="007C0B37" w:rsidRDefault="007C0B37" w:rsidP="002F7E4F">
      <w:pPr>
        <w:rPr>
          <w:color w:val="000000"/>
          <w:shd w:val="clear" w:color="auto" w:fill="FFFFFF"/>
        </w:rPr>
      </w:pPr>
    </w:p>
    <w:p w14:paraId="5E294B2A" w14:textId="77777777" w:rsidR="00AF7BA3" w:rsidRPr="003C3224" w:rsidRDefault="007C0B37" w:rsidP="002F7E4F">
      <w:pPr>
        <w:rPr>
          <w:color w:val="000000"/>
          <w:shd w:val="clear" w:color="auto" w:fill="FFFFFF"/>
        </w:rPr>
      </w:pPr>
      <w:r>
        <w:rPr>
          <w:color w:val="000000"/>
          <w:shd w:val="clear" w:color="auto" w:fill="FFFFFF"/>
        </w:rPr>
        <w:t xml:space="preserve">Step 2 – Selection Parameter of the </w:t>
      </w:r>
      <w:proofErr w:type="gramStart"/>
      <w:r>
        <w:rPr>
          <w:color w:val="000000"/>
          <w:shd w:val="clear" w:color="auto" w:fill="FFFFFF"/>
        </w:rPr>
        <w:t>report :</w:t>
      </w:r>
      <w:proofErr w:type="gramEnd"/>
      <w:r>
        <w:rPr>
          <w:color w:val="000000"/>
          <w:shd w:val="clear" w:color="auto" w:fill="FFFFFF"/>
        </w:rPr>
        <w:t xml:space="preserve"> Add/change below selection parameter of the existing report </w:t>
      </w:r>
      <w:r w:rsidRPr="007C0B37">
        <w:rPr>
          <w:color w:val="000000"/>
          <w:shd w:val="clear" w:color="auto" w:fill="FFFFFF"/>
        </w:rPr>
        <w:t xml:space="preserve">ZAFGR252 </w:t>
      </w:r>
    </w:p>
    <w:p w14:paraId="07F023C8" w14:textId="77777777" w:rsidR="009749AE" w:rsidRPr="003C3224" w:rsidRDefault="009749AE" w:rsidP="002F7E4F">
      <w:pPr>
        <w:rPr>
          <w:noProof/>
        </w:rPr>
      </w:pPr>
    </w:p>
    <w:tbl>
      <w:tblPr>
        <w:tblW w:w="9483" w:type="dxa"/>
        <w:tblInd w:w="93" w:type="dxa"/>
        <w:tblLook w:val="04A0" w:firstRow="1" w:lastRow="0" w:firstColumn="1" w:lastColumn="0" w:noHBand="0" w:noVBand="1"/>
      </w:tblPr>
      <w:tblGrid>
        <w:gridCol w:w="336"/>
        <w:gridCol w:w="2785"/>
        <w:gridCol w:w="1251"/>
        <w:gridCol w:w="1817"/>
        <w:gridCol w:w="1238"/>
        <w:gridCol w:w="2448"/>
      </w:tblGrid>
      <w:tr w:rsidR="007B7ECF" w:rsidRPr="003C3224" w14:paraId="2BEF6330" w14:textId="77777777" w:rsidTr="00F34F4C">
        <w:trPr>
          <w:trHeight w:val="288"/>
        </w:trPr>
        <w:tc>
          <w:tcPr>
            <w:tcW w:w="335" w:type="dxa"/>
            <w:tcBorders>
              <w:top w:val="single" w:sz="4" w:space="0" w:color="auto"/>
              <w:left w:val="single" w:sz="4" w:space="0" w:color="auto"/>
              <w:bottom w:val="single" w:sz="4" w:space="0" w:color="auto"/>
              <w:right w:val="single" w:sz="4" w:space="0" w:color="auto"/>
            </w:tcBorders>
          </w:tcPr>
          <w:p w14:paraId="4BDB5498" w14:textId="77777777" w:rsidR="007B7ECF" w:rsidRPr="003C3224" w:rsidRDefault="007B7ECF" w:rsidP="009749AE">
            <w:pPr>
              <w:rPr>
                <w:rFonts w:eastAsia="Times New Roman"/>
                <w:color w:val="000000"/>
              </w:rPr>
            </w:pPr>
          </w:p>
        </w:tc>
        <w:tc>
          <w:tcPr>
            <w:tcW w:w="27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7BEAA2" w14:textId="77777777" w:rsidR="007B7ECF" w:rsidRPr="003C3224" w:rsidRDefault="007B7ECF" w:rsidP="009749AE">
            <w:pPr>
              <w:rPr>
                <w:rFonts w:eastAsia="Times New Roman"/>
                <w:color w:val="000000"/>
              </w:rPr>
            </w:pPr>
            <w:r w:rsidRPr="003C3224">
              <w:rPr>
                <w:rFonts w:eastAsia="Times New Roman"/>
                <w:color w:val="000000"/>
              </w:rPr>
              <w:t> </w:t>
            </w:r>
          </w:p>
        </w:tc>
        <w:tc>
          <w:tcPr>
            <w:tcW w:w="1251" w:type="dxa"/>
            <w:tcBorders>
              <w:top w:val="single" w:sz="4" w:space="0" w:color="auto"/>
              <w:left w:val="nil"/>
              <w:bottom w:val="single" w:sz="4" w:space="0" w:color="auto"/>
              <w:right w:val="single" w:sz="4" w:space="0" w:color="auto"/>
            </w:tcBorders>
            <w:shd w:val="clear" w:color="auto" w:fill="auto"/>
            <w:noWrap/>
            <w:vAlign w:val="bottom"/>
            <w:hideMark/>
          </w:tcPr>
          <w:p w14:paraId="325FFDBE" w14:textId="77777777" w:rsidR="007B7ECF" w:rsidRPr="003C3224" w:rsidRDefault="007B7ECF" w:rsidP="009749AE">
            <w:pPr>
              <w:rPr>
                <w:rFonts w:eastAsia="Times New Roman"/>
                <w:color w:val="000000"/>
              </w:rPr>
            </w:pPr>
            <w:r w:rsidRPr="003C3224">
              <w:rPr>
                <w:rFonts w:eastAsia="Times New Roman"/>
                <w:color w:val="000000"/>
              </w:rPr>
              <w:t> </w:t>
            </w:r>
            <w:r>
              <w:rPr>
                <w:rFonts w:eastAsia="Times New Roman"/>
                <w:color w:val="000000"/>
              </w:rPr>
              <w:t>Field</w:t>
            </w:r>
          </w:p>
        </w:tc>
        <w:tc>
          <w:tcPr>
            <w:tcW w:w="1426" w:type="dxa"/>
            <w:tcBorders>
              <w:top w:val="single" w:sz="4" w:space="0" w:color="auto"/>
              <w:left w:val="nil"/>
              <w:bottom w:val="single" w:sz="4" w:space="0" w:color="auto"/>
              <w:right w:val="single" w:sz="4" w:space="0" w:color="auto"/>
            </w:tcBorders>
            <w:shd w:val="clear" w:color="auto" w:fill="auto"/>
            <w:noWrap/>
            <w:vAlign w:val="bottom"/>
            <w:hideMark/>
          </w:tcPr>
          <w:p w14:paraId="63E4A9CD" w14:textId="77777777" w:rsidR="007B7ECF" w:rsidRPr="003C3224" w:rsidRDefault="007B7ECF" w:rsidP="009749AE">
            <w:pPr>
              <w:rPr>
                <w:rFonts w:eastAsia="Times New Roman"/>
                <w:color w:val="000000"/>
              </w:rPr>
            </w:pPr>
            <w:r w:rsidRPr="003C3224">
              <w:rPr>
                <w:rFonts w:eastAsia="Times New Roman"/>
                <w:color w:val="000000"/>
              </w:rPr>
              <w:t> </w:t>
            </w:r>
          </w:p>
        </w:tc>
        <w:tc>
          <w:tcPr>
            <w:tcW w:w="1238" w:type="dxa"/>
            <w:tcBorders>
              <w:top w:val="single" w:sz="4" w:space="0" w:color="auto"/>
              <w:left w:val="nil"/>
              <w:bottom w:val="single" w:sz="4" w:space="0" w:color="auto"/>
              <w:right w:val="single" w:sz="4" w:space="0" w:color="auto"/>
            </w:tcBorders>
            <w:shd w:val="clear" w:color="auto" w:fill="auto"/>
            <w:noWrap/>
            <w:vAlign w:val="bottom"/>
            <w:hideMark/>
          </w:tcPr>
          <w:p w14:paraId="6B20090A" w14:textId="77777777" w:rsidR="007B7ECF" w:rsidRPr="003C3224" w:rsidRDefault="007B7ECF" w:rsidP="009749AE">
            <w:pPr>
              <w:rPr>
                <w:rFonts w:eastAsia="Times New Roman"/>
                <w:color w:val="000000"/>
              </w:rPr>
            </w:pPr>
            <w:r w:rsidRPr="003C3224">
              <w:rPr>
                <w:rFonts w:eastAsia="Times New Roman"/>
                <w:color w:val="000000"/>
              </w:rPr>
              <w:t>Default</w:t>
            </w:r>
          </w:p>
        </w:tc>
        <w:tc>
          <w:tcPr>
            <w:tcW w:w="2448" w:type="dxa"/>
            <w:tcBorders>
              <w:top w:val="single" w:sz="4" w:space="0" w:color="auto"/>
              <w:left w:val="nil"/>
              <w:bottom w:val="single" w:sz="4" w:space="0" w:color="auto"/>
              <w:right w:val="single" w:sz="4" w:space="0" w:color="auto"/>
            </w:tcBorders>
            <w:shd w:val="clear" w:color="auto" w:fill="auto"/>
            <w:noWrap/>
            <w:vAlign w:val="bottom"/>
            <w:hideMark/>
          </w:tcPr>
          <w:p w14:paraId="4F6584BE" w14:textId="77777777" w:rsidR="007B7ECF" w:rsidRPr="003C3224" w:rsidRDefault="007B7ECF" w:rsidP="009749AE">
            <w:pPr>
              <w:rPr>
                <w:rFonts w:eastAsia="Times New Roman"/>
                <w:color w:val="000000"/>
              </w:rPr>
            </w:pPr>
            <w:r w:rsidRPr="003C3224">
              <w:rPr>
                <w:rFonts w:eastAsia="Times New Roman"/>
                <w:color w:val="000000"/>
              </w:rPr>
              <w:t> </w:t>
            </w:r>
          </w:p>
        </w:tc>
      </w:tr>
      <w:tr w:rsidR="007B7ECF" w:rsidRPr="003C3224" w14:paraId="2916C19D" w14:textId="77777777" w:rsidTr="003D0F02">
        <w:trPr>
          <w:trHeight w:val="288"/>
        </w:trPr>
        <w:tc>
          <w:tcPr>
            <w:tcW w:w="335" w:type="dxa"/>
            <w:tcBorders>
              <w:top w:val="nil"/>
              <w:left w:val="single" w:sz="4" w:space="0" w:color="auto"/>
              <w:bottom w:val="single" w:sz="4" w:space="0" w:color="auto"/>
              <w:right w:val="single" w:sz="4" w:space="0" w:color="auto"/>
            </w:tcBorders>
          </w:tcPr>
          <w:p w14:paraId="74869460" w14:textId="77777777" w:rsidR="007B7ECF" w:rsidRDefault="007B7ECF" w:rsidP="007C0B37">
            <w:pPr>
              <w:rPr>
                <w:rFonts w:eastAsia="Times New Roman"/>
                <w:color w:val="000000"/>
              </w:rPr>
            </w:pPr>
          </w:p>
        </w:tc>
        <w:tc>
          <w:tcPr>
            <w:tcW w:w="2785" w:type="dxa"/>
            <w:tcBorders>
              <w:top w:val="nil"/>
              <w:left w:val="single" w:sz="4" w:space="0" w:color="auto"/>
              <w:bottom w:val="single" w:sz="4" w:space="0" w:color="auto"/>
              <w:right w:val="single" w:sz="4" w:space="0" w:color="auto"/>
            </w:tcBorders>
            <w:shd w:val="clear" w:color="auto" w:fill="auto"/>
            <w:noWrap/>
            <w:vAlign w:val="center"/>
          </w:tcPr>
          <w:p w14:paraId="187F57B8" w14:textId="77777777" w:rsidR="007B7ECF" w:rsidRPr="003C3224" w:rsidRDefault="007B7ECF" w:rsidP="007C0B37">
            <w:pPr>
              <w:rPr>
                <w:rFonts w:eastAsia="Times New Roman"/>
                <w:color w:val="000000"/>
              </w:rPr>
            </w:pPr>
          </w:p>
        </w:tc>
        <w:tc>
          <w:tcPr>
            <w:tcW w:w="1251" w:type="dxa"/>
            <w:tcBorders>
              <w:top w:val="nil"/>
              <w:left w:val="nil"/>
              <w:bottom w:val="single" w:sz="4" w:space="0" w:color="auto"/>
              <w:right w:val="single" w:sz="4" w:space="0" w:color="auto"/>
            </w:tcBorders>
            <w:shd w:val="clear" w:color="auto" w:fill="auto"/>
            <w:noWrap/>
            <w:vAlign w:val="center"/>
          </w:tcPr>
          <w:p w14:paraId="54738AF4" w14:textId="77777777" w:rsidR="007B7ECF" w:rsidRPr="003C3224" w:rsidRDefault="007B7ECF" w:rsidP="007C0B37">
            <w:pPr>
              <w:rPr>
                <w:rFonts w:eastAsia="Times New Roman"/>
                <w:color w:val="000000"/>
              </w:rPr>
            </w:pPr>
          </w:p>
        </w:tc>
        <w:tc>
          <w:tcPr>
            <w:tcW w:w="1426" w:type="dxa"/>
            <w:tcBorders>
              <w:top w:val="nil"/>
              <w:left w:val="nil"/>
              <w:bottom w:val="single" w:sz="4" w:space="0" w:color="auto"/>
              <w:right w:val="single" w:sz="4" w:space="0" w:color="auto"/>
            </w:tcBorders>
            <w:shd w:val="clear" w:color="auto" w:fill="auto"/>
            <w:noWrap/>
            <w:vAlign w:val="center"/>
          </w:tcPr>
          <w:p w14:paraId="46ABBD8F" w14:textId="77777777" w:rsidR="007B7ECF" w:rsidRPr="003C3224" w:rsidRDefault="007B7ECF" w:rsidP="007C0B37">
            <w:pPr>
              <w:rPr>
                <w:rFonts w:eastAsia="Times New Roman"/>
                <w:color w:val="000000"/>
              </w:rPr>
            </w:pPr>
          </w:p>
        </w:tc>
        <w:tc>
          <w:tcPr>
            <w:tcW w:w="1238" w:type="dxa"/>
            <w:tcBorders>
              <w:top w:val="nil"/>
              <w:left w:val="nil"/>
              <w:bottom w:val="single" w:sz="4" w:space="0" w:color="auto"/>
              <w:right w:val="single" w:sz="4" w:space="0" w:color="auto"/>
            </w:tcBorders>
            <w:shd w:val="clear" w:color="auto" w:fill="auto"/>
            <w:noWrap/>
            <w:vAlign w:val="bottom"/>
          </w:tcPr>
          <w:p w14:paraId="06BBA33E" w14:textId="77777777" w:rsidR="007B7ECF" w:rsidRPr="003C3224" w:rsidRDefault="007B7ECF" w:rsidP="007C0B37">
            <w:pPr>
              <w:rPr>
                <w:rFonts w:eastAsia="Times New Roman"/>
                <w:color w:val="000000"/>
              </w:rPr>
            </w:pPr>
          </w:p>
        </w:tc>
        <w:tc>
          <w:tcPr>
            <w:tcW w:w="2448" w:type="dxa"/>
            <w:tcBorders>
              <w:top w:val="nil"/>
              <w:left w:val="nil"/>
              <w:bottom w:val="single" w:sz="4" w:space="0" w:color="auto"/>
              <w:right w:val="single" w:sz="4" w:space="0" w:color="auto"/>
            </w:tcBorders>
            <w:shd w:val="clear" w:color="auto" w:fill="auto"/>
            <w:noWrap/>
            <w:vAlign w:val="center"/>
          </w:tcPr>
          <w:p w14:paraId="464FCBC1" w14:textId="77777777" w:rsidR="007B7ECF" w:rsidRPr="003C3224" w:rsidRDefault="007B7ECF" w:rsidP="007C0B37">
            <w:pPr>
              <w:rPr>
                <w:rFonts w:eastAsia="Times New Roman"/>
                <w:color w:val="000000"/>
              </w:rPr>
            </w:pPr>
          </w:p>
        </w:tc>
      </w:tr>
      <w:tr w:rsidR="007B7ECF" w:rsidRPr="003C3224" w14:paraId="44C0CE16" w14:textId="77777777" w:rsidTr="00F34F4C">
        <w:trPr>
          <w:trHeight w:val="288"/>
        </w:trPr>
        <w:tc>
          <w:tcPr>
            <w:tcW w:w="335" w:type="dxa"/>
            <w:tcBorders>
              <w:top w:val="nil"/>
              <w:left w:val="single" w:sz="4" w:space="0" w:color="auto"/>
              <w:bottom w:val="single" w:sz="4" w:space="0" w:color="auto"/>
              <w:right w:val="single" w:sz="4" w:space="0" w:color="auto"/>
            </w:tcBorders>
          </w:tcPr>
          <w:p w14:paraId="56B20A0C" w14:textId="77777777" w:rsidR="007B7ECF" w:rsidRDefault="003D0F02" w:rsidP="007C0B37">
            <w:pPr>
              <w:rPr>
                <w:rFonts w:eastAsia="Times New Roman"/>
                <w:color w:val="000000"/>
              </w:rPr>
            </w:pPr>
            <w:r>
              <w:rPr>
                <w:rFonts w:eastAsia="Times New Roman"/>
                <w:color w:val="000000"/>
              </w:rPr>
              <w:t>1</w:t>
            </w:r>
          </w:p>
        </w:tc>
        <w:tc>
          <w:tcPr>
            <w:tcW w:w="2785" w:type="dxa"/>
            <w:tcBorders>
              <w:top w:val="nil"/>
              <w:left w:val="single" w:sz="4" w:space="0" w:color="auto"/>
              <w:bottom w:val="single" w:sz="4" w:space="0" w:color="auto"/>
              <w:right w:val="single" w:sz="4" w:space="0" w:color="auto"/>
            </w:tcBorders>
            <w:shd w:val="clear" w:color="auto" w:fill="auto"/>
            <w:noWrap/>
            <w:vAlign w:val="center"/>
            <w:hideMark/>
          </w:tcPr>
          <w:p w14:paraId="1768BFF2" w14:textId="77777777" w:rsidR="007B7ECF" w:rsidRPr="003C3224" w:rsidRDefault="007B7ECF" w:rsidP="007C0B37">
            <w:pPr>
              <w:rPr>
                <w:rFonts w:eastAsia="Times New Roman"/>
                <w:color w:val="000000"/>
              </w:rPr>
            </w:pPr>
            <w:r>
              <w:rPr>
                <w:rFonts w:eastAsia="Times New Roman"/>
                <w:color w:val="000000"/>
              </w:rPr>
              <w:t>Report Selection option – Add heading “Costed BOM Report “</w:t>
            </w:r>
          </w:p>
        </w:tc>
        <w:tc>
          <w:tcPr>
            <w:tcW w:w="1251" w:type="dxa"/>
            <w:tcBorders>
              <w:top w:val="nil"/>
              <w:left w:val="nil"/>
              <w:bottom w:val="single" w:sz="4" w:space="0" w:color="auto"/>
              <w:right w:val="single" w:sz="4" w:space="0" w:color="auto"/>
            </w:tcBorders>
            <w:shd w:val="clear" w:color="auto" w:fill="auto"/>
            <w:noWrap/>
            <w:vAlign w:val="center"/>
            <w:hideMark/>
          </w:tcPr>
          <w:p w14:paraId="5C8C6B09" w14:textId="77777777" w:rsidR="007B7ECF" w:rsidRPr="003C3224" w:rsidRDefault="007B7ECF" w:rsidP="007C0B37">
            <w:pPr>
              <w:rPr>
                <w:rFonts w:eastAsia="Times New Roman"/>
                <w:color w:val="000000"/>
              </w:rPr>
            </w:pPr>
          </w:p>
        </w:tc>
        <w:tc>
          <w:tcPr>
            <w:tcW w:w="1426" w:type="dxa"/>
            <w:tcBorders>
              <w:top w:val="nil"/>
              <w:left w:val="nil"/>
              <w:bottom w:val="single" w:sz="4" w:space="0" w:color="auto"/>
              <w:right w:val="single" w:sz="4" w:space="0" w:color="auto"/>
            </w:tcBorders>
            <w:shd w:val="clear" w:color="auto" w:fill="auto"/>
            <w:noWrap/>
            <w:vAlign w:val="center"/>
            <w:hideMark/>
          </w:tcPr>
          <w:p w14:paraId="3382A365" w14:textId="77777777" w:rsidR="007B7ECF" w:rsidRPr="003C3224" w:rsidRDefault="007B7ECF" w:rsidP="007C0B37">
            <w:pPr>
              <w:rPr>
                <w:rFonts w:eastAsia="Times New Roman"/>
                <w:color w:val="000000"/>
              </w:rPr>
            </w:pPr>
          </w:p>
        </w:tc>
        <w:tc>
          <w:tcPr>
            <w:tcW w:w="1238" w:type="dxa"/>
            <w:tcBorders>
              <w:top w:val="nil"/>
              <w:left w:val="nil"/>
              <w:bottom w:val="single" w:sz="4" w:space="0" w:color="auto"/>
              <w:right w:val="single" w:sz="4" w:space="0" w:color="auto"/>
            </w:tcBorders>
            <w:shd w:val="clear" w:color="auto" w:fill="auto"/>
            <w:noWrap/>
            <w:vAlign w:val="bottom"/>
            <w:hideMark/>
          </w:tcPr>
          <w:p w14:paraId="5C71F136" w14:textId="77777777" w:rsidR="007B7ECF" w:rsidRPr="003C3224" w:rsidRDefault="007B7ECF" w:rsidP="007C0B37">
            <w:pPr>
              <w:jc w:val="right"/>
              <w:rPr>
                <w:rFonts w:eastAsia="Times New Roman"/>
                <w:color w:val="000000"/>
              </w:rPr>
            </w:pPr>
          </w:p>
        </w:tc>
        <w:tc>
          <w:tcPr>
            <w:tcW w:w="2448" w:type="dxa"/>
            <w:tcBorders>
              <w:top w:val="nil"/>
              <w:left w:val="nil"/>
              <w:bottom w:val="single" w:sz="4" w:space="0" w:color="auto"/>
              <w:right w:val="single" w:sz="4" w:space="0" w:color="auto"/>
            </w:tcBorders>
            <w:shd w:val="clear" w:color="auto" w:fill="auto"/>
            <w:noWrap/>
            <w:vAlign w:val="center"/>
            <w:hideMark/>
          </w:tcPr>
          <w:p w14:paraId="0F769AC1" w14:textId="77777777" w:rsidR="007B7ECF" w:rsidRPr="003C3224" w:rsidRDefault="007B7ECF" w:rsidP="007C0B37">
            <w:pPr>
              <w:rPr>
                <w:rFonts w:eastAsia="Times New Roman"/>
                <w:color w:val="000000"/>
              </w:rPr>
            </w:pPr>
            <w:r>
              <w:rPr>
                <w:rFonts w:eastAsia="Times New Roman"/>
                <w:color w:val="000000"/>
              </w:rPr>
              <w:t>Add this Heading</w:t>
            </w:r>
          </w:p>
        </w:tc>
      </w:tr>
      <w:tr w:rsidR="007B7ECF" w:rsidRPr="003C3224" w14:paraId="21D4C4ED" w14:textId="77777777" w:rsidTr="00F34F4C">
        <w:trPr>
          <w:trHeight w:val="288"/>
        </w:trPr>
        <w:tc>
          <w:tcPr>
            <w:tcW w:w="335" w:type="dxa"/>
            <w:tcBorders>
              <w:top w:val="nil"/>
              <w:left w:val="single" w:sz="4" w:space="0" w:color="auto"/>
              <w:bottom w:val="single" w:sz="4" w:space="0" w:color="auto"/>
              <w:right w:val="single" w:sz="4" w:space="0" w:color="auto"/>
            </w:tcBorders>
          </w:tcPr>
          <w:p w14:paraId="7144751B" w14:textId="77777777" w:rsidR="007B7ECF" w:rsidRDefault="003D0F02" w:rsidP="007C0B37">
            <w:pPr>
              <w:rPr>
                <w:rFonts w:eastAsia="Times New Roman"/>
                <w:color w:val="000000"/>
              </w:rPr>
            </w:pPr>
            <w:r>
              <w:rPr>
                <w:rFonts w:eastAsia="Times New Roman"/>
                <w:color w:val="000000"/>
              </w:rPr>
              <w:t>2</w:t>
            </w:r>
          </w:p>
        </w:tc>
        <w:tc>
          <w:tcPr>
            <w:tcW w:w="2785" w:type="dxa"/>
            <w:tcBorders>
              <w:top w:val="nil"/>
              <w:left w:val="single" w:sz="4" w:space="0" w:color="auto"/>
              <w:bottom w:val="single" w:sz="4" w:space="0" w:color="auto"/>
              <w:right w:val="single" w:sz="4" w:space="0" w:color="auto"/>
            </w:tcBorders>
            <w:shd w:val="clear" w:color="auto" w:fill="auto"/>
            <w:noWrap/>
            <w:vAlign w:val="center"/>
            <w:hideMark/>
          </w:tcPr>
          <w:p w14:paraId="6E792E20" w14:textId="77777777" w:rsidR="007B7ECF" w:rsidRPr="003C3224" w:rsidRDefault="007B7ECF" w:rsidP="007C0B37">
            <w:pPr>
              <w:rPr>
                <w:rFonts w:eastAsia="Times New Roman"/>
                <w:color w:val="000000"/>
              </w:rPr>
            </w:pPr>
            <w:r>
              <w:rPr>
                <w:rFonts w:eastAsia="Times New Roman"/>
                <w:color w:val="000000"/>
              </w:rPr>
              <w:t>Itemization view</w:t>
            </w:r>
          </w:p>
        </w:tc>
        <w:tc>
          <w:tcPr>
            <w:tcW w:w="1251" w:type="dxa"/>
            <w:tcBorders>
              <w:top w:val="nil"/>
              <w:left w:val="nil"/>
              <w:bottom w:val="single" w:sz="4" w:space="0" w:color="auto"/>
              <w:right w:val="single" w:sz="4" w:space="0" w:color="auto"/>
            </w:tcBorders>
            <w:shd w:val="clear" w:color="auto" w:fill="auto"/>
            <w:noWrap/>
            <w:vAlign w:val="center"/>
            <w:hideMark/>
          </w:tcPr>
          <w:p w14:paraId="62199465" w14:textId="77777777" w:rsidR="007B7ECF" w:rsidRPr="003C3224" w:rsidRDefault="007B7ECF" w:rsidP="007C0B37">
            <w:pPr>
              <w:rPr>
                <w:rFonts w:eastAsia="Times New Roman"/>
                <w:color w:val="000000"/>
              </w:rPr>
            </w:pPr>
          </w:p>
        </w:tc>
        <w:tc>
          <w:tcPr>
            <w:tcW w:w="1426" w:type="dxa"/>
            <w:tcBorders>
              <w:top w:val="nil"/>
              <w:left w:val="nil"/>
              <w:bottom w:val="single" w:sz="4" w:space="0" w:color="auto"/>
              <w:right w:val="single" w:sz="4" w:space="0" w:color="auto"/>
            </w:tcBorders>
            <w:shd w:val="clear" w:color="auto" w:fill="auto"/>
            <w:noWrap/>
            <w:vAlign w:val="center"/>
            <w:hideMark/>
          </w:tcPr>
          <w:p w14:paraId="0DA123B1" w14:textId="77777777" w:rsidR="007B7ECF" w:rsidRPr="003C3224" w:rsidRDefault="007B7ECF" w:rsidP="007C0B37">
            <w:pPr>
              <w:rPr>
                <w:rFonts w:eastAsia="Times New Roman"/>
                <w:color w:val="000000"/>
              </w:rPr>
            </w:pPr>
          </w:p>
        </w:tc>
        <w:tc>
          <w:tcPr>
            <w:tcW w:w="1238" w:type="dxa"/>
            <w:tcBorders>
              <w:top w:val="nil"/>
              <w:left w:val="nil"/>
              <w:bottom w:val="single" w:sz="4" w:space="0" w:color="auto"/>
              <w:right w:val="single" w:sz="4" w:space="0" w:color="auto"/>
            </w:tcBorders>
            <w:shd w:val="clear" w:color="auto" w:fill="auto"/>
            <w:noWrap/>
            <w:vAlign w:val="center"/>
            <w:hideMark/>
          </w:tcPr>
          <w:p w14:paraId="4C4CEA3D" w14:textId="77777777" w:rsidR="007B7ECF" w:rsidRPr="003C3224" w:rsidRDefault="007B7ECF" w:rsidP="007C0B37">
            <w:pPr>
              <w:rPr>
                <w:rFonts w:eastAsia="Times New Roman"/>
                <w:color w:val="000000"/>
              </w:rPr>
            </w:pPr>
          </w:p>
        </w:tc>
        <w:tc>
          <w:tcPr>
            <w:tcW w:w="2448" w:type="dxa"/>
            <w:tcBorders>
              <w:top w:val="nil"/>
              <w:left w:val="nil"/>
              <w:bottom w:val="single" w:sz="4" w:space="0" w:color="auto"/>
              <w:right w:val="single" w:sz="4" w:space="0" w:color="auto"/>
            </w:tcBorders>
            <w:shd w:val="clear" w:color="auto" w:fill="auto"/>
            <w:noWrap/>
            <w:vAlign w:val="center"/>
            <w:hideMark/>
          </w:tcPr>
          <w:p w14:paraId="7D283572" w14:textId="77777777" w:rsidR="007B7ECF" w:rsidRPr="003C3224" w:rsidRDefault="007B7ECF" w:rsidP="007C0B37">
            <w:pPr>
              <w:rPr>
                <w:rFonts w:eastAsia="Times New Roman"/>
                <w:color w:val="000000"/>
              </w:rPr>
            </w:pPr>
            <w:r>
              <w:rPr>
                <w:rFonts w:eastAsia="Times New Roman"/>
                <w:color w:val="000000"/>
              </w:rPr>
              <w:t>Radio button – If selected this option, existing report output should display</w:t>
            </w:r>
          </w:p>
        </w:tc>
      </w:tr>
      <w:tr w:rsidR="007B7ECF" w:rsidRPr="003C3224" w14:paraId="392764B9" w14:textId="77777777" w:rsidTr="00F34F4C">
        <w:trPr>
          <w:trHeight w:val="288"/>
        </w:trPr>
        <w:tc>
          <w:tcPr>
            <w:tcW w:w="335" w:type="dxa"/>
            <w:tcBorders>
              <w:top w:val="nil"/>
              <w:left w:val="single" w:sz="4" w:space="0" w:color="auto"/>
              <w:bottom w:val="single" w:sz="4" w:space="0" w:color="auto"/>
              <w:right w:val="single" w:sz="4" w:space="0" w:color="auto"/>
            </w:tcBorders>
          </w:tcPr>
          <w:p w14:paraId="0B778152" w14:textId="77777777" w:rsidR="007B7ECF" w:rsidRDefault="003D0F02" w:rsidP="007C0B37">
            <w:pPr>
              <w:rPr>
                <w:rFonts w:eastAsia="Times New Roman"/>
                <w:color w:val="000000"/>
              </w:rPr>
            </w:pPr>
            <w:r>
              <w:rPr>
                <w:rFonts w:eastAsia="Times New Roman"/>
                <w:color w:val="000000"/>
              </w:rPr>
              <w:t>3</w:t>
            </w:r>
          </w:p>
        </w:tc>
        <w:tc>
          <w:tcPr>
            <w:tcW w:w="2785" w:type="dxa"/>
            <w:tcBorders>
              <w:top w:val="nil"/>
              <w:left w:val="single" w:sz="4" w:space="0" w:color="auto"/>
              <w:bottom w:val="single" w:sz="4" w:space="0" w:color="auto"/>
              <w:right w:val="single" w:sz="4" w:space="0" w:color="auto"/>
            </w:tcBorders>
            <w:shd w:val="clear" w:color="auto" w:fill="auto"/>
            <w:noWrap/>
            <w:vAlign w:val="center"/>
            <w:hideMark/>
          </w:tcPr>
          <w:p w14:paraId="216FE400" w14:textId="77777777" w:rsidR="007B7ECF" w:rsidRPr="003C3224" w:rsidRDefault="007B7ECF" w:rsidP="007C0B37">
            <w:pPr>
              <w:rPr>
                <w:rFonts w:eastAsia="Times New Roman"/>
                <w:color w:val="000000"/>
              </w:rPr>
            </w:pPr>
            <w:r>
              <w:rPr>
                <w:rFonts w:eastAsia="Times New Roman"/>
                <w:color w:val="000000"/>
              </w:rPr>
              <w:t>Cost Component View</w:t>
            </w:r>
          </w:p>
        </w:tc>
        <w:tc>
          <w:tcPr>
            <w:tcW w:w="1251" w:type="dxa"/>
            <w:tcBorders>
              <w:top w:val="nil"/>
              <w:left w:val="nil"/>
              <w:bottom w:val="single" w:sz="4" w:space="0" w:color="auto"/>
              <w:right w:val="single" w:sz="4" w:space="0" w:color="auto"/>
            </w:tcBorders>
            <w:shd w:val="clear" w:color="auto" w:fill="auto"/>
            <w:noWrap/>
            <w:vAlign w:val="center"/>
            <w:hideMark/>
          </w:tcPr>
          <w:p w14:paraId="50895670" w14:textId="77777777" w:rsidR="007B7ECF" w:rsidRPr="003C3224" w:rsidRDefault="007B7ECF" w:rsidP="007C0B37">
            <w:pPr>
              <w:rPr>
                <w:rFonts w:eastAsia="Times New Roman"/>
                <w:color w:val="000000"/>
              </w:rPr>
            </w:pPr>
          </w:p>
        </w:tc>
        <w:tc>
          <w:tcPr>
            <w:tcW w:w="1426" w:type="dxa"/>
            <w:tcBorders>
              <w:top w:val="nil"/>
              <w:left w:val="nil"/>
              <w:bottom w:val="single" w:sz="4" w:space="0" w:color="auto"/>
              <w:right w:val="single" w:sz="4" w:space="0" w:color="auto"/>
            </w:tcBorders>
            <w:shd w:val="clear" w:color="auto" w:fill="auto"/>
            <w:noWrap/>
            <w:vAlign w:val="center"/>
            <w:hideMark/>
          </w:tcPr>
          <w:p w14:paraId="38C1F859" w14:textId="77777777" w:rsidR="007B7ECF" w:rsidRPr="003C3224" w:rsidRDefault="007B7ECF" w:rsidP="007C0B37">
            <w:pPr>
              <w:rPr>
                <w:rFonts w:eastAsia="Times New Roman"/>
                <w:color w:val="000000"/>
              </w:rPr>
            </w:pPr>
          </w:p>
        </w:tc>
        <w:tc>
          <w:tcPr>
            <w:tcW w:w="1238" w:type="dxa"/>
            <w:tcBorders>
              <w:top w:val="nil"/>
              <w:left w:val="nil"/>
              <w:bottom w:val="single" w:sz="4" w:space="0" w:color="auto"/>
              <w:right w:val="single" w:sz="4" w:space="0" w:color="auto"/>
            </w:tcBorders>
            <w:shd w:val="clear" w:color="auto" w:fill="auto"/>
            <w:noWrap/>
            <w:vAlign w:val="center"/>
            <w:hideMark/>
          </w:tcPr>
          <w:p w14:paraId="0C8FE7CE" w14:textId="77777777" w:rsidR="007B7ECF" w:rsidRPr="003C3224" w:rsidRDefault="007B7ECF" w:rsidP="007C0B37">
            <w:pPr>
              <w:rPr>
                <w:rFonts w:eastAsia="Times New Roman"/>
                <w:color w:val="000000"/>
              </w:rPr>
            </w:pPr>
          </w:p>
        </w:tc>
        <w:tc>
          <w:tcPr>
            <w:tcW w:w="2448" w:type="dxa"/>
            <w:tcBorders>
              <w:top w:val="nil"/>
              <w:left w:val="nil"/>
              <w:bottom w:val="single" w:sz="4" w:space="0" w:color="auto"/>
              <w:right w:val="single" w:sz="4" w:space="0" w:color="auto"/>
            </w:tcBorders>
            <w:shd w:val="clear" w:color="auto" w:fill="auto"/>
            <w:noWrap/>
            <w:vAlign w:val="center"/>
            <w:hideMark/>
          </w:tcPr>
          <w:p w14:paraId="616A3C39" w14:textId="77777777" w:rsidR="007B7ECF" w:rsidRPr="003C3224" w:rsidRDefault="007B7ECF" w:rsidP="007C0B37">
            <w:pPr>
              <w:rPr>
                <w:rFonts w:eastAsia="Times New Roman"/>
                <w:color w:val="000000"/>
              </w:rPr>
            </w:pPr>
            <w:r>
              <w:rPr>
                <w:rFonts w:eastAsia="Times New Roman"/>
                <w:color w:val="000000"/>
              </w:rPr>
              <w:t>If selected this option, new report logic should execute to show Cost Comp view</w:t>
            </w:r>
          </w:p>
        </w:tc>
      </w:tr>
      <w:tr w:rsidR="007B7ECF" w:rsidRPr="003C3224" w14:paraId="5D2FC669" w14:textId="77777777" w:rsidTr="00F34F4C">
        <w:trPr>
          <w:trHeight w:val="576"/>
        </w:trPr>
        <w:tc>
          <w:tcPr>
            <w:tcW w:w="335" w:type="dxa"/>
            <w:tcBorders>
              <w:top w:val="nil"/>
              <w:left w:val="single" w:sz="4" w:space="0" w:color="auto"/>
              <w:bottom w:val="single" w:sz="4" w:space="0" w:color="auto"/>
              <w:right w:val="single" w:sz="4" w:space="0" w:color="auto"/>
            </w:tcBorders>
          </w:tcPr>
          <w:p w14:paraId="279935FF" w14:textId="77777777" w:rsidR="007B7ECF" w:rsidRDefault="003D0F02" w:rsidP="007C0B37">
            <w:pPr>
              <w:rPr>
                <w:rFonts w:eastAsia="Times New Roman"/>
                <w:color w:val="000000"/>
              </w:rPr>
            </w:pPr>
            <w:r>
              <w:rPr>
                <w:rFonts w:eastAsia="Times New Roman"/>
                <w:color w:val="000000"/>
              </w:rPr>
              <w:t>4</w:t>
            </w:r>
          </w:p>
        </w:tc>
        <w:tc>
          <w:tcPr>
            <w:tcW w:w="2785" w:type="dxa"/>
            <w:tcBorders>
              <w:top w:val="nil"/>
              <w:left w:val="single" w:sz="4" w:space="0" w:color="auto"/>
              <w:bottom w:val="single" w:sz="4" w:space="0" w:color="auto"/>
              <w:right w:val="single" w:sz="4" w:space="0" w:color="auto"/>
            </w:tcBorders>
            <w:shd w:val="clear" w:color="auto" w:fill="auto"/>
            <w:vAlign w:val="center"/>
            <w:hideMark/>
          </w:tcPr>
          <w:p w14:paraId="23CBD846" w14:textId="77777777" w:rsidR="007B7ECF" w:rsidRPr="003C3224" w:rsidRDefault="007B7ECF" w:rsidP="007C0B37">
            <w:pPr>
              <w:rPr>
                <w:rFonts w:eastAsia="Times New Roman"/>
                <w:color w:val="000000"/>
              </w:rPr>
            </w:pPr>
            <w:r>
              <w:rPr>
                <w:rFonts w:eastAsia="Times New Roman"/>
                <w:color w:val="000000"/>
              </w:rPr>
              <w:t>Costing Variant</w:t>
            </w:r>
          </w:p>
        </w:tc>
        <w:tc>
          <w:tcPr>
            <w:tcW w:w="1251" w:type="dxa"/>
            <w:tcBorders>
              <w:top w:val="nil"/>
              <w:left w:val="nil"/>
              <w:bottom w:val="single" w:sz="4" w:space="0" w:color="auto"/>
              <w:right w:val="single" w:sz="4" w:space="0" w:color="auto"/>
            </w:tcBorders>
            <w:shd w:val="clear" w:color="auto" w:fill="auto"/>
            <w:noWrap/>
            <w:vAlign w:val="center"/>
            <w:hideMark/>
          </w:tcPr>
          <w:p w14:paraId="41004F19" w14:textId="77777777" w:rsidR="007B7ECF" w:rsidRPr="003C3224" w:rsidRDefault="007B7ECF" w:rsidP="007C0B37">
            <w:pPr>
              <w:rPr>
                <w:rFonts w:eastAsia="Times New Roman"/>
                <w:color w:val="000000"/>
              </w:rPr>
            </w:pPr>
          </w:p>
        </w:tc>
        <w:tc>
          <w:tcPr>
            <w:tcW w:w="1426" w:type="dxa"/>
            <w:tcBorders>
              <w:top w:val="nil"/>
              <w:left w:val="nil"/>
              <w:bottom w:val="single" w:sz="4" w:space="0" w:color="auto"/>
              <w:right w:val="single" w:sz="4" w:space="0" w:color="auto"/>
            </w:tcBorders>
            <w:shd w:val="clear" w:color="auto" w:fill="auto"/>
            <w:noWrap/>
            <w:vAlign w:val="center"/>
            <w:hideMark/>
          </w:tcPr>
          <w:p w14:paraId="67C0C651" w14:textId="77777777" w:rsidR="007B7ECF" w:rsidRPr="003C3224" w:rsidRDefault="007B7ECF" w:rsidP="007C0B37">
            <w:pPr>
              <w:rPr>
                <w:rFonts w:eastAsia="Times New Roman"/>
                <w:color w:val="000000"/>
              </w:rPr>
            </w:pPr>
          </w:p>
        </w:tc>
        <w:tc>
          <w:tcPr>
            <w:tcW w:w="1238" w:type="dxa"/>
            <w:tcBorders>
              <w:top w:val="nil"/>
              <w:left w:val="nil"/>
              <w:bottom w:val="single" w:sz="4" w:space="0" w:color="auto"/>
              <w:right w:val="single" w:sz="4" w:space="0" w:color="auto"/>
            </w:tcBorders>
            <w:shd w:val="clear" w:color="auto" w:fill="auto"/>
            <w:noWrap/>
            <w:vAlign w:val="bottom"/>
            <w:hideMark/>
          </w:tcPr>
          <w:p w14:paraId="5F55766E" w14:textId="77777777" w:rsidR="007B7ECF" w:rsidRPr="003C3224" w:rsidRDefault="007B7ECF" w:rsidP="007C0B37">
            <w:pPr>
              <w:rPr>
                <w:rFonts w:eastAsia="Times New Roman"/>
                <w:color w:val="000000"/>
              </w:rPr>
            </w:pPr>
            <w:r>
              <w:rPr>
                <w:rFonts w:eastAsia="Times New Roman"/>
                <w:color w:val="000000"/>
              </w:rPr>
              <w:t>Y004</w:t>
            </w:r>
          </w:p>
        </w:tc>
        <w:tc>
          <w:tcPr>
            <w:tcW w:w="2448" w:type="dxa"/>
            <w:tcBorders>
              <w:top w:val="nil"/>
              <w:left w:val="nil"/>
              <w:bottom w:val="single" w:sz="4" w:space="0" w:color="auto"/>
              <w:right w:val="single" w:sz="4" w:space="0" w:color="auto"/>
            </w:tcBorders>
            <w:shd w:val="clear" w:color="auto" w:fill="auto"/>
            <w:noWrap/>
            <w:vAlign w:val="bottom"/>
            <w:hideMark/>
          </w:tcPr>
          <w:p w14:paraId="31FEED17" w14:textId="77777777" w:rsidR="007B7ECF" w:rsidRPr="003C3224" w:rsidRDefault="007B7ECF" w:rsidP="007C0B37">
            <w:pPr>
              <w:rPr>
                <w:rFonts w:eastAsia="Times New Roman"/>
                <w:color w:val="000000"/>
              </w:rPr>
            </w:pPr>
            <w:r>
              <w:rPr>
                <w:rFonts w:eastAsia="Times New Roman"/>
                <w:color w:val="000000"/>
              </w:rPr>
              <w:t xml:space="preserve">Default with Y004 costing variant for </w:t>
            </w:r>
            <w:r>
              <w:rPr>
                <w:rFonts w:eastAsia="Times New Roman"/>
                <w:color w:val="000000"/>
              </w:rPr>
              <w:lastRenderedPageBreak/>
              <w:t>standard cost values in Group currency</w:t>
            </w:r>
            <w:r w:rsidRPr="003C3224">
              <w:rPr>
                <w:rFonts w:eastAsia="Times New Roman"/>
                <w:color w:val="000000"/>
              </w:rPr>
              <w:t> </w:t>
            </w:r>
          </w:p>
        </w:tc>
      </w:tr>
      <w:tr w:rsidR="003D0F02" w:rsidRPr="003C3224" w14:paraId="6ACDC6A5" w14:textId="77777777" w:rsidTr="00A00F20">
        <w:trPr>
          <w:trHeight w:val="576"/>
        </w:trPr>
        <w:tc>
          <w:tcPr>
            <w:tcW w:w="335" w:type="dxa"/>
            <w:tcBorders>
              <w:top w:val="nil"/>
              <w:left w:val="single" w:sz="4" w:space="0" w:color="auto"/>
              <w:bottom w:val="single" w:sz="4" w:space="0" w:color="auto"/>
              <w:right w:val="single" w:sz="4" w:space="0" w:color="auto"/>
            </w:tcBorders>
          </w:tcPr>
          <w:p w14:paraId="44240AAE" w14:textId="77777777" w:rsidR="003D0F02" w:rsidRDefault="003D0F02" w:rsidP="003D0F02">
            <w:pPr>
              <w:rPr>
                <w:rFonts w:eastAsia="Times New Roman"/>
                <w:color w:val="000000"/>
              </w:rPr>
            </w:pPr>
            <w:r>
              <w:rPr>
                <w:rFonts w:eastAsia="Times New Roman"/>
                <w:color w:val="000000"/>
              </w:rPr>
              <w:lastRenderedPageBreak/>
              <w:t>5</w:t>
            </w:r>
          </w:p>
        </w:tc>
        <w:tc>
          <w:tcPr>
            <w:tcW w:w="2785" w:type="dxa"/>
            <w:tcBorders>
              <w:top w:val="nil"/>
              <w:left w:val="single" w:sz="4" w:space="0" w:color="auto"/>
              <w:bottom w:val="single" w:sz="4" w:space="0" w:color="auto"/>
              <w:right w:val="single" w:sz="4" w:space="0" w:color="auto"/>
            </w:tcBorders>
            <w:shd w:val="clear" w:color="auto" w:fill="auto"/>
            <w:vAlign w:val="center"/>
          </w:tcPr>
          <w:p w14:paraId="0EF2F768" w14:textId="77777777" w:rsidR="003D0F02" w:rsidRPr="003C3224" w:rsidRDefault="000A5D68" w:rsidP="003D0F02">
            <w:pPr>
              <w:rPr>
                <w:rFonts w:eastAsia="Times New Roman"/>
                <w:color w:val="000000"/>
              </w:rPr>
            </w:pPr>
            <w:r>
              <w:rPr>
                <w:rFonts w:eastAsia="Times New Roman"/>
                <w:color w:val="000000"/>
              </w:rPr>
              <w:t>Company Code</w:t>
            </w:r>
            <w:r w:rsidR="003D0F02">
              <w:rPr>
                <w:rFonts w:eastAsia="Times New Roman"/>
                <w:color w:val="000000"/>
              </w:rPr>
              <w:t xml:space="preserve"> field</w:t>
            </w:r>
            <w:r>
              <w:rPr>
                <w:rFonts w:eastAsia="Times New Roman"/>
                <w:color w:val="000000"/>
              </w:rPr>
              <w:t xml:space="preserve"> </w:t>
            </w:r>
            <w:proofErr w:type="gramStart"/>
            <w:r>
              <w:rPr>
                <w:rFonts w:eastAsia="Times New Roman"/>
                <w:color w:val="000000"/>
              </w:rPr>
              <w:t>( Plant</w:t>
            </w:r>
            <w:proofErr w:type="gramEnd"/>
            <w:r>
              <w:rPr>
                <w:rFonts w:eastAsia="Times New Roman"/>
                <w:color w:val="000000"/>
              </w:rPr>
              <w:t xml:space="preserve"> </w:t>
            </w:r>
            <w:proofErr w:type="spellStart"/>
            <w:r>
              <w:rPr>
                <w:rFonts w:eastAsia="Times New Roman"/>
                <w:color w:val="000000"/>
              </w:rPr>
              <w:t>CCode</w:t>
            </w:r>
            <w:proofErr w:type="spellEnd"/>
            <w:r>
              <w:rPr>
                <w:rFonts w:eastAsia="Times New Roman"/>
                <w:color w:val="000000"/>
              </w:rPr>
              <w:t>)</w:t>
            </w:r>
          </w:p>
        </w:tc>
        <w:tc>
          <w:tcPr>
            <w:tcW w:w="1251" w:type="dxa"/>
            <w:tcBorders>
              <w:top w:val="nil"/>
              <w:left w:val="nil"/>
              <w:bottom w:val="single" w:sz="4" w:space="0" w:color="auto"/>
              <w:right w:val="single" w:sz="4" w:space="0" w:color="auto"/>
            </w:tcBorders>
            <w:shd w:val="clear" w:color="auto" w:fill="auto"/>
            <w:noWrap/>
            <w:vAlign w:val="center"/>
          </w:tcPr>
          <w:p w14:paraId="1A976E07" w14:textId="77777777" w:rsidR="003D0F02" w:rsidRPr="003C3224" w:rsidRDefault="003D0F02" w:rsidP="003D0F02">
            <w:pPr>
              <w:rPr>
                <w:rFonts w:eastAsia="Times New Roman"/>
                <w:color w:val="000000"/>
              </w:rPr>
            </w:pPr>
            <w:r>
              <w:rPr>
                <w:rFonts w:eastAsia="Times New Roman"/>
                <w:color w:val="000000"/>
              </w:rPr>
              <w:t>Company Code</w:t>
            </w:r>
          </w:p>
        </w:tc>
        <w:tc>
          <w:tcPr>
            <w:tcW w:w="1426" w:type="dxa"/>
            <w:tcBorders>
              <w:top w:val="nil"/>
              <w:left w:val="nil"/>
              <w:bottom w:val="single" w:sz="4" w:space="0" w:color="auto"/>
              <w:right w:val="single" w:sz="4" w:space="0" w:color="auto"/>
            </w:tcBorders>
            <w:shd w:val="clear" w:color="auto" w:fill="auto"/>
            <w:noWrap/>
            <w:vAlign w:val="center"/>
          </w:tcPr>
          <w:p w14:paraId="2F346649" w14:textId="77777777" w:rsidR="003D0F02" w:rsidRPr="003C3224" w:rsidRDefault="003D0F02" w:rsidP="003D0F02">
            <w:pPr>
              <w:rPr>
                <w:rFonts w:eastAsia="Times New Roman"/>
                <w:color w:val="000000"/>
              </w:rPr>
            </w:pPr>
            <w:proofErr w:type="gramStart"/>
            <w:r w:rsidRPr="00F14B87">
              <w:rPr>
                <w:rFonts w:eastAsia="Times New Roman"/>
                <w:color w:val="000000"/>
              </w:rPr>
              <w:t>BUKRS</w:t>
            </w:r>
            <w:r w:rsidR="003E291C">
              <w:rPr>
                <w:rFonts w:eastAsia="Times New Roman"/>
                <w:color w:val="000000"/>
              </w:rPr>
              <w:t>(</w:t>
            </w:r>
            <w:proofErr w:type="gramEnd"/>
            <w:r w:rsidR="003E291C">
              <w:rPr>
                <w:rFonts w:eastAsia="Times New Roman"/>
                <w:color w:val="000000"/>
              </w:rPr>
              <w:t>VBAP-</w:t>
            </w:r>
            <w:r w:rsidR="003E291C">
              <w:t xml:space="preserve"> </w:t>
            </w:r>
            <w:r w:rsidR="003E291C" w:rsidRPr="003E291C">
              <w:rPr>
                <w:rFonts w:eastAsia="Times New Roman"/>
                <w:color w:val="000000"/>
              </w:rPr>
              <w:t>WERKS</w:t>
            </w:r>
            <w:r w:rsidR="003E291C">
              <w:rPr>
                <w:rFonts w:eastAsia="Times New Roman"/>
                <w:color w:val="000000"/>
              </w:rPr>
              <w:t>)</w:t>
            </w:r>
          </w:p>
        </w:tc>
        <w:tc>
          <w:tcPr>
            <w:tcW w:w="1238" w:type="dxa"/>
            <w:tcBorders>
              <w:top w:val="nil"/>
              <w:left w:val="nil"/>
              <w:bottom w:val="single" w:sz="4" w:space="0" w:color="auto"/>
              <w:right w:val="single" w:sz="4" w:space="0" w:color="auto"/>
            </w:tcBorders>
            <w:shd w:val="clear" w:color="auto" w:fill="auto"/>
            <w:noWrap/>
            <w:vAlign w:val="bottom"/>
          </w:tcPr>
          <w:p w14:paraId="308D56CC" w14:textId="77777777" w:rsidR="003D0F02" w:rsidRPr="003C3224" w:rsidRDefault="003D0F02" w:rsidP="003D0F02">
            <w:pPr>
              <w:rPr>
                <w:rFonts w:eastAsia="Times New Roman"/>
                <w:color w:val="000000"/>
              </w:rPr>
            </w:pPr>
          </w:p>
        </w:tc>
        <w:tc>
          <w:tcPr>
            <w:tcW w:w="2448" w:type="dxa"/>
            <w:tcBorders>
              <w:top w:val="nil"/>
              <w:left w:val="nil"/>
              <w:bottom w:val="single" w:sz="4" w:space="0" w:color="auto"/>
              <w:right w:val="single" w:sz="4" w:space="0" w:color="auto"/>
            </w:tcBorders>
            <w:shd w:val="clear" w:color="auto" w:fill="auto"/>
            <w:noWrap/>
            <w:vAlign w:val="center"/>
          </w:tcPr>
          <w:p w14:paraId="27C68A78" w14:textId="77777777" w:rsidR="000A5D68" w:rsidRPr="003C3224" w:rsidRDefault="003E291C" w:rsidP="003E291C">
            <w:pPr>
              <w:rPr>
                <w:rFonts w:eastAsia="Times New Roman"/>
                <w:color w:val="000000"/>
              </w:rPr>
            </w:pPr>
            <w:r>
              <w:rPr>
                <w:rFonts w:eastAsia="Times New Roman"/>
                <w:color w:val="000000"/>
              </w:rPr>
              <w:t>Company Code of the plant in SO item (VBAP-</w:t>
            </w:r>
            <w:r>
              <w:t xml:space="preserve"> </w:t>
            </w:r>
            <w:r w:rsidRPr="003E291C">
              <w:rPr>
                <w:rFonts w:eastAsia="Times New Roman"/>
                <w:color w:val="000000"/>
              </w:rPr>
              <w:t>WERKS</w:t>
            </w:r>
            <w:r>
              <w:rPr>
                <w:rFonts w:eastAsia="Times New Roman"/>
                <w:color w:val="000000"/>
              </w:rPr>
              <w:t xml:space="preserve">) </w:t>
            </w:r>
          </w:p>
        </w:tc>
      </w:tr>
      <w:tr w:rsidR="003D0F02" w:rsidRPr="003C3224" w14:paraId="2CE3B62F" w14:textId="77777777" w:rsidTr="00F34F4C">
        <w:trPr>
          <w:trHeight w:val="576"/>
        </w:trPr>
        <w:tc>
          <w:tcPr>
            <w:tcW w:w="335" w:type="dxa"/>
            <w:tcBorders>
              <w:top w:val="single" w:sz="4" w:space="0" w:color="auto"/>
              <w:left w:val="single" w:sz="4" w:space="0" w:color="auto"/>
              <w:bottom w:val="single" w:sz="4" w:space="0" w:color="auto"/>
              <w:right w:val="single" w:sz="4" w:space="0" w:color="auto"/>
            </w:tcBorders>
          </w:tcPr>
          <w:p w14:paraId="1B87E3DE" w14:textId="77777777" w:rsidR="003D0F02" w:rsidRDefault="003D0F02" w:rsidP="003D0F02">
            <w:pPr>
              <w:rPr>
                <w:rFonts w:eastAsia="Times New Roman"/>
                <w:color w:val="000000"/>
              </w:rPr>
            </w:pPr>
            <w:r>
              <w:rPr>
                <w:rFonts w:eastAsia="Times New Roman"/>
                <w:color w:val="000000"/>
              </w:rPr>
              <w:t>6</w:t>
            </w:r>
          </w:p>
        </w:tc>
        <w:tc>
          <w:tcPr>
            <w:tcW w:w="2785" w:type="dxa"/>
            <w:tcBorders>
              <w:top w:val="single" w:sz="4" w:space="0" w:color="auto"/>
              <w:left w:val="single" w:sz="4" w:space="0" w:color="auto"/>
              <w:bottom w:val="single" w:sz="4" w:space="0" w:color="auto"/>
              <w:right w:val="single" w:sz="4" w:space="0" w:color="auto"/>
            </w:tcBorders>
            <w:shd w:val="clear" w:color="auto" w:fill="auto"/>
            <w:vAlign w:val="center"/>
          </w:tcPr>
          <w:p w14:paraId="1655566B" w14:textId="77777777" w:rsidR="003D0F02" w:rsidRDefault="003D0F02" w:rsidP="003D0F02">
            <w:pPr>
              <w:rPr>
                <w:rFonts w:eastAsia="Times New Roman"/>
                <w:color w:val="000000"/>
              </w:rPr>
            </w:pPr>
            <w:r>
              <w:rPr>
                <w:rFonts w:eastAsia="Times New Roman"/>
                <w:color w:val="000000"/>
              </w:rPr>
              <w:t xml:space="preserve">OBOM levels </w:t>
            </w:r>
          </w:p>
        </w:tc>
        <w:tc>
          <w:tcPr>
            <w:tcW w:w="1251" w:type="dxa"/>
            <w:tcBorders>
              <w:top w:val="single" w:sz="4" w:space="0" w:color="auto"/>
              <w:left w:val="nil"/>
              <w:bottom w:val="single" w:sz="4" w:space="0" w:color="auto"/>
              <w:right w:val="single" w:sz="4" w:space="0" w:color="auto"/>
            </w:tcBorders>
            <w:shd w:val="clear" w:color="auto" w:fill="auto"/>
            <w:noWrap/>
            <w:vAlign w:val="center"/>
          </w:tcPr>
          <w:p w14:paraId="797E50C6" w14:textId="77777777" w:rsidR="003D0F02" w:rsidRPr="003C3224" w:rsidRDefault="003D0F02" w:rsidP="003D0F02">
            <w:pPr>
              <w:rPr>
                <w:rFonts w:eastAsia="Times New Roman"/>
                <w:color w:val="000000"/>
              </w:rPr>
            </w:pPr>
          </w:p>
        </w:tc>
        <w:tc>
          <w:tcPr>
            <w:tcW w:w="1426" w:type="dxa"/>
            <w:tcBorders>
              <w:top w:val="single" w:sz="4" w:space="0" w:color="auto"/>
              <w:left w:val="nil"/>
              <w:bottom w:val="single" w:sz="4" w:space="0" w:color="auto"/>
              <w:right w:val="single" w:sz="4" w:space="0" w:color="auto"/>
            </w:tcBorders>
            <w:shd w:val="clear" w:color="auto" w:fill="auto"/>
            <w:noWrap/>
            <w:vAlign w:val="center"/>
          </w:tcPr>
          <w:p w14:paraId="7B04FA47" w14:textId="77777777" w:rsidR="003D0F02" w:rsidRPr="003C3224" w:rsidRDefault="003D0F02" w:rsidP="003D0F02">
            <w:pPr>
              <w:rPr>
                <w:rFonts w:eastAsia="Times New Roman"/>
                <w:color w:val="000000"/>
              </w:rPr>
            </w:pPr>
          </w:p>
        </w:tc>
        <w:tc>
          <w:tcPr>
            <w:tcW w:w="1238" w:type="dxa"/>
            <w:tcBorders>
              <w:top w:val="single" w:sz="4" w:space="0" w:color="auto"/>
              <w:left w:val="nil"/>
              <w:bottom w:val="single" w:sz="4" w:space="0" w:color="auto"/>
              <w:right w:val="single" w:sz="4" w:space="0" w:color="auto"/>
            </w:tcBorders>
            <w:shd w:val="clear" w:color="auto" w:fill="auto"/>
            <w:noWrap/>
            <w:vAlign w:val="bottom"/>
          </w:tcPr>
          <w:p w14:paraId="568C698B" w14:textId="77777777" w:rsidR="003D0F02" w:rsidRDefault="003D0F02" w:rsidP="003D0F02">
            <w:pPr>
              <w:rPr>
                <w:rFonts w:eastAsia="Times New Roman"/>
                <w:color w:val="000000"/>
              </w:rPr>
            </w:pPr>
          </w:p>
        </w:tc>
        <w:tc>
          <w:tcPr>
            <w:tcW w:w="2448" w:type="dxa"/>
            <w:tcBorders>
              <w:top w:val="single" w:sz="4" w:space="0" w:color="auto"/>
              <w:left w:val="nil"/>
              <w:bottom w:val="single" w:sz="4" w:space="0" w:color="auto"/>
              <w:right w:val="single" w:sz="4" w:space="0" w:color="auto"/>
            </w:tcBorders>
            <w:shd w:val="clear" w:color="auto" w:fill="auto"/>
            <w:noWrap/>
            <w:vAlign w:val="bottom"/>
          </w:tcPr>
          <w:p w14:paraId="1A939487" w14:textId="77777777" w:rsidR="003D0F02" w:rsidRDefault="003D0F02" w:rsidP="003D0F02">
            <w:pPr>
              <w:rPr>
                <w:rFonts w:eastAsia="Times New Roman"/>
                <w:color w:val="000000"/>
              </w:rPr>
            </w:pPr>
          </w:p>
        </w:tc>
      </w:tr>
      <w:tr w:rsidR="000A5D68" w:rsidRPr="003C3224" w14:paraId="1153E0C1" w14:textId="77777777" w:rsidTr="00F34F4C">
        <w:trPr>
          <w:trHeight w:val="576"/>
        </w:trPr>
        <w:tc>
          <w:tcPr>
            <w:tcW w:w="335" w:type="dxa"/>
            <w:tcBorders>
              <w:top w:val="single" w:sz="4" w:space="0" w:color="auto"/>
              <w:left w:val="single" w:sz="4" w:space="0" w:color="auto"/>
              <w:bottom w:val="single" w:sz="4" w:space="0" w:color="auto"/>
              <w:right w:val="single" w:sz="4" w:space="0" w:color="auto"/>
            </w:tcBorders>
          </w:tcPr>
          <w:p w14:paraId="109B8484" w14:textId="77777777" w:rsidR="000A5D68" w:rsidRDefault="003E291C" w:rsidP="003D0F02">
            <w:pPr>
              <w:rPr>
                <w:rFonts w:eastAsia="Times New Roman"/>
                <w:color w:val="000000"/>
              </w:rPr>
            </w:pPr>
            <w:r>
              <w:rPr>
                <w:rFonts w:eastAsia="Times New Roman"/>
                <w:color w:val="000000"/>
              </w:rPr>
              <w:t>7</w:t>
            </w:r>
          </w:p>
        </w:tc>
        <w:tc>
          <w:tcPr>
            <w:tcW w:w="2785" w:type="dxa"/>
            <w:tcBorders>
              <w:top w:val="single" w:sz="4" w:space="0" w:color="auto"/>
              <w:left w:val="single" w:sz="4" w:space="0" w:color="auto"/>
              <w:bottom w:val="single" w:sz="4" w:space="0" w:color="auto"/>
              <w:right w:val="single" w:sz="4" w:space="0" w:color="auto"/>
            </w:tcBorders>
            <w:shd w:val="clear" w:color="auto" w:fill="auto"/>
            <w:vAlign w:val="center"/>
          </w:tcPr>
          <w:p w14:paraId="04DABCAA" w14:textId="77777777" w:rsidR="000A5D68" w:rsidRDefault="000A5D68" w:rsidP="003D0F02">
            <w:pPr>
              <w:rPr>
                <w:rFonts w:eastAsia="Times New Roman"/>
                <w:color w:val="000000"/>
              </w:rPr>
            </w:pPr>
            <w:r>
              <w:rPr>
                <w:rFonts w:eastAsia="Times New Roman"/>
                <w:color w:val="000000"/>
              </w:rPr>
              <w:t xml:space="preserve">Costing Status </w:t>
            </w:r>
          </w:p>
        </w:tc>
        <w:tc>
          <w:tcPr>
            <w:tcW w:w="1251" w:type="dxa"/>
            <w:tcBorders>
              <w:top w:val="single" w:sz="4" w:space="0" w:color="auto"/>
              <w:left w:val="nil"/>
              <w:bottom w:val="single" w:sz="4" w:space="0" w:color="auto"/>
              <w:right w:val="single" w:sz="4" w:space="0" w:color="auto"/>
            </w:tcBorders>
            <w:shd w:val="clear" w:color="auto" w:fill="auto"/>
            <w:noWrap/>
            <w:vAlign w:val="center"/>
          </w:tcPr>
          <w:p w14:paraId="6AA258D8" w14:textId="77777777" w:rsidR="000A5D68" w:rsidRPr="003C3224" w:rsidRDefault="000A5D68" w:rsidP="003D0F02">
            <w:pPr>
              <w:rPr>
                <w:rFonts w:eastAsia="Times New Roman"/>
                <w:color w:val="000000"/>
              </w:rPr>
            </w:pPr>
          </w:p>
        </w:tc>
        <w:tc>
          <w:tcPr>
            <w:tcW w:w="1426" w:type="dxa"/>
            <w:tcBorders>
              <w:top w:val="single" w:sz="4" w:space="0" w:color="auto"/>
              <w:left w:val="nil"/>
              <w:bottom w:val="single" w:sz="4" w:space="0" w:color="auto"/>
              <w:right w:val="single" w:sz="4" w:space="0" w:color="auto"/>
            </w:tcBorders>
            <w:shd w:val="clear" w:color="auto" w:fill="auto"/>
            <w:noWrap/>
            <w:vAlign w:val="center"/>
          </w:tcPr>
          <w:p w14:paraId="7141C02B" w14:textId="77777777" w:rsidR="000A5D68" w:rsidRPr="003C3224" w:rsidRDefault="003E291C" w:rsidP="003D0F02">
            <w:pPr>
              <w:rPr>
                <w:rFonts w:eastAsia="Times New Roman"/>
                <w:color w:val="000000"/>
              </w:rPr>
            </w:pPr>
            <w:r>
              <w:rPr>
                <w:rFonts w:eastAsia="Times New Roman"/>
                <w:color w:val="000000"/>
              </w:rPr>
              <w:t>KEKO-</w:t>
            </w:r>
            <w:r w:rsidRPr="003E291C">
              <w:rPr>
                <w:rFonts w:eastAsia="Times New Roman"/>
                <w:color w:val="000000"/>
              </w:rPr>
              <w:t>FEH_STA</w:t>
            </w:r>
          </w:p>
        </w:tc>
        <w:tc>
          <w:tcPr>
            <w:tcW w:w="1238" w:type="dxa"/>
            <w:tcBorders>
              <w:top w:val="single" w:sz="4" w:space="0" w:color="auto"/>
              <w:left w:val="nil"/>
              <w:bottom w:val="single" w:sz="4" w:space="0" w:color="auto"/>
              <w:right w:val="single" w:sz="4" w:space="0" w:color="auto"/>
            </w:tcBorders>
            <w:shd w:val="clear" w:color="auto" w:fill="auto"/>
            <w:noWrap/>
            <w:vAlign w:val="bottom"/>
          </w:tcPr>
          <w:p w14:paraId="6FFBD3EC" w14:textId="77777777" w:rsidR="000A5D68" w:rsidRDefault="000A5D68" w:rsidP="003D0F02">
            <w:pPr>
              <w:rPr>
                <w:rFonts w:eastAsia="Times New Roman"/>
                <w:color w:val="000000"/>
              </w:rPr>
            </w:pPr>
          </w:p>
        </w:tc>
        <w:tc>
          <w:tcPr>
            <w:tcW w:w="2448" w:type="dxa"/>
            <w:tcBorders>
              <w:top w:val="single" w:sz="4" w:space="0" w:color="auto"/>
              <w:left w:val="nil"/>
              <w:bottom w:val="single" w:sz="4" w:space="0" w:color="auto"/>
              <w:right w:val="single" w:sz="4" w:space="0" w:color="auto"/>
            </w:tcBorders>
            <w:shd w:val="clear" w:color="auto" w:fill="auto"/>
            <w:noWrap/>
            <w:vAlign w:val="bottom"/>
          </w:tcPr>
          <w:p w14:paraId="40E4F5B8" w14:textId="77777777" w:rsidR="000A5D68" w:rsidRDefault="000A5D68" w:rsidP="003D0F02">
            <w:pPr>
              <w:rPr>
                <w:rFonts w:eastAsia="Times New Roman"/>
                <w:color w:val="000000"/>
              </w:rPr>
            </w:pPr>
            <w:r>
              <w:rPr>
                <w:rFonts w:eastAsia="Times New Roman"/>
                <w:color w:val="000000"/>
              </w:rPr>
              <w:t xml:space="preserve">Include as range </w:t>
            </w:r>
          </w:p>
        </w:tc>
      </w:tr>
    </w:tbl>
    <w:p w14:paraId="30DCCCAD" w14:textId="77777777" w:rsidR="009749AE" w:rsidRPr="003C3224" w:rsidRDefault="009749AE" w:rsidP="002F7E4F">
      <w:pPr>
        <w:rPr>
          <w:noProof/>
        </w:rPr>
      </w:pPr>
    </w:p>
    <w:p w14:paraId="3E1C0234" w14:textId="77777777" w:rsidR="009749AE" w:rsidRDefault="00605DBF" w:rsidP="00EE4002">
      <w:pPr>
        <w:numPr>
          <w:ilvl w:val="0"/>
          <w:numId w:val="3"/>
        </w:numPr>
        <w:rPr>
          <w:noProof/>
        </w:rPr>
      </w:pPr>
      <w:r>
        <w:rPr>
          <w:noProof/>
        </w:rPr>
        <w:t xml:space="preserve">If </w:t>
      </w:r>
      <w:r w:rsidR="00BF1A74">
        <w:rPr>
          <w:noProof/>
        </w:rPr>
        <w:t>Itemization view is selected then existing report logic should continue and report output also should be same.</w:t>
      </w:r>
    </w:p>
    <w:p w14:paraId="636672E8" w14:textId="77777777" w:rsidR="00BF1A74" w:rsidRDefault="00BF1A74" w:rsidP="00EE4002">
      <w:pPr>
        <w:numPr>
          <w:ilvl w:val="0"/>
          <w:numId w:val="3"/>
        </w:numPr>
        <w:rPr>
          <w:noProof/>
        </w:rPr>
      </w:pPr>
      <w:r>
        <w:rPr>
          <w:noProof/>
        </w:rPr>
        <w:t>If Cost component view is selected, then below new logic should be applied to show SO cost component report.</w:t>
      </w:r>
    </w:p>
    <w:p w14:paraId="474E17A4" w14:textId="77777777" w:rsidR="007B7ECF" w:rsidRDefault="007B7ECF" w:rsidP="00EE4002">
      <w:pPr>
        <w:numPr>
          <w:ilvl w:val="0"/>
          <w:numId w:val="3"/>
        </w:numPr>
        <w:rPr>
          <w:noProof/>
        </w:rPr>
      </w:pPr>
      <w:r>
        <w:rPr>
          <w:noProof/>
        </w:rPr>
        <w:t>A</w:t>
      </w:r>
      <w:r w:rsidR="000A5D68">
        <w:rPr>
          <w:noProof/>
        </w:rPr>
        <w:t>lso existing</w:t>
      </w:r>
      <w:r w:rsidR="00BF1A74">
        <w:rPr>
          <w:noProof/>
        </w:rPr>
        <w:t xml:space="preserve"> Company code selection need to be changed </w:t>
      </w:r>
      <w:r w:rsidR="003E291C">
        <w:rPr>
          <w:noProof/>
        </w:rPr>
        <w:t xml:space="preserve">to </w:t>
      </w:r>
      <w:r w:rsidR="00BF1A74">
        <w:rPr>
          <w:noProof/>
        </w:rPr>
        <w:t xml:space="preserve">reflect </w:t>
      </w:r>
      <w:r w:rsidR="003E291C">
        <w:rPr>
          <w:noProof/>
        </w:rPr>
        <w:t xml:space="preserve">CoCode of the plant in </w:t>
      </w:r>
      <w:r w:rsidR="000A5D68">
        <w:rPr>
          <w:noProof/>
        </w:rPr>
        <w:t xml:space="preserve">SO item </w:t>
      </w:r>
      <w:r w:rsidR="00F14B87">
        <w:rPr>
          <w:noProof/>
        </w:rPr>
        <w:t>(</w:t>
      </w:r>
      <w:r w:rsidR="000A5D68">
        <w:rPr>
          <w:noProof/>
        </w:rPr>
        <w:t>VBAP</w:t>
      </w:r>
      <w:r w:rsidR="00F14B87" w:rsidRPr="00F14B87">
        <w:rPr>
          <w:noProof/>
        </w:rPr>
        <w:t>-</w:t>
      </w:r>
      <w:r w:rsidR="003E291C">
        <w:rPr>
          <w:noProof/>
        </w:rPr>
        <w:t>WERKS</w:t>
      </w:r>
      <w:r w:rsidR="00F14B87">
        <w:rPr>
          <w:noProof/>
        </w:rPr>
        <w:t xml:space="preserve">) </w:t>
      </w:r>
      <w:r w:rsidR="00BF1A74">
        <w:rPr>
          <w:noProof/>
        </w:rPr>
        <w:t>so that even SO line item related to other Company code will be pulled in output of the report.</w:t>
      </w:r>
    </w:p>
    <w:p w14:paraId="3DD129C1" w14:textId="77777777" w:rsidR="00BF1A74" w:rsidRDefault="003E291C" w:rsidP="00EE4002">
      <w:pPr>
        <w:numPr>
          <w:ilvl w:val="0"/>
          <w:numId w:val="3"/>
        </w:numPr>
        <w:rPr>
          <w:noProof/>
        </w:rPr>
      </w:pPr>
      <w:r>
        <w:rPr>
          <w:noProof/>
        </w:rPr>
        <w:t>Selection parameter from 4 to 7</w:t>
      </w:r>
      <w:r w:rsidR="007B7ECF">
        <w:rPr>
          <w:noProof/>
        </w:rPr>
        <w:t xml:space="preserve"> are specific to Cost component report related and not to be used in existing report logic.</w:t>
      </w:r>
    </w:p>
    <w:p w14:paraId="36AF6883" w14:textId="77777777" w:rsidR="00605DBF" w:rsidRDefault="00605DBF" w:rsidP="002F7E4F">
      <w:pPr>
        <w:rPr>
          <w:noProof/>
        </w:rPr>
      </w:pPr>
    </w:p>
    <w:p w14:paraId="4234CBAE" w14:textId="77777777" w:rsidR="0017775E" w:rsidRPr="00410BA4" w:rsidRDefault="0017775E" w:rsidP="0017775E">
      <w:pPr>
        <w:rPr>
          <w:b/>
          <w:noProof/>
        </w:rPr>
      </w:pPr>
      <w:r>
        <w:rPr>
          <w:noProof/>
        </w:rPr>
        <w:t>Step 3 –</w:t>
      </w:r>
      <w:r w:rsidR="00F602FB">
        <w:rPr>
          <w:noProof/>
        </w:rPr>
        <w:t xml:space="preserve"> </w:t>
      </w:r>
      <w:r w:rsidRPr="00410BA4">
        <w:rPr>
          <w:b/>
          <w:noProof/>
        </w:rPr>
        <w:t>Sales Order Cost Estimate processing</w:t>
      </w:r>
    </w:p>
    <w:p w14:paraId="796CB178" w14:textId="77777777" w:rsidR="0017775E" w:rsidRDefault="0017775E" w:rsidP="00E83584">
      <w:pPr>
        <w:ind w:left="720"/>
        <w:rPr>
          <w:noProof/>
        </w:rPr>
      </w:pPr>
      <w:r>
        <w:rPr>
          <w:noProof/>
        </w:rPr>
        <w:t>a) First read sales document (VBELN) for specified date range (ERDAT) for Table VBAK, plus period (poper BETWEEN p_frpd AND  p_topd), fiscal year (bdatj BETWEEN p_fryr AND  p_toyr )</w:t>
      </w:r>
      <w:r w:rsidR="00096901">
        <w:rPr>
          <w:noProof/>
        </w:rPr>
        <w:t xml:space="preserve"> is based on costed period ie ( from KEKO instead of SO creation date)</w:t>
      </w:r>
      <w:r>
        <w:rPr>
          <w:noProof/>
        </w:rPr>
        <w:t xml:space="preserve"> and </w:t>
      </w:r>
      <w:r w:rsidRPr="003E291C">
        <w:rPr>
          <w:noProof/>
        </w:rPr>
        <w:t>Company code</w:t>
      </w:r>
      <w:r w:rsidR="00F602FB" w:rsidRPr="000A5D68">
        <w:rPr>
          <w:noProof/>
          <w:color w:val="FF0000"/>
        </w:rPr>
        <w:t xml:space="preserve"> </w:t>
      </w:r>
      <w:r>
        <w:rPr>
          <w:noProof/>
        </w:rPr>
        <w:t>selection criteria</w:t>
      </w:r>
      <w:r w:rsidR="00096901">
        <w:rPr>
          <w:noProof/>
        </w:rPr>
        <w:t>( using table T001K get plants and match with SO’s plant VBAP-WERKS)</w:t>
      </w:r>
      <w:r>
        <w:rPr>
          <w:noProof/>
        </w:rPr>
        <w:t>.</w:t>
      </w:r>
    </w:p>
    <w:p w14:paraId="54C529ED" w14:textId="77777777" w:rsidR="0017775E" w:rsidRDefault="0017775E" w:rsidP="00E83584">
      <w:pPr>
        <w:ind w:left="720"/>
        <w:rPr>
          <w:noProof/>
        </w:rPr>
      </w:pPr>
    </w:p>
    <w:p w14:paraId="7F496794" w14:textId="77777777" w:rsidR="007D476E" w:rsidRDefault="00503B37" w:rsidP="00E83584">
      <w:pPr>
        <w:ind w:left="720"/>
        <w:rPr>
          <w:noProof/>
        </w:rPr>
      </w:pPr>
      <w:r>
        <w:rPr>
          <w:noProof/>
        </w:rPr>
        <w:t>b</w:t>
      </w:r>
      <w:r w:rsidR="0017775E">
        <w:rPr>
          <w:noProof/>
        </w:rPr>
        <w:t xml:space="preserve">) Get all the </w:t>
      </w:r>
      <w:r w:rsidR="007D476E">
        <w:rPr>
          <w:noProof/>
        </w:rPr>
        <w:t>subitem of Sales item from VBAP –</w:t>
      </w:r>
      <w:r w:rsidR="00096901">
        <w:rPr>
          <w:noProof/>
        </w:rPr>
        <w:t xml:space="preserve"> Obtain </w:t>
      </w:r>
      <w:r w:rsidR="007D476E">
        <w:rPr>
          <w:noProof/>
        </w:rPr>
        <w:t>SO item no. in VBAP,</w:t>
      </w:r>
      <w:r w:rsidR="00096901">
        <w:rPr>
          <w:noProof/>
        </w:rPr>
        <w:t xml:space="preserve"> and then go </w:t>
      </w:r>
      <w:r w:rsidR="007D476E">
        <w:rPr>
          <w:noProof/>
        </w:rPr>
        <w:t xml:space="preserve">KEKO table to get relevent Sales Order item where SO costing completed. </w:t>
      </w:r>
    </w:p>
    <w:p w14:paraId="1C0157D6" w14:textId="77777777" w:rsidR="0017775E" w:rsidRDefault="0017775E" w:rsidP="00E83584">
      <w:pPr>
        <w:ind w:left="720"/>
        <w:rPr>
          <w:noProof/>
        </w:rPr>
      </w:pPr>
    </w:p>
    <w:p w14:paraId="27F633C3" w14:textId="77777777" w:rsidR="0017775E" w:rsidRPr="00410BA4" w:rsidRDefault="00410BA4" w:rsidP="00E83584">
      <w:pPr>
        <w:ind w:left="720"/>
        <w:rPr>
          <w:noProof/>
        </w:rPr>
      </w:pPr>
      <w:r>
        <w:rPr>
          <w:noProof/>
        </w:rPr>
        <w:t>c</w:t>
      </w:r>
      <w:r w:rsidR="007D476E" w:rsidRPr="00410BA4">
        <w:rPr>
          <w:noProof/>
        </w:rPr>
        <w:t xml:space="preserve">) </w:t>
      </w:r>
      <w:r w:rsidR="0017775E" w:rsidRPr="00410BA4">
        <w:rPr>
          <w:noProof/>
        </w:rPr>
        <w:t xml:space="preserve">For sales order related costed BoM estimate: </w:t>
      </w:r>
    </w:p>
    <w:p w14:paraId="75F80603" w14:textId="77777777" w:rsidR="0017775E" w:rsidRDefault="0017775E" w:rsidP="00E83584">
      <w:pPr>
        <w:ind w:left="720"/>
        <w:rPr>
          <w:noProof/>
        </w:rPr>
      </w:pPr>
      <w:r>
        <w:rPr>
          <w:noProof/>
        </w:rPr>
        <w:t xml:space="preserve">  </w:t>
      </w:r>
    </w:p>
    <w:p w14:paraId="6EB6A6B9" w14:textId="77777777" w:rsidR="0017775E" w:rsidRDefault="0017775E" w:rsidP="00E83584">
      <w:pPr>
        <w:ind w:left="720"/>
        <w:rPr>
          <w:noProof/>
        </w:rPr>
      </w:pPr>
      <w:r>
        <w:rPr>
          <w:noProof/>
        </w:rPr>
        <w:t xml:space="preserve">  </w:t>
      </w:r>
      <w:r w:rsidR="007D476E">
        <w:rPr>
          <w:noProof/>
        </w:rPr>
        <w:t xml:space="preserve">Obtain records </w:t>
      </w:r>
      <w:r w:rsidR="00F602FB">
        <w:rPr>
          <w:noProof/>
        </w:rPr>
        <w:t xml:space="preserve">from </w:t>
      </w:r>
      <w:r>
        <w:rPr>
          <w:noProof/>
        </w:rPr>
        <w:t xml:space="preserve">KEKO </w:t>
      </w:r>
      <w:r w:rsidR="00F602FB">
        <w:rPr>
          <w:noProof/>
        </w:rPr>
        <w:t xml:space="preserve">table </w:t>
      </w:r>
      <w:r>
        <w:rPr>
          <w:noProof/>
        </w:rPr>
        <w:t>by</w:t>
      </w:r>
      <w:r w:rsidR="007D476E">
        <w:rPr>
          <w:noProof/>
        </w:rPr>
        <w:t xml:space="preserve"> </w:t>
      </w:r>
      <w:r>
        <w:rPr>
          <w:noProof/>
        </w:rPr>
        <w:t>costing variant</w:t>
      </w:r>
      <w:r w:rsidR="00F602FB">
        <w:rPr>
          <w:noProof/>
        </w:rPr>
        <w:t xml:space="preserve"> (KEKO-</w:t>
      </w:r>
      <w:r w:rsidR="00F602FB" w:rsidRPr="00F602FB">
        <w:t xml:space="preserve"> </w:t>
      </w:r>
      <w:r w:rsidR="00F602FB" w:rsidRPr="00F602FB">
        <w:rPr>
          <w:noProof/>
        </w:rPr>
        <w:t>KLVAR</w:t>
      </w:r>
      <w:r w:rsidR="00F602FB">
        <w:rPr>
          <w:noProof/>
        </w:rPr>
        <w:t>)</w:t>
      </w:r>
      <w:r>
        <w:rPr>
          <w:noProof/>
        </w:rPr>
        <w:t xml:space="preserve"> </w:t>
      </w:r>
      <w:r w:rsidR="00F602FB">
        <w:rPr>
          <w:noProof/>
        </w:rPr>
        <w:t xml:space="preserve">= </w:t>
      </w:r>
      <w:r>
        <w:rPr>
          <w:noProof/>
        </w:rPr>
        <w:t>Y003</w:t>
      </w:r>
      <w:r w:rsidR="00F602FB">
        <w:rPr>
          <w:noProof/>
        </w:rPr>
        <w:t xml:space="preserve"> (from selection parameter)</w:t>
      </w:r>
      <w:r>
        <w:rPr>
          <w:noProof/>
        </w:rPr>
        <w:t xml:space="preserve"> for LC</w:t>
      </w:r>
      <w:r w:rsidR="00F602FB">
        <w:rPr>
          <w:noProof/>
        </w:rPr>
        <w:t xml:space="preserve"> </w:t>
      </w:r>
      <w:r w:rsidR="007D476E">
        <w:rPr>
          <w:noProof/>
        </w:rPr>
        <w:t xml:space="preserve"> or</w:t>
      </w:r>
      <w:r>
        <w:rPr>
          <w:noProof/>
        </w:rPr>
        <w:t xml:space="preserve"> Y004 for GC (</w:t>
      </w:r>
      <w:r w:rsidR="007D476E">
        <w:rPr>
          <w:noProof/>
        </w:rPr>
        <w:t>from selection parameter</w:t>
      </w:r>
      <w:r>
        <w:rPr>
          <w:noProof/>
        </w:rPr>
        <w:t>),</w:t>
      </w:r>
      <w:r w:rsidR="00F602FB">
        <w:rPr>
          <w:noProof/>
        </w:rPr>
        <w:t xml:space="preserve"> </w:t>
      </w:r>
      <w:r>
        <w:rPr>
          <w:noProof/>
        </w:rPr>
        <w:t xml:space="preserve"> KEKO- VBELN (Sales document)  and KEKO- FEH_STA = ‘VO’ (costing status</w:t>
      </w:r>
      <w:r w:rsidR="003E291C">
        <w:rPr>
          <w:noProof/>
        </w:rPr>
        <w:t xml:space="preserve"> from selection parameter</w:t>
      </w:r>
      <w:r>
        <w:rPr>
          <w:noProof/>
        </w:rPr>
        <w:t>)</w:t>
      </w:r>
    </w:p>
    <w:p w14:paraId="456CFBAD" w14:textId="77777777" w:rsidR="0017775E" w:rsidRDefault="000A5D68" w:rsidP="00E83584">
      <w:pPr>
        <w:ind w:left="720"/>
        <w:rPr>
          <w:noProof/>
        </w:rPr>
      </w:pPr>
      <w:r>
        <w:rPr>
          <w:noProof/>
        </w:rPr>
        <w:t xml:space="preserve">Note – </w:t>
      </w:r>
      <w:r w:rsidR="003E291C">
        <w:rPr>
          <w:noProof/>
        </w:rPr>
        <w:t>In review meeting, decided to add costing status in selection parameter so that if required user can add VF and other costing status related cost estimate also.</w:t>
      </w:r>
      <w:r>
        <w:rPr>
          <w:noProof/>
        </w:rPr>
        <w:t xml:space="preserve"> </w:t>
      </w:r>
    </w:p>
    <w:p w14:paraId="3691E7B2" w14:textId="77777777" w:rsidR="000A5D68" w:rsidRDefault="000A5D68" w:rsidP="00E83584">
      <w:pPr>
        <w:ind w:left="720"/>
        <w:rPr>
          <w:noProof/>
        </w:rPr>
      </w:pPr>
    </w:p>
    <w:p w14:paraId="01120909" w14:textId="77777777" w:rsidR="00C528E1" w:rsidRDefault="00410BA4" w:rsidP="00E83584">
      <w:pPr>
        <w:ind w:left="720"/>
        <w:rPr>
          <w:noProof/>
        </w:rPr>
      </w:pPr>
      <w:r>
        <w:rPr>
          <w:noProof/>
        </w:rPr>
        <w:t>O</w:t>
      </w:r>
      <w:r w:rsidR="007D476E">
        <w:rPr>
          <w:noProof/>
        </w:rPr>
        <w:t>btain records will show product cost estimate no. (KEKO-</w:t>
      </w:r>
      <w:r w:rsidR="007D476E" w:rsidRPr="007D476E">
        <w:t xml:space="preserve"> </w:t>
      </w:r>
      <w:r w:rsidR="007D476E" w:rsidRPr="007D476E">
        <w:rPr>
          <w:noProof/>
        </w:rPr>
        <w:t>KALNR1</w:t>
      </w:r>
      <w:r w:rsidR="007D476E">
        <w:rPr>
          <w:noProof/>
        </w:rPr>
        <w:t>), Material (</w:t>
      </w:r>
      <w:r w:rsidR="007D476E" w:rsidRPr="007D476E">
        <w:rPr>
          <w:noProof/>
        </w:rPr>
        <w:t>KEKO-MATNR</w:t>
      </w:r>
      <w:r w:rsidR="007D476E">
        <w:rPr>
          <w:noProof/>
        </w:rPr>
        <w:t xml:space="preserve">) </w:t>
      </w:r>
      <w:r w:rsidR="007D476E" w:rsidRPr="007D476E">
        <w:rPr>
          <w:noProof/>
        </w:rPr>
        <w:t>, KEKO- VBELN (Sales document)  and KEKO- POSNR (Subitem line number)</w:t>
      </w:r>
    </w:p>
    <w:p w14:paraId="526770CE" w14:textId="77777777" w:rsidR="00C528E1" w:rsidRDefault="00C528E1" w:rsidP="00E83584">
      <w:pPr>
        <w:ind w:left="720"/>
        <w:rPr>
          <w:noProof/>
        </w:rPr>
      </w:pPr>
    </w:p>
    <w:p w14:paraId="7CBEED82" w14:textId="77777777" w:rsidR="00D35049" w:rsidRDefault="00C42A73" w:rsidP="00E83584">
      <w:pPr>
        <w:ind w:left="720"/>
        <w:rPr>
          <w:noProof/>
        </w:rPr>
      </w:pPr>
      <w:r>
        <w:rPr>
          <w:noProof/>
        </w:rPr>
        <w:lastRenderedPageBreak/>
        <w:drawing>
          <wp:inline distT="0" distB="0" distL="0" distR="0" wp14:anchorId="4D16C9FE" wp14:editId="2C6880AA">
            <wp:extent cx="5943600" cy="838200"/>
            <wp:effectExtent l="0" t="0" r="0" b="0"/>
            <wp:docPr id="9352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6E36661F" w14:textId="77777777" w:rsidR="00D35049" w:rsidRDefault="00D35049" w:rsidP="00E83584">
      <w:pPr>
        <w:ind w:left="720"/>
        <w:rPr>
          <w:noProof/>
        </w:rPr>
      </w:pPr>
    </w:p>
    <w:p w14:paraId="528DAF28" w14:textId="77777777" w:rsidR="00E83584" w:rsidRDefault="00E83584" w:rsidP="00E83584">
      <w:pPr>
        <w:ind w:left="720"/>
        <w:rPr>
          <w:noProof/>
        </w:rPr>
      </w:pPr>
      <w:r w:rsidRPr="00D35049">
        <w:rPr>
          <w:b/>
          <w:noProof/>
        </w:rPr>
        <w:t>Note</w:t>
      </w:r>
      <w:r w:rsidR="00D35049">
        <w:rPr>
          <w:noProof/>
        </w:rPr>
        <w:t xml:space="preserve"> :</w:t>
      </w:r>
      <w:r>
        <w:rPr>
          <w:noProof/>
        </w:rPr>
        <w:t xml:space="preserve"> </w:t>
      </w:r>
    </w:p>
    <w:p w14:paraId="1EDC30A9" w14:textId="77777777" w:rsidR="00C528E1" w:rsidRDefault="00C528E1" w:rsidP="00E83584">
      <w:pPr>
        <w:ind w:left="720"/>
        <w:rPr>
          <w:noProof/>
        </w:rPr>
      </w:pPr>
      <w:r>
        <w:rPr>
          <w:noProof/>
        </w:rPr>
        <w:t xml:space="preserve"> </w:t>
      </w:r>
      <w:r w:rsidR="00E83584">
        <w:rPr>
          <w:noProof/>
        </w:rPr>
        <w:tab/>
      </w:r>
      <w:r w:rsidR="00410BA4">
        <w:rPr>
          <w:noProof/>
        </w:rPr>
        <w:t xml:space="preserve">1. </w:t>
      </w:r>
      <w:r>
        <w:rPr>
          <w:noProof/>
        </w:rPr>
        <w:t xml:space="preserve">SO order line item number obtain can belong to different plants ( representing different company code). For example </w:t>
      </w:r>
      <w:r w:rsidRPr="00C528E1">
        <w:rPr>
          <w:noProof/>
        </w:rPr>
        <w:t xml:space="preserve">SO </w:t>
      </w:r>
      <w:r>
        <w:rPr>
          <w:noProof/>
        </w:rPr>
        <w:t>header ( CoCode 0001) and Item 1</w:t>
      </w:r>
      <w:r w:rsidRPr="00C528E1">
        <w:rPr>
          <w:noProof/>
        </w:rPr>
        <w:t>060 in</w:t>
      </w:r>
      <w:r>
        <w:rPr>
          <w:noProof/>
        </w:rPr>
        <w:t xml:space="preserve"> plant 4080</w:t>
      </w:r>
      <w:r w:rsidRPr="00C528E1">
        <w:rPr>
          <w:noProof/>
        </w:rPr>
        <w:t xml:space="preserve"> </w:t>
      </w:r>
      <w:r>
        <w:rPr>
          <w:noProof/>
        </w:rPr>
        <w:t>(</w:t>
      </w:r>
      <w:r w:rsidRPr="00C528E1">
        <w:rPr>
          <w:noProof/>
        </w:rPr>
        <w:t>CoCd 0001</w:t>
      </w:r>
      <w:r>
        <w:rPr>
          <w:noProof/>
        </w:rPr>
        <w:t>)</w:t>
      </w:r>
      <w:r w:rsidRPr="00C528E1">
        <w:rPr>
          <w:noProof/>
        </w:rPr>
        <w:t xml:space="preserve"> and </w:t>
      </w:r>
      <w:r>
        <w:rPr>
          <w:noProof/>
        </w:rPr>
        <w:t xml:space="preserve">item no </w:t>
      </w:r>
      <w:r w:rsidRPr="00C528E1">
        <w:rPr>
          <w:noProof/>
        </w:rPr>
        <w:t xml:space="preserve">1070 in </w:t>
      </w:r>
      <w:r>
        <w:rPr>
          <w:noProof/>
        </w:rPr>
        <w:t>plant 4060 (</w:t>
      </w:r>
      <w:r w:rsidRPr="00C528E1">
        <w:rPr>
          <w:noProof/>
        </w:rPr>
        <w:t>CoCd 0028</w:t>
      </w:r>
      <w:r>
        <w:rPr>
          <w:noProof/>
        </w:rPr>
        <w:t>)</w:t>
      </w:r>
    </w:p>
    <w:p w14:paraId="44EEFD60" w14:textId="77777777" w:rsidR="007D476E" w:rsidRDefault="00C528E1" w:rsidP="0017775E">
      <w:pPr>
        <w:rPr>
          <w:noProof/>
        </w:rPr>
      </w:pPr>
      <w:r>
        <w:rPr>
          <w:noProof/>
        </w:rPr>
        <w:t xml:space="preserve">  </w:t>
      </w:r>
    </w:p>
    <w:p w14:paraId="3CD44634" w14:textId="77777777" w:rsidR="0017775E" w:rsidRDefault="0017775E" w:rsidP="00E83584">
      <w:pPr>
        <w:ind w:left="1440"/>
        <w:rPr>
          <w:noProof/>
        </w:rPr>
      </w:pPr>
      <w:r>
        <w:rPr>
          <w:noProof/>
        </w:rPr>
        <w:t xml:space="preserve"> </w:t>
      </w:r>
      <w:r w:rsidR="00410BA4">
        <w:rPr>
          <w:noProof/>
        </w:rPr>
        <w:t>2.</w:t>
      </w:r>
      <w:r>
        <w:rPr>
          <w:noProof/>
        </w:rPr>
        <w:t xml:space="preserve"> If can’t find the product cost estimate no. from the above step</w:t>
      </w:r>
      <w:r w:rsidR="00C528E1">
        <w:rPr>
          <w:noProof/>
        </w:rPr>
        <w:t xml:space="preserve"> related any SO</w:t>
      </w:r>
      <w:r>
        <w:rPr>
          <w:noProof/>
        </w:rPr>
        <w:t xml:space="preserve">, then </w:t>
      </w:r>
      <w:r w:rsidR="00F602FB">
        <w:rPr>
          <w:noProof/>
        </w:rPr>
        <w:t>that means successful SO cost estimate doesn’t exist</w:t>
      </w:r>
      <w:r w:rsidR="00C528E1">
        <w:rPr>
          <w:noProof/>
        </w:rPr>
        <w:t xml:space="preserve"> and can be ignored</w:t>
      </w:r>
      <w:r w:rsidR="000A5D68">
        <w:rPr>
          <w:noProof/>
        </w:rPr>
        <w:t xml:space="preserve"> other than VF and VA status.</w:t>
      </w:r>
    </w:p>
    <w:p w14:paraId="38645DC7" w14:textId="77777777" w:rsidR="0017775E" w:rsidRDefault="0017775E" w:rsidP="002F7E4F">
      <w:pPr>
        <w:rPr>
          <w:noProof/>
        </w:rPr>
      </w:pPr>
    </w:p>
    <w:p w14:paraId="691CDE98" w14:textId="77777777" w:rsidR="00E83584" w:rsidRPr="00E83584" w:rsidRDefault="00E83584" w:rsidP="00E83584">
      <w:pPr>
        <w:rPr>
          <w:b/>
          <w:noProof/>
        </w:rPr>
      </w:pPr>
      <w:r>
        <w:rPr>
          <w:noProof/>
        </w:rPr>
        <w:t xml:space="preserve">Step 4 – </w:t>
      </w:r>
      <w:r w:rsidRPr="00E83584">
        <w:rPr>
          <w:b/>
          <w:noProof/>
        </w:rPr>
        <w:t>Cost component structure naming and mapping to table KEPH ( Cost component table)</w:t>
      </w:r>
    </w:p>
    <w:p w14:paraId="135E58C4" w14:textId="77777777" w:rsidR="00E83584" w:rsidRDefault="00E83584" w:rsidP="00E83584">
      <w:pPr>
        <w:rPr>
          <w:noProof/>
        </w:rPr>
      </w:pPr>
    </w:p>
    <w:p w14:paraId="5DFED1FE" w14:textId="77777777" w:rsidR="00E83584" w:rsidRDefault="00E83584" w:rsidP="00E83584">
      <w:pPr>
        <w:ind w:left="720"/>
        <w:rPr>
          <w:noProof/>
        </w:rPr>
      </w:pPr>
      <w:r>
        <w:rPr>
          <w:noProof/>
        </w:rPr>
        <w:t xml:space="preserve">Cost components are saved in KEPH table are based on assignment columns in TCKH3 table (Cost component names). From Table TCKH3, cost component name (TCKH3-TXELE) to be pulled using Cost Component structure Z1. </w:t>
      </w:r>
    </w:p>
    <w:p w14:paraId="62EBF9A1" w14:textId="77777777" w:rsidR="00C740D5" w:rsidRDefault="00C740D5" w:rsidP="00E83584">
      <w:pPr>
        <w:rPr>
          <w:rFonts w:ascii="Helvetica" w:hAnsi="Helvetica" w:cs="Helvetica"/>
          <w:color w:val="444444"/>
          <w:sz w:val="21"/>
          <w:szCs w:val="21"/>
          <w:shd w:val="clear" w:color="auto" w:fill="FFFFFF"/>
        </w:rPr>
      </w:pPr>
    </w:p>
    <w:p w14:paraId="4D36AD5E" w14:textId="77777777" w:rsidR="00E83584" w:rsidRDefault="00C740D5" w:rsidP="00C740D5">
      <w:pPr>
        <w:ind w:left="720"/>
        <w:rPr>
          <w:rFonts w:ascii="Helvetica" w:hAnsi="Helvetica" w:cs="Helvetica"/>
          <w:color w:val="444444"/>
          <w:sz w:val="21"/>
          <w:szCs w:val="21"/>
          <w:shd w:val="clear" w:color="auto" w:fill="FFFFFF"/>
        </w:rPr>
      </w:pPr>
      <w:r>
        <w:rPr>
          <w:rFonts w:ascii="Helvetica" w:hAnsi="Helvetica" w:cs="Helvetica"/>
          <w:color w:val="444444"/>
          <w:sz w:val="21"/>
          <w:szCs w:val="21"/>
          <w:shd w:val="clear" w:color="auto" w:fill="FFFFFF"/>
        </w:rPr>
        <w:t xml:space="preserve">Field </w:t>
      </w:r>
      <w:r>
        <w:rPr>
          <w:noProof/>
        </w:rPr>
        <w:t>TCKH3-</w:t>
      </w:r>
      <w:r>
        <w:rPr>
          <w:rFonts w:ascii="Helvetica" w:hAnsi="Helvetica" w:cs="Helvetica"/>
          <w:color w:val="444444"/>
          <w:sz w:val="21"/>
          <w:szCs w:val="21"/>
          <w:shd w:val="clear" w:color="auto" w:fill="FFFFFF"/>
        </w:rPr>
        <w:t xml:space="preserve">ELEMT shows </w:t>
      </w:r>
      <w:proofErr w:type="spellStart"/>
      <w:r>
        <w:rPr>
          <w:rFonts w:ascii="Helvetica" w:hAnsi="Helvetica" w:cs="Helvetica"/>
          <w:color w:val="444444"/>
          <w:sz w:val="21"/>
          <w:szCs w:val="21"/>
          <w:shd w:val="clear" w:color="auto" w:fill="FFFFFF"/>
        </w:rPr>
        <w:t>costo</w:t>
      </w:r>
      <w:proofErr w:type="spellEnd"/>
      <w:r>
        <w:rPr>
          <w:rFonts w:ascii="Helvetica" w:hAnsi="Helvetica" w:cs="Helvetica"/>
          <w:color w:val="444444"/>
          <w:sz w:val="21"/>
          <w:szCs w:val="21"/>
          <w:shd w:val="clear" w:color="auto" w:fill="FFFFFF"/>
        </w:rPr>
        <w:t xml:space="preserve"> component key, whereas </w:t>
      </w:r>
      <w:r>
        <w:rPr>
          <w:noProof/>
        </w:rPr>
        <w:t>TCKH3-</w:t>
      </w:r>
      <w:r>
        <w:rPr>
          <w:rFonts w:ascii="Helvetica" w:hAnsi="Helvetica" w:cs="Helvetica"/>
          <w:color w:val="444444"/>
          <w:sz w:val="21"/>
          <w:szCs w:val="21"/>
          <w:shd w:val="clear" w:color="auto" w:fill="FFFFFF"/>
        </w:rPr>
        <w:t>EL_HV shows the correlative number assigned for full costs. This correlative number matches with KST001, KST002 and so on in table KAPH.</w:t>
      </w:r>
    </w:p>
    <w:p w14:paraId="0C6C2CD5" w14:textId="77777777" w:rsidR="00C740D5" w:rsidRDefault="00C740D5" w:rsidP="00C740D5">
      <w:pPr>
        <w:ind w:left="720"/>
        <w:rPr>
          <w:noProof/>
        </w:rPr>
      </w:pPr>
    </w:p>
    <w:p w14:paraId="709E88E4" w14:textId="77777777" w:rsidR="00E83584" w:rsidRDefault="00C42A73" w:rsidP="00E83584">
      <w:pPr>
        <w:ind w:firstLine="720"/>
        <w:rPr>
          <w:noProof/>
        </w:rPr>
      </w:pPr>
      <w:r>
        <w:rPr>
          <w:noProof/>
        </w:rPr>
        <w:drawing>
          <wp:inline distT="0" distB="0" distL="0" distR="0" wp14:anchorId="6FC66AA2" wp14:editId="3F1B11B6">
            <wp:extent cx="5248276" cy="2295525"/>
            <wp:effectExtent l="0" t="0" r="0" b="0"/>
            <wp:docPr id="168191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248276" cy="2295525"/>
                    </a:xfrm>
                    <a:prstGeom prst="rect">
                      <a:avLst/>
                    </a:prstGeom>
                  </pic:spPr>
                </pic:pic>
              </a:graphicData>
            </a:graphic>
          </wp:inline>
        </w:drawing>
      </w:r>
    </w:p>
    <w:p w14:paraId="508C98E9" w14:textId="77777777" w:rsidR="00E83584" w:rsidRDefault="00E83584" w:rsidP="00E83584">
      <w:pPr>
        <w:rPr>
          <w:noProof/>
        </w:rPr>
      </w:pPr>
    </w:p>
    <w:p w14:paraId="779F8E76" w14:textId="77777777" w:rsidR="00E83584" w:rsidRDefault="00E83584" w:rsidP="00E83584">
      <w:pPr>
        <w:rPr>
          <w:noProof/>
        </w:rPr>
      </w:pPr>
    </w:p>
    <w:p w14:paraId="097C77EA" w14:textId="77777777" w:rsidR="00E83584" w:rsidRDefault="00E83584" w:rsidP="00E83584">
      <w:pPr>
        <w:ind w:left="720"/>
        <w:rPr>
          <w:noProof/>
        </w:rPr>
      </w:pPr>
      <w:r>
        <w:rPr>
          <w:noProof/>
        </w:rPr>
        <w:t xml:space="preserve">For the full cost of each cost component system automatically assigns a number in TCKH3 table. The fields are TCKH3-EL_HV </w:t>
      </w:r>
    </w:p>
    <w:p w14:paraId="7818863E" w14:textId="77777777" w:rsidR="00E83584" w:rsidRDefault="00E83584" w:rsidP="00E83584">
      <w:pPr>
        <w:ind w:left="720"/>
        <w:rPr>
          <w:noProof/>
        </w:rPr>
      </w:pPr>
    </w:p>
    <w:p w14:paraId="61A54F57" w14:textId="77777777" w:rsidR="00E83584" w:rsidRDefault="00E83584" w:rsidP="00E83584">
      <w:pPr>
        <w:ind w:left="720"/>
        <w:rPr>
          <w:noProof/>
        </w:rPr>
      </w:pPr>
      <w:r>
        <w:rPr>
          <w:noProof/>
        </w:rPr>
        <w:t xml:space="preserve">Considering cost component TCKH3-EL_HV value will represent which cost (KEPH-KSTXXX) amount in KEPH tables. </w:t>
      </w:r>
    </w:p>
    <w:p w14:paraId="44F69B9A" w14:textId="77777777" w:rsidR="00E83584" w:rsidRDefault="00E83584" w:rsidP="00E83584">
      <w:pPr>
        <w:ind w:left="720"/>
        <w:rPr>
          <w:noProof/>
        </w:rPr>
      </w:pPr>
    </w:p>
    <w:tbl>
      <w:tblPr>
        <w:tblW w:w="6120" w:type="dxa"/>
        <w:tblInd w:w="828" w:type="dxa"/>
        <w:tblLook w:val="04A0" w:firstRow="1" w:lastRow="0" w:firstColumn="1" w:lastColumn="0" w:noHBand="0" w:noVBand="1"/>
      </w:tblPr>
      <w:tblGrid>
        <w:gridCol w:w="1760"/>
        <w:gridCol w:w="2740"/>
        <w:gridCol w:w="1620"/>
      </w:tblGrid>
      <w:tr w:rsidR="00E83584" w:rsidRPr="00E83584" w14:paraId="31BA3467" w14:textId="77777777" w:rsidTr="00E83584">
        <w:trPr>
          <w:trHeight w:val="310"/>
        </w:trPr>
        <w:tc>
          <w:tcPr>
            <w:tcW w:w="1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87C4E" w14:textId="77777777" w:rsidR="00E83584" w:rsidRPr="00E83584" w:rsidRDefault="00E83584" w:rsidP="00FC6750">
            <w:pPr>
              <w:rPr>
                <w:rFonts w:eastAsia="Times New Roman"/>
                <w:color w:val="000000"/>
              </w:rPr>
            </w:pPr>
            <w:r w:rsidRPr="00E83584">
              <w:rPr>
                <w:rFonts w:eastAsia="Times New Roman"/>
                <w:color w:val="000000"/>
              </w:rPr>
              <w:t xml:space="preserve">TCKH3-EL_HV </w:t>
            </w:r>
          </w:p>
        </w:tc>
        <w:tc>
          <w:tcPr>
            <w:tcW w:w="2740" w:type="dxa"/>
            <w:tcBorders>
              <w:top w:val="single" w:sz="4" w:space="0" w:color="auto"/>
              <w:left w:val="nil"/>
              <w:bottom w:val="single" w:sz="4" w:space="0" w:color="auto"/>
              <w:right w:val="single" w:sz="4" w:space="0" w:color="auto"/>
            </w:tcBorders>
            <w:shd w:val="clear" w:color="auto" w:fill="auto"/>
            <w:noWrap/>
            <w:vAlign w:val="bottom"/>
            <w:hideMark/>
          </w:tcPr>
          <w:p w14:paraId="3B165368" w14:textId="77777777" w:rsidR="00E83584" w:rsidRPr="00E83584" w:rsidRDefault="00E83584" w:rsidP="00FC6750">
            <w:pPr>
              <w:rPr>
                <w:rFonts w:eastAsia="Times New Roman"/>
                <w:color w:val="000000"/>
              </w:rPr>
            </w:pPr>
            <w:r w:rsidRPr="00E83584">
              <w:rPr>
                <w:rFonts w:eastAsia="Times New Roman"/>
                <w:color w:val="000000"/>
              </w:rPr>
              <w:t>TCKH3-TXELE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F1DD30A"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 </w:t>
            </w:r>
            <w:r>
              <w:rPr>
                <w:rFonts w:ascii="Calibri" w:eastAsia="Times New Roman" w:hAnsi="Calibri" w:cs="Calibri"/>
                <w:color w:val="000000"/>
                <w:sz w:val="22"/>
                <w:szCs w:val="22"/>
              </w:rPr>
              <w:t>Corresponding amt in KEPH table</w:t>
            </w:r>
          </w:p>
        </w:tc>
      </w:tr>
      <w:tr w:rsidR="00E83584" w:rsidRPr="00E83584" w14:paraId="6F9430CC"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249FAAB8"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w:t>
            </w:r>
          </w:p>
        </w:tc>
        <w:tc>
          <w:tcPr>
            <w:tcW w:w="2740" w:type="dxa"/>
            <w:tcBorders>
              <w:top w:val="nil"/>
              <w:left w:val="nil"/>
              <w:bottom w:val="single" w:sz="4" w:space="0" w:color="auto"/>
              <w:right w:val="single" w:sz="4" w:space="0" w:color="auto"/>
            </w:tcBorders>
            <w:shd w:val="clear" w:color="auto" w:fill="auto"/>
            <w:noWrap/>
            <w:vAlign w:val="bottom"/>
            <w:hideMark/>
          </w:tcPr>
          <w:p w14:paraId="01100A3D"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Material</w:t>
            </w:r>
          </w:p>
        </w:tc>
        <w:tc>
          <w:tcPr>
            <w:tcW w:w="1620" w:type="dxa"/>
            <w:tcBorders>
              <w:top w:val="nil"/>
              <w:left w:val="nil"/>
              <w:bottom w:val="single" w:sz="4" w:space="0" w:color="auto"/>
              <w:right w:val="single" w:sz="4" w:space="0" w:color="auto"/>
            </w:tcBorders>
            <w:shd w:val="clear" w:color="auto" w:fill="auto"/>
            <w:noWrap/>
            <w:vAlign w:val="bottom"/>
            <w:hideMark/>
          </w:tcPr>
          <w:p w14:paraId="17EDC485"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KEPH-KST001</w:t>
            </w:r>
          </w:p>
        </w:tc>
      </w:tr>
      <w:tr w:rsidR="00E83584" w:rsidRPr="00E83584" w14:paraId="6AD9E035"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7A036E3D"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3</w:t>
            </w:r>
          </w:p>
        </w:tc>
        <w:tc>
          <w:tcPr>
            <w:tcW w:w="2740" w:type="dxa"/>
            <w:tcBorders>
              <w:top w:val="nil"/>
              <w:left w:val="nil"/>
              <w:bottom w:val="single" w:sz="4" w:space="0" w:color="auto"/>
              <w:right w:val="single" w:sz="4" w:space="0" w:color="auto"/>
            </w:tcBorders>
            <w:shd w:val="clear" w:color="auto" w:fill="auto"/>
            <w:noWrap/>
            <w:vAlign w:val="bottom"/>
            <w:hideMark/>
          </w:tcPr>
          <w:p w14:paraId="425DB4D6"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Labor/Prod Direct</w:t>
            </w:r>
          </w:p>
        </w:tc>
        <w:tc>
          <w:tcPr>
            <w:tcW w:w="1620" w:type="dxa"/>
            <w:tcBorders>
              <w:top w:val="nil"/>
              <w:left w:val="nil"/>
              <w:bottom w:val="single" w:sz="4" w:space="0" w:color="auto"/>
              <w:right w:val="single" w:sz="4" w:space="0" w:color="auto"/>
            </w:tcBorders>
            <w:shd w:val="clear" w:color="auto" w:fill="auto"/>
            <w:noWrap/>
            <w:vAlign w:val="bottom"/>
            <w:hideMark/>
          </w:tcPr>
          <w:p w14:paraId="09F42990"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KEPH-KST003</w:t>
            </w:r>
          </w:p>
        </w:tc>
      </w:tr>
      <w:tr w:rsidR="00E83584" w:rsidRPr="00E83584" w14:paraId="14EAC842"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735DA4F4"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11</w:t>
            </w:r>
          </w:p>
        </w:tc>
        <w:tc>
          <w:tcPr>
            <w:tcW w:w="2740" w:type="dxa"/>
            <w:tcBorders>
              <w:top w:val="nil"/>
              <w:left w:val="nil"/>
              <w:bottom w:val="single" w:sz="4" w:space="0" w:color="auto"/>
              <w:right w:val="single" w:sz="4" w:space="0" w:color="auto"/>
            </w:tcBorders>
            <w:shd w:val="clear" w:color="auto" w:fill="auto"/>
            <w:noWrap/>
            <w:vAlign w:val="bottom"/>
            <w:hideMark/>
          </w:tcPr>
          <w:p w14:paraId="16F5659D"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Labor/Prod Direct OH</w:t>
            </w:r>
          </w:p>
        </w:tc>
        <w:tc>
          <w:tcPr>
            <w:tcW w:w="1620" w:type="dxa"/>
            <w:tcBorders>
              <w:top w:val="nil"/>
              <w:left w:val="nil"/>
              <w:bottom w:val="single" w:sz="4" w:space="0" w:color="auto"/>
              <w:right w:val="single" w:sz="4" w:space="0" w:color="auto"/>
            </w:tcBorders>
            <w:shd w:val="clear" w:color="auto" w:fill="auto"/>
            <w:noWrap/>
            <w:vAlign w:val="bottom"/>
            <w:hideMark/>
          </w:tcPr>
          <w:p w14:paraId="26224ECB"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KEPH-KST011</w:t>
            </w:r>
          </w:p>
        </w:tc>
      </w:tr>
      <w:tr w:rsidR="00E83584" w:rsidRPr="00E83584" w14:paraId="70B97547"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76DB90EB"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5</w:t>
            </w:r>
          </w:p>
        </w:tc>
        <w:tc>
          <w:tcPr>
            <w:tcW w:w="2740" w:type="dxa"/>
            <w:tcBorders>
              <w:top w:val="nil"/>
              <w:left w:val="nil"/>
              <w:bottom w:val="single" w:sz="4" w:space="0" w:color="auto"/>
              <w:right w:val="single" w:sz="4" w:space="0" w:color="auto"/>
            </w:tcBorders>
            <w:shd w:val="clear" w:color="auto" w:fill="auto"/>
            <w:noWrap/>
            <w:vAlign w:val="bottom"/>
            <w:hideMark/>
          </w:tcPr>
          <w:p w14:paraId="78FDCA4B"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Overhead</w:t>
            </w:r>
          </w:p>
        </w:tc>
        <w:tc>
          <w:tcPr>
            <w:tcW w:w="1620" w:type="dxa"/>
            <w:tcBorders>
              <w:top w:val="nil"/>
              <w:left w:val="nil"/>
              <w:bottom w:val="single" w:sz="4" w:space="0" w:color="auto"/>
              <w:right w:val="single" w:sz="4" w:space="0" w:color="auto"/>
            </w:tcBorders>
            <w:shd w:val="clear" w:color="auto" w:fill="auto"/>
            <w:noWrap/>
            <w:vAlign w:val="bottom"/>
            <w:hideMark/>
          </w:tcPr>
          <w:p w14:paraId="59067D38"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KEPH-KST005</w:t>
            </w:r>
          </w:p>
        </w:tc>
      </w:tr>
      <w:tr w:rsidR="00E83584" w:rsidRPr="00E83584" w14:paraId="5776DF1C"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6F74D8FD"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7</w:t>
            </w:r>
          </w:p>
        </w:tc>
        <w:tc>
          <w:tcPr>
            <w:tcW w:w="2740" w:type="dxa"/>
            <w:tcBorders>
              <w:top w:val="nil"/>
              <w:left w:val="nil"/>
              <w:bottom w:val="single" w:sz="4" w:space="0" w:color="auto"/>
              <w:right w:val="single" w:sz="4" w:space="0" w:color="auto"/>
            </w:tcBorders>
            <w:shd w:val="clear" w:color="auto" w:fill="auto"/>
            <w:noWrap/>
            <w:vAlign w:val="bottom"/>
            <w:hideMark/>
          </w:tcPr>
          <w:p w14:paraId="6C762161"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Overhead - Burden</w:t>
            </w:r>
          </w:p>
        </w:tc>
        <w:tc>
          <w:tcPr>
            <w:tcW w:w="1620" w:type="dxa"/>
            <w:tcBorders>
              <w:top w:val="nil"/>
              <w:left w:val="nil"/>
              <w:bottom w:val="single" w:sz="4" w:space="0" w:color="auto"/>
              <w:right w:val="single" w:sz="4" w:space="0" w:color="auto"/>
            </w:tcBorders>
            <w:shd w:val="clear" w:color="auto" w:fill="auto"/>
            <w:noWrap/>
            <w:vAlign w:val="bottom"/>
            <w:hideMark/>
          </w:tcPr>
          <w:p w14:paraId="6E5EF01C"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KEPH-KST007</w:t>
            </w:r>
          </w:p>
        </w:tc>
      </w:tr>
      <w:tr w:rsidR="00E83584" w:rsidRPr="00E83584" w14:paraId="298CF8ED"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089009E4"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9</w:t>
            </w:r>
          </w:p>
        </w:tc>
        <w:tc>
          <w:tcPr>
            <w:tcW w:w="2740" w:type="dxa"/>
            <w:tcBorders>
              <w:top w:val="nil"/>
              <w:left w:val="nil"/>
              <w:bottom w:val="single" w:sz="4" w:space="0" w:color="auto"/>
              <w:right w:val="single" w:sz="4" w:space="0" w:color="auto"/>
            </w:tcBorders>
            <w:shd w:val="clear" w:color="auto" w:fill="auto"/>
            <w:noWrap/>
            <w:vAlign w:val="bottom"/>
            <w:hideMark/>
          </w:tcPr>
          <w:p w14:paraId="662BD47B"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Subcontracting</w:t>
            </w:r>
          </w:p>
        </w:tc>
        <w:tc>
          <w:tcPr>
            <w:tcW w:w="1620" w:type="dxa"/>
            <w:tcBorders>
              <w:top w:val="nil"/>
              <w:left w:val="nil"/>
              <w:bottom w:val="single" w:sz="4" w:space="0" w:color="auto"/>
              <w:right w:val="single" w:sz="4" w:space="0" w:color="auto"/>
            </w:tcBorders>
            <w:shd w:val="clear" w:color="auto" w:fill="auto"/>
            <w:noWrap/>
            <w:vAlign w:val="bottom"/>
            <w:hideMark/>
          </w:tcPr>
          <w:p w14:paraId="35B9DBB4"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KEPH-KST009</w:t>
            </w:r>
          </w:p>
        </w:tc>
      </w:tr>
      <w:tr w:rsidR="00E83584" w:rsidRPr="00E83584" w14:paraId="0955F3F1"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39F18D26"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13</w:t>
            </w:r>
          </w:p>
        </w:tc>
        <w:tc>
          <w:tcPr>
            <w:tcW w:w="2740" w:type="dxa"/>
            <w:tcBorders>
              <w:top w:val="nil"/>
              <w:left w:val="nil"/>
              <w:bottom w:val="single" w:sz="4" w:space="0" w:color="auto"/>
              <w:right w:val="single" w:sz="4" w:space="0" w:color="auto"/>
            </w:tcBorders>
            <w:shd w:val="clear" w:color="auto" w:fill="auto"/>
            <w:noWrap/>
            <w:vAlign w:val="bottom"/>
            <w:hideMark/>
          </w:tcPr>
          <w:p w14:paraId="71CC0F02"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Ext Processing</w:t>
            </w:r>
          </w:p>
        </w:tc>
        <w:tc>
          <w:tcPr>
            <w:tcW w:w="1620" w:type="dxa"/>
            <w:tcBorders>
              <w:top w:val="nil"/>
              <w:left w:val="nil"/>
              <w:bottom w:val="single" w:sz="4" w:space="0" w:color="auto"/>
              <w:right w:val="single" w:sz="4" w:space="0" w:color="auto"/>
            </w:tcBorders>
            <w:shd w:val="clear" w:color="auto" w:fill="auto"/>
            <w:noWrap/>
            <w:vAlign w:val="bottom"/>
            <w:hideMark/>
          </w:tcPr>
          <w:p w14:paraId="081E4C0D"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KEPH-KST013</w:t>
            </w:r>
          </w:p>
        </w:tc>
      </w:tr>
      <w:tr w:rsidR="00E83584" w:rsidRPr="00E83584" w14:paraId="3E600A23"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33CFEC6B"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15</w:t>
            </w:r>
          </w:p>
        </w:tc>
        <w:tc>
          <w:tcPr>
            <w:tcW w:w="2740" w:type="dxa"/>
            <w:tcBorders>
              <w:top w:val="nil"/>
              <w:left w:val="nil"/>
              <w:bottom w:val="single" w:sz="4" w:space="0" w:color="auto"/>
              <w:right w:val="single" w:sz="4" w:space="0" w:color="auto"/>
            </w:tcBorders>
            <w:shd w:val="clear" w:color="auto" w:fill="auto"/>
            <w:noWrap/>
            <w:vAlign w:val="bottom"/>
            <w:hideMark/>
          </w:tcPr>
          <w:p w14:paraId="5EE59AF9"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Std OH E&amp;Z</w:t>
            </w:r>
          </w:p>
        </w:tc>
        <w:tc>
          <w:tcPr>
            <w:tcW w:w="1620" w:type="dxa"/>
            <w:tcBorders>
              <w:top w:val="nil"/>
              <w:left w:val="nil"/>
              <w:bottom w:val="single" w:sz="4" w:space="0" w:color="auto"/>
              <w:right w:val="single" w:sz="4" w:space="0" w:color="auto"/>
            </w:tcBorders>
            <w:shd w:val="clear" w:color="auto" w:fill="auto"/>
            <w:noWrap/>
            <w:vAlign w:val="bottom"/>
            <w:hideMark/>
          </w:tcPr>
          <w:p w14:paraId="0AD11BD0"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KEPH-KST015</w:t>
            </w:r>
          </w:p>
        </w:tc>
      </w:tr>
      <w:tr w:rsidR="00E83584" w:rsidRPr="00E83584" w14:paraId="140FA392"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111B77A1"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17</w:t>
            </w:r>
          </w:p>
        </w:tc>
        <w:tc>
          <w:tcPr>
            <w:tcW w:w="2740" w:type="dxa"/>
            <w:tcBorders>
              <w:top w:val="nil"/>
              <w:left w:val="nil"/>
              <w:bottom w:val="single" w:sz="4" w:space="0" w:color="auto"/>
              <w:right w:val="single" w:sz="4" w:space="0" w:color="auto"/>
            </w:tcBorders>
            <w:shd w:val="clear" w:color="auto" w:fill="auto"/>
            <w:noWrap/>
            <w:vAlign w:val="bottom"/>
            <w:hideMark/>
          </w:tcPr>
          <w:p w14:paraId="1BB21958"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Std OH Ops Var</w:t>
            </w:r>
          </w:p>
        </w:tc>
        <w:tc>
          <w:tcPr>
            <w:tcW w:w="1620" w:type="dxa"/>
            <w:tcBorders>
              <w:top w:val="nil"/>
              <w:left w:val="nil"/>
              <w:bottom w:val="single" w:sz="4" w:space="0" w:color="auto"/>
              <w:right w:val="single" w:sz="4" w:space="0" w:color="auto"/>
            </w:tcBorders>
            <w:shd w:val="clear" w:color="auto" w:fill="auto"/>
            <w:noWrap/>
            <w:vAlign w:val="bottom"/>
            <w:hideMark/>
          </w:tcPr>
          <w:p w14:paraId="2894C6BF"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KEPH-KST017</w:t>
            </w:r>
          </w:p>
        </w:tc>
      </w:tr>
      <w:tr w:rsidR="00E83584" w:rsidRPr="00E83584" w14:paraId="4A194F4A"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2847A633"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19</w:t>
            </w:r>
          </w:p>
        </w:tc>
        <w:tc>
          <w:tcPr>
            <w:tcW w:w="2740" w:type="dxa"/>
            <w:tcBorders>
              <w:top w:val="nil"/>
              <w:left w:val="nil"/>
              <w:bottom w:val="single" w:sz="4" w:space="0" w:color="auto"/>
              <w:right w:val="single" w:sz="4" w:space="0" w:color="auto"/>
            </w:tcBorders>
            <w:shd w:val="clear" w:color="auto" w:fill="auto"/>
            <w:noWrap/>
            <w:vAlign w:val="bottom"/>
            <w:hideMark/>
          </w:tcPr>
          <w:p w14:paraId="74A47E84"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 xml:space="preserve">Std OH Floor </w:t>
            </w:r>
            <w:proofErr w:type="spellStart"/>
            <w:r w:rsidRPr="00E83584">
              <w:rPr>
                <w:rFonts w:ascii="Calibri" w:eastAsia="Times New Roman" w:hAnsi="Calibri" w:cs="Calibri"/>
                <w:color w:val="000000"/>
                <w:sz w:val="22"/>
                <w:szCs w:val="22"/>
              </w:rPr>
              <w:t>Stk</w:t>
            </w:r>
            <w:proofErr w:type="spellEnd"/>
          </w:p>
        </w:tc>
        <w:tc>
          <w:tcPr>
            <w:tcW w:w="1620" w:type="dxa"/>
            <w:tcBorders>
              <w:top w:val="nil"/>
              <w:left w:val="nil"/>
              <w:bottom w:val="single" w:sz="4" w:space="0" w:color="auto"/>
              <w:right w:val="single" w:sz="4" w:space="0" w:color="auto"/>
            </w:tcBorders>
            <w:shd w:val="clear" w:color="auto" w:fill="auto"/>
            <w:noWrap/>
            <w:vAlign w:val="bottom"/>
            <w:hideMark/>
          </w:tcPr>
          <w:p w14:paraId="3686BCC7"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KEPH-KST019</w:t>
            </w:r>
          </w:p>
        </w:tc>
      </w:tr>
      <w:tr w:rsidR="00E83584" w:rsidRPr="00E83584" w14:paraId="15B4D6F4"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7B568215"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21</w:t>
            </w:r>
          </w:p>
        </w:tc>
        <w:tc>
          <w:tcPr>
            <w:tcW w:w="2740" w:type="dxa"/>
            <w:tcBorders>
              <w:top w:val="nil"/>
              <w:left w:val="nil"/>
              <w:bottom w:val="single" w:sz="4" w:space="0" w:color="auto"/>
              <w:right w:val="single" w:sz="4" w:space="0" w:color="auto"/>
            </w:tcBorders>
            <w:shd w:val="clear" w:color="auto" w:fill="auto"/>
            <w:noWrap/>
            <w:vAlign w:val="bottom"/>
            <w:hideMark/>
          </w:tcPr>
          <w:p w14:paraId="566F5E00"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Std OH OBF &amp; Crating</w:t>
            </w:r>
          </w:p>
        </w:tc>
        <w:tc>
          <w:tcPr>
            <w:tcW w:w="1620" w:type="dxa"/>
            <w:tcBorders>
              <w:top w:val="nil"/>
              <w:left w:val="nil"/>
              <w:bottom w:val="single" w:sz="4" w:space="0" w:color="auto"/>
              <w:right w:val="single" w:sz="4" w:space="0" w:color="auto"/>
            </w:tcBorders>
            <w:shd w:val="clear" w:color="auto" w:fill="auto"/>
            <w:noWrap/>
            <w:vAlign w:val="bottom"/>
            <w:hideMark/>
          </w:tcPr>
          <w:p w14:paraId="376525BF"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KEPH-KST021</w:t>
            </w:r>
          </w:p>
        </w:tc>
      </w:tr>
      <w:tr w:rsidR="00E83584" w:rsidRPr="00E83584" w14:paraId="3E0FB345" w14:textId="77777777" w:rsidTr="00E83584">
        <w:trPr>
          <w:trHeight w:val="29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14:paraId="72E4F76D" w14:textId="77777777" w:rsidR="00E83584" w:rsidRPr="00E83584" w:rsidRDefault="00E83584" w:rsidP="00FC6750">
            <w:pPr>
              <w:jc w:val="right"/>
              <w:rPr>
                <w:rFonts w:ascii="Calibri" w:eastAsia="Times New Roman" w:hAnsi="Calibri" w:cs="Calibri"/>
                <w:color w:val="000000"/>
                <w:sz w:val="22"/>
                <w:szCs w:val="22"/>
              </w:rPr>
            </w:pPr>
            <w:r w:rsidRPr="00E83584">
              <w:rPr>
                <w:rFonts w:ascii="Calibri" w:eastAsia="Times New Roman" w:hAnsi="Calibri" w:cs="Calibri"/>
                <w:color w:val="000000"/>
                <w:sz w:val="22"/>
                <w:szCs w:val="22"/>
              </w:rPr>
              <w:t>23</w:t>
            </w:r>
          </w:p>
        </w:tc>
        <w:tc>
          <w:tcPr>
            <w:tcW w:w="2740" w:type="dxa"/>
            <w:tcBorders>
              <w:top w:val="nil"/>
              <w:left w:val="nil"/>
              <w:bottom w:val="single" w:sz="4" w:space="0" w:color="auto"/>
              <w:right w:val="single" w:sz="4" w:space="0" w:color="auto"/>
            </w:tcBorders>
            <w:shd w:val="clear" w:color="auto" w:fill="auto"/>
            <w:noWrap/>
            <w:vAlign w:val="bottom"/>
            <w:hideMark/>
          </w:tcPr>
          <w:p w14:paraId="7A042EC4"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Std OH Other</w:t>
            </w:r>
          </w:p>
        </w:tc>
        <w:tc>
          <w:tcPr>
            <w:tcW w:w="1620" w:type="dxa"/>
            <w:tcBorders>
              <w:top w:val="nil"/>
              <w:left w:val="nil"/>
              <w:bottom w:val="single" w:sz="4" w:space="0" w:color="auto"/>
              <w:right w:val="single" w:sz="4" w:space="0" w:color="auto"/>
            </w:tcBorders>
            <w:shd w:val="clear" w:color="auto" w:fill="auto"/>
            <w:noWrap/>
            <w:vAlign w:val="bottom"/>
            <w:hideMark/>
          </w:tcPr>
          <w:p w14:paraId="73C98D2C" w14:textId="77777777" w:rsidR="00E83584" w:rsidRPr="00E83584" w:rsidRDefault="00E83584" w:rsidP="00FC6750">
            <w:pPr>
              <w:rPr>
                <w:rFonts w:ascii="Calibri" w:eastAsia="Times New Roman" w:hAnsi="Calibri" w:cs="Calibri"/>
                <w:color w:val="000000"/>
                <w:sz w:val="22"/>
                <w:szCs w:val="22"/>
              </w:rPr>
            </w:pPr>
            <w:r w:rsidRPr="00E83584">
              <w:rPr>
                <w:rFonts w:ascii="Calibri" w:eastAsia="Times New Roman" w:hAnsi="Calibri" w:cs="Calibri"/>
                <w:color w:val="000000"/>
                <w:sz w:val="22"/>
                <w:szCs w:val="22"/>
              </w:rPr>
              <w:t>KEPH-KST023</w:t>
            </w:r>
          </w:p>
        </w:tc>
      </w:tr>
    </w:tbl>
    <w:p w14:paraId="5F07D11E" w14:textId="77777777" w:rsidR="00E83584" w:rsidRDefault="00E83584" w:rsidP="00E83584">
      <w:pPr>
        <w:ind w:left="720"/>
        <w:rPr>
          <w:noProof/>
        </w:rPr>
      </w:pPr>
    </w:p>
    <w:p w14:paraId="41508A3C" w14:textId="77777777" w:rsidR="00E83584" w:rsidRDefault="00C42A73" w:rsidP="002F7E4F">
      <w:pPr>
        <w:rPr>
          <w:noProof/>
        </w:rPr>
      </w:pPr>
      <w:r>
        <w:rPr>
          <w:noProof/>
        </w:rPr>
        <w:drawing>
          <wp:inline distT="0" distB="0" distL="0" distR="0" wp14:anchorId="5625801D" wp14:editId="2EE81400">
            <wp:extent cx="5943600" cy="942975"/>
            <wp:effectExtent l="0" t="0" r="0" b="0"/>
            <wp:docPr id="19017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43D6B1D6" w14:textId="77777777" w:rsidR="00D35049" w:rsidRPr="003C3224" w:rsidRDefault="00D35049" w:rsidP="002F7E4F">
      <w:pPr>
        <w:rPr>
          <w:noProof/>
        </w:rPr>
      </w:pPr>
    </w:p>
    <w:p w14:paraId="04F77028" w14:textId="77777777" w:rsidR="00EF18A2" w:rsidRPr="00E83584" w:rsidRDefault="00E83584" w:rsidP="002F7E4F">
      <w:pPr>
        <w:rPr>
          <w:b/>
          <w:noProof/>
        </w:rPr>
      </w:pPr>
      <w:r w:rsidRPr="00E83584">
        <w:rPr>
          <w:b/>
          <w:noProof/>
        </w:rPr>
        <w:t>Step 5</w:t>
      </w:r>
      <w:r w:rsidR="009749AE" w:rsidRPr="00E83584">
        <w:rPr>
          <w:b/>
          <w:noProof/>
        </w:rPr>
        <w:t xml:space="preserve"> – </w:t>
      </w:r>
      <w:r w:rsidR="00EF18A2" w:rsidRPr="00E83584">
        <w:rPr>
          <w:b/>
          <w:noProof/>
        </w:rPr>
        <w:t xml:space="preserve">Below are two Function module to be used to pull cost estimate and cost component view cost for a SO. </w:t>
      </w:r>
    </w:p>
    <w:p w14:paraId="17DBC151" w14:textId="77777777" w:rsidR="00410BA4" w:rsidRDefault="00410BA4" w:rsidP="00410BA4">
      <w:pPr>
        <w:rPr>
          <w:noProof/>
        </w:rPr>
      </w:pPr>
    </w:p>
    <w:p w14:paraId="2E90DBE9" w14:textId="77777777" w:rsidR="00410BA4" w:rsidRDefault="00410BA4" w:rsidP="00E24D5B">
      <w:pPr>
        <w:ind w:left="720"/>
        <w:rPr>
          <w:noProof/>
        </w:rPr>
      </w:pPr>
      <w:r w:rsidRPr="00EF18A2">
        <w:rPr>
          <w:noProof/>
        </w:rPr>
        <w:t>BAPI_COSTESTIMATE_GETDETAIL</w:t>
      </w:r>
      <w:r>
        <w:rPr>
          <w:noProof/>
        </w:rPr>
        <w:t xml:space="preserve"> – BAPI to get cost component view</w:t>
      </w:r>
    </w:p>
    <w:p w14:paraId="6F8BD81B" w14:textId="77777777" w:rsidR="00D35049" w:rsidRDefault="00D35049" w:rsidP="00E24D5B">
      <w:pPr>
        <w:ind w:left="720"/>
        <w:rPr>
          <w:noProof/>
        </w:rPr>
      </w:pPr>
    </w:p>
    <w:p w14:paraId="37989DD8" w14:textId="77777777" w:rsidR="00E24D5B" w:rsidRDefault="00E24D5B" w:rsidP="00E24D5B">
      <w:pPr>
        <w:ind w:left="720"/>
        <w:rPr>
          <w:noProof/>
        </w:rPr>
      </w:pPr>
      <w:r>
        <w:rPr>
          <w:noProof/>
        </w:rPr>
        <w:t>Based on records from KEKO using cost estimate no. above BAPI can extract details related to cost component.</w:t>
      </w:r>
    </w:p>
    <w:p w14:paraId="2613E9C1" w14:textId="77777777" w:rsidR="00E24D5B" w:rsidRDefault="00E24D5B" w:rsidP="00E24D5B">
      <w:pPr>
        <w:ind w:left="720"/>
        <w:rPr>
          <w:noProof/>
        </w:rPr>
      </w:pPr>
    </w:p>
    <w:p w14:paraId="531CC775" w14:textId="77777777" w:rsidR="00D35049" w:rsidRDefault="00D35049" w:rsidP="00E24D5B">
      <w:pPr>
        <w:ind w:left="720"/>
        <w:rPr>
          <w:noProof/>
        </w:rPr>
      </w:pPr>
      <w:r>
        <w:rPr>
          <w:noProof/>
        </w:rPr>
        <w:t xml:space="preserve">Records captured in KEKO ( in step 3) need to be as input in BAPI to extract cost component of SO.  </w:t>
      </w:r>
    </w:p>
    <w:p w14:paraId="2E967377" w14:textId="77777777" w:rsidR="00D35049" w:rsidRDefault="00D35049" w:rsidP="00E24D5B">
      <w:pPr>
        <w:ind w:left="720"/>
        <w:rPr>
          <w:noProof/>
        </w:rPr>
      </w:pPr>
      <w:r>
        <w:rPr>
          <w:noProof/>
        </w:rPr>
        <w:t>Below are Input parameters for BAPI :</w:t>
      </w:r>
    </w:p>
    <w:p w14:paraId="1037B8A3" w14:textId="77777777" w:rsidR="00D35049" w:rsidRDefault="00D35049" w:rsidP="00E24D5B">
      <w:pPr>
        <w:ind w:left="720"/>
        <w:rPr>
          <w:noProof/>
        </w:rPr>
      </w:pPr>
    </w:p>
    <w:p w14:paraId="419EC79C" w14:textId="77777777" w:rsidR="00D35049" w:rsidRDefault="00D35049" w:rsidP="00E24D5B">
      <w:pPr>
        <w:ind w:left="720"/>
        <w:rPr>
          <w:noProof/>
        </w:rPr>
      </w:pPr>
      <w:r>
        <w:rPr>
          <w:noProof/>
        </w:rPr>
        <w:t>REFERENCEOBJECT                 B</w:t>
      </w:r>
    </w:p>
    <w:p w14:paraId="4B195261" w14:textId="77777777" w:rsidR="00D35049" w:rsidRDefault="00D35049" w:rsidP="00E24D5B">
      <w:pPr>
        <w:ind w:left="720"/>
        <w:rPr>
          <w:noProof/>
        </w:rPr>
      </w:pPr>
      <w:r>
        <w:rPr>
          <w:noProof/>
        </w:rPr>
        <w:t xml:space="preserve"> COSTINGNUMBER                   000319150124 (from KEKO-</w:t>
      </w:r>
      <w:r w:rsidRPr="007D476E">
        <w:t xml:space="preserve"> </w:t>
      </w:r>
      <w:r w:rsidRPr="007D476E">
        <w:rPr>
          <w:noProof/>
        </w:rPr>
        <w:t>KALNR1</w:t>
      </w:r>
      <w:r>
        <w:rPr>
          <w:noProof/>
        </w:rPr>
        <w:t>)</w:t>
      </w:r>
    </w:p>
    <w:p w14:paraId="57512D6B" w14:textId="77777777" w:rsidR="00D35049" w:rsidRDefault="00D35049" w:rsidP="00E24D5B">
      <w:pPr>
        <w:ind w:left="720"/>
        <w:rPr>
          <w:noProof/>
        </w:rPr>
      </w:pPr>
      <w:r>
        <w:rPr>
          <w:noProof/>
        </w:rPr>
        <w:t xml:space="preserve"> COSTINGTYPE                     18 ( from KEKO-</w:t>
      </w:r>
      <w:r w:rsidRPr="00D35049">
        <w:t xml:space="preserve"> </w:t>
      </w:r>
      <w:r w:rsidRPr="00D35049">
        <w:rPr>
          <w:noProof/>
        </w:rPr>
        <w:t>KALKA</w:t>
      </w:r>
      <w:r>
        <w:rPr>
          <w:noProof/>
        </w:rPr>
        <w:t xml:space="preserve"> )</w:t>
      </w:r>
    </w:p>
    <w:p w14:paraId="4B90AA8C" w14:textId="77777777" w:rsidR="00D35049" w:rsidRDefault="00D35049" w:rsidP="00E24D5B">
      <w:pPr>
        <w:ind w:left="720"/>
        <w:rPr>
          <w:noProof/>
        </w:rPr>
      </w:pPr>
      <w:r>
        <w:rPr>
          <w:noProof/>
        </w:rPr>
        <w:t xml:space="preserve"> COSTINGDATE</w:t>
      </w:r>
    </w:p>
    <w:p w14:paraId="2372B0C3" w14:textId="77777777" w:rsidR="00D35049" w:rsidRDefault="00D35049" w:rsidP="00E24D5B">
      <w:pPr>
        <w:ind w:left="720"/>
        <w:rPr>
          <w:noProof/>
        </w:rPr>
      </w:pPr>
      <w:r>
        <w:rPr>
          <w:noProof/>
        </w:rPr>
        <w:t xml:space="preserve"> COSTINGVERSION                  01 ( from KEKO-</w:t>
      </w:r>
      <w:r w:rsidRPr="00D35049">
        <w:t xml:space="preserve"> </w:t>
      </w:r>
      <w:r w:rsidRPr="00D35049">
        <w:rPr>
          <w:noProof/>
        </w:rPr>
        <w:t>TVERS</w:t>
      </w:r>
      <w:r>
        <w:rPr>
          <w:noProof/>
        </w:rPr>
        <w:t>)</w:t>
      </w:r>
    </w:p>
    <w:p w14:paraId="7E9D689E" w14:textId="77777777" w:rsidR="00D35049" w:rsidRDefault="00D35049" w:rsidP="00E24D5B">
      <w:pPr>
        <w:ind w:left="720"/>
        <w:rPr>
          <w:noProof/>
        </w:rPr>
      </w:pPr>
      <w:r>
        <w:rPr>
          <w:noProof/>
        </w:rPr>
        <w:t xml:space="preserve"> VALUATIONVARIANT                Y03 ( from KEKO-</w:t>
      </w:r>
      <w:r w:rsidRPr="00D35049">
        <w:t xml:space="preserve"> </w:t>
      </w:r>
      <w:r w:rsidRPr="00D35049">
        <w:rPr>
          <w:noProof/>
        </w:rPr>
        <w:t>BWVAR</w:t>
      </w:r>
      <w:r>
        <w:rPr>
          <w:noProof/>
        </w:rPr>
        <w:t>)</w:t>
      </w:r>
    </w:p>
    <w:p w14:paraId="0A4ACCEE" w14:textId="77777777" w:rsidR="00D35049" w:rsidRDefault="00D35049" w:rsidP="00E24D5B">
      <w:pPr>
        <w:ind w:left="720"/>
        <w:rPr>
          <w:noProof/>
        </w:rPr>
      </w:pPr>
      <w:r>
        <w:rPr>
          <w:noProof/>
        </w:rPr>
        <w:t xml:space="preserve"> ENTEREDMANUALLY</w:t>
      </w:r>
    </w:p>
    <w:p w14:paraId="4DBBD1A9" w14:textId="77777777" w:rsidR="00D35049" w:rsidRDefault="00D35049" w:rsidP="00E24D5B">
      <w:pPr>
        <w:ind w:left="720"/>
        <w:rPr>
          <w:noProof/>
        </w:rPr>
      </w:pPr>
      <w:r>
        <w:rPr>
          <w:noProof/>
        </w:rPr>
        <w:t xml:space="preserve"> COST_COMPONENT_VIEW             01</w:t>
      </w:r>
    </w:p>
    <w:p w14:paraId="63B1BF64" w14:textId="77777777" w:rsidR="00D35049" w:rsidRDefault="00D35049" w:rsidP="00E24D5B">
      <w:pPr>
        <w:ind w:left="720"/>
        <w:rPr>
          <w:noProof/>
        </w:rPr>
      </w:pPr>
      <w:r>
        <w:rPr>
          <w:noProof/>
        </w:rPr>
        <w:t xml:space="preserve"> COST_COMPONENT_GROUP</w:t>
      </w:r>
    </w:p>
    <w:p w14:paraId="1596555A" w14:textId="77777777" w:rsidR="00D35049" w:rsidRDefault="00D35049" w:rsidP="00E24D5B">
      <w:pPr>
        <w:ind w:left="720"/>
        <w:rPr>
          <w:noProof/>
        </w:rPr>
      </w:pPr>
      <w:r>
        <w:rPr>
          <w:noProof/>
        </w:rPr>
        <w:lastRenderedPageBreak/>
        <w:t xml:space="preserve"> CURRENCY_ORG_UNIT               00</w:t>
      </w:r>
    </w:p>
    <w:p w14:paraId="687C6DE0" w14:textId="77777777" w:rsidR="00D35049" w:rsidRDefault="00D35049" w:rsidP="00E24D5B">
      <w:pPr>
        <w:ind w:left="720"/>
        <w:rPr>
          <w:noProof/>
        </w:rPr>
      </w:pPr>
    </w:p>
    <w:p w14:paraId="5B2F9378" w14:textId="77777777" w:rsidR="00D35049" w:rsidRDefault="00C42A73" w:rsidP="00E24D5B">
      <w:pPr>
        <w:ind w:left="720"/>
        <w:rPr>
          <w:noProof/>
        </w:rPr>
      </w:pPr>
      <w:r>
        <w:rPr>
          <w:noProof/>
        </w:rPr>
        <w:drawing>
          <wp:inline distT="0" distB="0" distL="0" distR="0" wp14:anchorId="51C61A90" wp14:editId="57ECB08A">
            <wp:extent cx="4229100" cy="2409825"/>
            <wp:effectExtent l="0" t="0" r="0" b="0"/>
            <wp:docPr id="12332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4229100" cy="2409825"/>
                    </a:xfrm>
                    <a:prstGeom prst="rect">
                      <a:avLst/>
                    </a:prstGeom>
                  </pic:spPr>
                </pic:pic>
              </a:graphicData>
            </a:graphic>
          </wp:inline>
        </w:drawing>
      </w:r>
    </w:p>
    <w:p w14:paraId="1BEA7650" w14:textId="77777777" w:rsidR="00D35049" w:rsidRDefault="000808A2" w:rsidP="00E24D5B">
      <w:pPr>
        <w:ind w:left="720"/>
        <w:rPr>
          <w:noProof/>
        </w:rPr>
      </w:pPr>
      <w:r>
        <w:rPr>
          <w:noProof/>
        </w:rPr>
        <w:t>Note – Curency Org Unit – LC is 00 and GC is 02</w:t>
      </w:r>
    </w:p>
    <w:p w14:paraId="58E6DD4E" w14:textId="77777777" w:rsidR="000808A2" w:rsidRDefault="000808A2" w:rsidP="00E24D5B">
      <w:pPr>
        <w:ind w:left="720"/>
        <w:rPr>
          <w:noProof/>
        </w:rPr>
      </w:pPr>
    </w:p>
    <w:p w14:paraId="530654E9" w14:textId="77777777" w:rsidR="00D35049" w:rsidRPr="00E24D5B" w:rsidRDefault="00D35049" w:rsidP="00E24D5B">
      <w:pPr>
        <w:ind w:left="720"/>
        <w:rPr>
          <w:b/>
          <w:noProof/>
        </w:rPr>
      </w:pPr>
      <w:r w:rsidRPr="00E24D5B">
        <w:rPr>
          <w:b/>
          <w:noProof/>
        </w:rPr>
        <w:t>Output from BAPI :</w:t>
      </w:r>
    </w:p>
    <w:p w14:paraId="7D3BEE8F" w14:textId="77777777" w:rsidR="00D35049" w:rsidRDefault="00D35049" w:rsidP="00E24D5B">
      <w:pPr>
        <w:ind w:left="360"/>
        <w:rPr>
          <w:noProof/>
        </w:rPr>
      </w:pPr>
    </w:p>
    <w:p w14:paraId="0E2FECC1" w14:textId="77777777" w:rsidR="00D35049" w:rsidRDefault="00E24D5B" w:rsidP="00EE4002">
      <w:pPr>
        <w:numPr>
          <w:ilvl w:val="0"/>
          <w:numId w:val="5"/>
        </w:numPr>
        <w:ind w:left="1080"/>
        <w:rPr>
          <w:noProof/>
        </w:rPr>
      </w:pPr>
      <w:r>
        <w:rPr>
          <w:noProof/>
        </w:rPr>
        <w:t>.</w:t>
      </w:r>
      <w:r w:rsidR="00D35049">
        <w:rPr>
          <w:noProof/>
        </w:rPr>
        <w:t xml:space="preserve">From Cost_estimate_header table, </w:t>
      </w:r>
      <w:r>
        <w:rPr>
          <w:noProof/>
        </w:rPr>
        <w:t xml:space="preserve">“Total amount(std cost)” can be obtained from “Total_AMT” field. </w:t>
      </w:r>
    </w:p>
    <w:p w14:paraId="3B88899E" w14:textId="77777777" w:rsidR="00D35049" w:rsidRDefault="00D35049" w:rsidP="00E24D5B">
      <w:pPr>
        <w:ind w:left="360"/>
        <w:rPr>
          <w:noProof/>
        </w:rPr>
      </w:pPr>
    </w:p>
    <w:p w14:paraId="69E2BB2B" w14:textId="77777777" w:rsidR="00D35049" w:rsidRDefault="00C42A73" w:rsidP="00E24D5B">
      <w:pPr>
        <w:ind w:left="360"/>
        <w:rPr>
          <w:noProof/>
        </w:rPr>
      </w:pPr>
      <w:r>
        <w:rPr>
          <w:noProof/>
        </w:rPr>
        <w:drawing>
          <wp:inline distT="0" distB="0" distL="0" distR="0" wp14:anchorId="076A2AB4" wp14:editId="12E72E5C">
            <wp:extent cx="5943600" cy="828675"/>
            <wp:effectExtent l="0" t="0" r="0" b="0"/>
            <wp:docPr id="59078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828675"/>
                    </a:xfrm>
                    <a:prstGeom prst="rect">
                      <a:avLst/>
                    </a:prstGeom>
                  </pic:spPr>
                </pic:pic>
              </a:graphicData>
            </a:graphic>
          </wp:inline>
        </w:drawing>
      </w:r>
    </w:p>
    <w:p w14:paraId="57C0D796" w14:textId="77777777" w:rsidR="00D35049" w:rsidRDefault="00D35049" w:rsidP="00E24D5B">
      <w:pPr>
        <w:ind w:left="360"/>
        <w:rPr>
          <w:noProof/>
        </w:rPr>
      </w:pPr>
    </w:p>
    <w:p w14:paraId="0AC10BE5" w14:textId="77777777" w:rsidR="00E24D5B" w:rsidRDefault="00E24D5B" w:rsidP="00EE4002">
      <w:pPr>
        <w:numPr>
          <w:ilvl w:val="0"/>
          <w:numId w:val="5"/>
        </w:numPr>
        <w:ind w:left="1080"/>
        <w:rPr>
          <w:noProof/>
        </w:rPr>
      </w:pPr>
      <w:r>
        <w:rPr>
          <w:noProof/>
        </w:rPr>
        <w:t>From Cost_Components table, complete components details for that record can be fetched</w:t>
      </w:r>
    </w:p>
    <w:p w14:paraId="0D142F6F" w14:textId="77777777" w:rsidR="00E24D5B" w:rsidRDefault="00E24D5B" w:rsidP="00E24D5B">
      <w:pPr>
        <w:ind w:left="360"/>
        <w:rPr>
          <w:noProof/>
        </w:rPr>
      </w:pPr>
    </w:p>
    <w:p w14:paraId="4475AD14" w14:textId="77777777" w:rsidR="00E24D5B" w:rsidRDefault="00C42A73" w:rsidP="00E24D5B">
      <w:pPr>
        <w:ind w:left="360" w:firstLine="720"/>
        <w:rPr>
          <w:noProof/>
        </w:rPr>
      </w:pPr>
      <w:r>
        <w:rPr>
          <w:noProof/>
        </w:rPr>
        <w:lastRenderedPageBreak/>
        <w:drawing>
          <wp:inline distT="0" distB="0" distL="0" distR="0" wp14:anchorId="6D6B90F6" wp14:editId="354699E2">
            <wp:extent cx="4638674" cy="2914650"/>
            <wp:effectExtent l="0" t="0" r="0" b="0"/>
            <wp:docPr id="190828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638674" cy="2914650"/>
                    </a:xfrm>
                    <a:prstGeom prst="rect">
                      <a:avLst/>
                    </a:prstGeom>
                  </pic:spPr>
                </pic:pic>
              </a:graphicData>
            </a:graphic>
          </wp:inline>
        </w:drawing>
      </w:r>
    </w:p>
    <w:p w14:paraId="29EDE2ED" w14:textId="77777777" w:rsidR="00E24D5B" w:rsidRDefault="00E24D5B" w:rsidP="00E24D5B">
      <w:pPr>
        <w:ind w:left="360" w:firstLine="720"/>
        <w:rPr>
          <w:noProof/>
        </w:rPr>
      </w:pPr>
      <w:r>
        <w:rPr>
          <w:noProof/>
        </w:rPr>
        <w:t xml:space="preserve">Values from BAPI output can be compared with CK53N cost component view </w:t>
      </w:r>
    </w:p>
    <w:p w14:paraId="120C4E94" w14:textId="77777777" w:rsidR="00E24D5B" w:rsidRDefault="00C42A73" w:rsidP="00E24D5B">
      <w:pPr>
        <w:ind w:left="360" w:firstLine="720"/>
        <w:rPr>
          <w:noProof/>
        </w:rPr>
      </w:pPr>
      <w:r>
        <w:rPr>
          <w:noProof/>
        </w:rPr>
        <w:lastRenderedPageBreak/>
        <w:drawing>
          <wp:inline distT="0" distB="0" distL="0" distR="0" wp14:anchorId="1AA26DC0" wp14:editId="41D9ED3D">
            <wp:extent cx="4333875" cy="5305426"/>
            <wp:effectExtent l="0" t="0" r="0" b="0"/>
            <wp:docPr id="130287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333875" cy="5305426"/>
                    </a:xfrm>
                    <a:prstGeom prst="rect">
                      <a:avLst/>
                    </a:prstGeom>
                  </pic:spPr>
                </pic:pic>
              </a:graphicData>
            </a:graphic>
          </wp:inline>
        </w:drawing>
      </w:r>
    </w:p>
    <w:p w14:paraId="42AFC42D" w14:textId="77777777" w:rsidR="00E24D5B" w:rsidRDefault="00E24D5B" w:rsidP="00E24D5B">
      <w:pPr>
        <w:ind w:left="360" w:firstLine="720"/>
        <w:rPr>
          <w:noProof/>
        </w:rPr>
      </w:pPr>
    </w:p>
    <w:p w14:paraId="271CA723" w14:textId="77777777" w:rsidR="00410BA4" w:rsidRDefault="00410BA4" w:rsidP="00E24D5B">
      <w:pPr>
        <w:ind w:left="360"/>
        <w:rPr>
          <w:noProof/>
        </w:rPr>
      </w:pPr>
    </w:p>
    <w:p w14:paraId="75FBE423" w14:textId="77777777" w:rsidR="00EF18A2" w:rsidRDefault="00EF18A2" w:rsidP="00E24D5B">
      <w:pPr>
        <w:ind w:left="360"/>
        <w:rPr>
          <w:noProof/>
        </w:rPr>
      </w:pPr>
    </w:p>
    <w:p w14:paraId="00FE0194" w14:textId="77777777" w:rsidR="00F34F4C" w:rsidRDefault="00F34F4C" w:rsidP="00E24D5B">
      <w:pPr>
        <w:ind w:left="360"/>
        <w:rPr>
          <w:noProof/>
        </w:rPr>
      </w:pPr>
      <w:r>
        <w:rPr>
          <w:noProof/>
        </w:rPr>
        <w:t>Note – Special care required in coding to make sure</w:t>
      </w:r>
      <w:r w:rsidR="00C740D5">
        <w:rPr>
          <w:noProof/>
        </w:rPr>
        <w:t xml:space="preserve"> performance issues are reduced because program will be executed with multiple SO and OBOM have multiple levels.</w:t>
      </w:r>
    </w:p>
    <w:p w14:paraId="0A6959E7" w14:textId="77777777" w:rsidR="00E83584" w:rsidRDefault="00F34F4C" w:rsidP="00E24D5B">
      <w:pPr>
        <w:ind w:left="360"/>
        <w:rPr>
          <w:noProof/>
        </w:rPr>
      </w:pPr>
      <w:r>
        <w:rPr>
          <w:noProof/>
        </w:rPr>
        <w:t xml:space="preserve"> </w:t>
      </w:r>
    </w:p>
    <w:p w14:paraId="6CE1D3FC" w14:textId="77777777" w:rsidR="00EF18A2" w:rsidRPr="00E83584" w:rsidRDefault="00EF18A2" w:rsidP="002F7E4F">
      <w:pPr>
        <w:rPr>
          <w:b/>
          <w:noProof/>
        </w:rPr>
      </w:pPr>
      <w:r w:rsidRPr="00E83584">
        <w:rPr>
          <w:b/>
          <w:noProof/>
        </w:rPr>
        <w:t xml:space="preserve">Step </w:t>
      </w:r>
      <w:r w:rsidR="00E83584" w:rsidRPr="00E83584">
        <w:rPr>
          <w:b/>
          <w:noProof/>
        </w:rPr>
        <w:t xml:space="preserve">6 </w:t>
      </w:r>
      <w:r w:rsidRPr="00E83584">
        <w:rPr>
          <w:b/>
          <w:noProof/>
        </w:rPr>
        <w:t>– Below is expected</w:t>
      </w:r>
      <w:r w:rsidR="007B7ECF" w:rsidRPr="00E83584">
        <w:rPr>
          <w:b/>
          <w:noProof/>
        </w:rPr>
        <w:t xml:space="preserve"> output of the</w:t>
      </w:r>
      <w:r w:rsidRPr="00E83584">
        <w:rPr>
          <w:b/>
          <w:noProof/>
        </w:rPr>
        <w:t xml:space="preserve"> SO cost component</w:t>
      </w:r>
      <w:r w:rsidR="007B7ECF" w:rsidRPr="00E83584">
        <w:rPr>
          <w:b/>
          <w:noProof/>
        </w:rPr>
        <w:t xml:space="preserve"> report</w:t>
      </w:r>
      <w:r w:rsidRPr="00E83584">
        <w:rPr>
          <w:b/>
          <w:noProof/>
        </w:rPr>
        <w:t xml:space="preserve"> :</w:t>
      </w:r>
    </w:p>
    <w:p w14:paraId="2D3F0BEC" w14:textId="77777777" w:rsidR="00EF18A2" w:rsidRDefault="00EF18A2" w:rsidP="002F7E4F">
      <w:pPr>
        <w:rPr>
          <w:noProof/>
        </w:rPr>
      </w:pPr>
    </w:p>
    <w:tbl>
      <w:tblPr>
        <w:tblW w:w="62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2100"/>
        <w:gridCol w:w="1514"/>
        <w:gridCol w:w="901"/>
        <w:gridCol w:w="1186"/>
      </w:tblGrid>
      <w:tr w:rsidR="007B7ECF" w:rsidRPr="007B7ECF" w14:paraId="76D00D5F" w14:textId="77777777" w:rsidTr="00096901">
        <w:trPr>
          <w:trHeight w:val="290"/>
        </w:trPr>
        <w:tc>
          <w:tcPr>
            <w:tcW w:w="1066" w:type="dxa"/>
          </w:tcPr>
          <w:p w14:paraId="6EA203D0" w14:textId="77777777" w:rsid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Column no.</w:t>
            </w:r>
          </w:p>
        </w:tc>
        <w:tc>
          <w:tcPr>
            <w:tcW w:w="2100" w:type="dxa"/>
            <w:shd w:val="clear" w:color="auto" w:fill="auto"/>
            <w:noWrap/>
            <w:vAlign w:val="bottom"/>
          </w:tcPr>
          <w:p w14:paraId="3003A2EB"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Description of the Field</w:t>
            </w:r>
          </w:p>
        </w:tc>
        <w:tc>
          <w:tcPr>
            <w:tcW w:w="1514" w:type="dxa"/>
            <w:shd w:val="clear" w:color="auto" w:fill="auto"/>
            <w:noWrap/>
            <w:vAlign w:val="bottom"/>
          </w:tcPr>
          <w:p w14:paraId="6415178A"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Table name</w:t>
            </w:r>
          </w:p>
        </w:tc>
        <w:tc>
          <w:tcPr>
            <w:tcW w:w="406" w:type="dxa"/>
            <w:shd w:val="clear" w:color="auto" w:fill="auto"/>
            <w:noWrap/>
            <w:vAlign w:val="bottom"/>
          </w:tcPr>
          <w:p w14:paraId="036B3652"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Field name</w:t>
            </w:r>
          </w:p>
        </w:tc>
        <w:tc>
          <w:tcPr>
            <w:tcW w:w="1186" w:type="dxa"/>
          </w:tcPr>
          <w:p w14:paraId="7D5409AA" w14:textId="77777777" w:rsid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Comments</w:t>
            </w:r>
          </w:p>
        </w:tc>
      </w:tr>
      <w:tr w:rsidR="007B7ECF" w:rsidRPr="007B7ECF" w14:paraId="6977456A" w14:textId="77777777" w:rsidTr="00096901">
        <w:trPr>
          <w:trHeight w:val="290"/>
        </w:trPr>
        <w:tc>
          <w:tcPr>
            <w:tcW w:w="1066" w:type="dxa"/>
          </w:tcPr>
          <w:p w14:paraId="19F14E3C"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w:t>
            </w:r>
          </w:p>
        </w:tc>
        <w:tc>
          <w:tcPr>
            <w:tcW w:w="2100" w:type="dxa"/>
            <w:shd w:val="clear" w:color="auto" w:fill="auto"/>
            <w:noWrap/>
            <w:vAlign w:val="bottom"/>
            <w:hideMark/>
          </w:tcPr>
          <w:p w14:paraId="397D1EAC"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SO</w:t>
            </w:r>
          </w:p>
        </w:tc>
        <w:tc>
          <w:tcPr>
            <w:tcW w:w="1514" w:type="dxa"/>
            <w:shd w:val="clear" w:color="auto" w:fill="auto"/>
            <w:noWrap/>
            <w:vAlign w:val="bottom"/>
            <w:hideMark/>
          </w:tcPr>
          <w:p w14:paraId="5A8FE913"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360C91F5"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VBELN</w:t>
            </w:r>
          </w:p>
        </w:tc>
        <w:tc>
          <w:tcPr>
            <w:tcW w:w="1186" w:type="dxa"/>
          </w:tcPr>
          <w:p w14:paraId="75CF4315" w14:textId="77777777" w:rsidR="007B7ECF" w:rsidRPr="007B7ECF" w:rsidRDefault="007B7ECF" w:rsidP="007B7ECF">
            <w:pPr>
              <w:rPr>
                <w:rFonts w:ascii="Calibri" w:eastAsia="Times New Roman" w:hAnsi="Calibri" w:cs="Calibri"/>
                <w:color w:val="000000"/>
                <w:sz w:val="22"/>
                <w:szCs w:val="22"/>
              </w:rPr>
            </w:pPr>
          </w:p>
        </w:tc>
      </w:tr>
      <w:tr w:rsidR="007B7ECF" w:rsidRPr="007B7ECF" w14:paraId="0DD7E5C4" w14:textId="77777777" w:rsidTr="00096901">
        <w:trPr>
          <w:trHeight w:val="290"/>
        </w:trPr>
        <w:tc>
          <w:tcPr>
            <w:tcW w:w="1066" w:type="dxa"/>
          </w:tcPr>
          <w:p w14:paraId="78E884CA"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2</w:t>
            </w:r>
          </w:p>
        </w:tc>
        <w:tc>
          <w:tcPr>
            <w:tcW w:w="2100" w:type="dxa"/>
            <w:shd w:val="clear" w:color="auto" w:fill="auto"/>
            <w:noWrap/>
            <w:vAlign w:val="bottom"/>
            <w:hideMark/>
          </w:tcPr>
          <w:p w14:paraId="6185127F" w14:textId="77777777" w:rsidR="007B7ECF" w:rsidRPr="007B7ECF" w:rsidRDefault="007B7ECF" w:rsidP="007B7ECF">
            <w:pPr>
              <w:rPr>
                <w:rFonts w:ascii="Calibri" w:eastAsia="Times New Roman" w:hAnsi="Calibri" w:cs="Calibri"/>
                <w:color w:val="000000"/>
                <w:sz w:val="22"/>
                <w:szCs w:val="22"/>
              </w:rPr>
            </w:pPr>
            <w:proofErr w:type="gramStart"/>
            <w:r w:rsidRPr="007B7ECF">
              <w:rPr>
                <w:rFonts w:ascii="Calibri" w:eastAsia="Times New Roman" w:hAnsi="Calibri" w:cs="Calibri"/>
                <w:color w:val="000000"/>
                <w:sz w:val="22"/>
                <w:szCs w:val="22"/>
              </w:rPr>
              <w:t>SO</w:t>
            </w:r>
            <w:proofErr w:type="gramEnd"/>
            <w:r w:rsidRPr="007B7ECF">
              <w:rPr>
                <w:rFonts w:ascii="Calibri" w:eastAsia="Times New Roman" w:hAnsi="Calibri" w:cs="Calibri"/>
                <w:color w:val="000000"/>
                <w:sz w:val="22"/>
                <w:szCs w:val="22"/>
              </w:rPr>
              <w:t xml:space="preserve"> Item</w:t>
            </w:r>
          </w:p>
        </w:tc>
        <w:tc>
          <w:tcPr>
            <w:tcW w:w="1514" w:type="dxa"/>
            <w:shd w:val="clear" w:color="auto" w:fill="auto"/>
            <w:noWrap/>
            <w:vAlign w:val="bottom"/>
            <w:hideMark/>
          </w:tcPr>
          <w:p w14:paraId="4ED397AF"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26F2F8A2"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POSNR</w:t>
            </w:r>
          </w:p>
        </w:tc>
        <w:tc>
          <w:tcPr>
            <w:tcW w:w="1186" w:type="dxa"/>
          </w:tcPr>
          <w:p w14:paraId="3CB648E9" w14:textId="77777777" w:rsidR="007B7ECF" w:rsidRPr="007B7ECF" w:rsidRDefault="007B7ECF" w:rsidP="007B7ECF">
            <w:pPr>
              <w:rPr>
                <w:rFonts w:ascii="Calibri" w:eastAsia="Times New Roman" w:hAnsi="Calibri" w:cs="Calibri"/>
                <w:color w:val="000000"/>
                <w:sz w:val="22"/>
                <w:szCs w:val="22"/>
              </w:rPr>
            </w:pPr>
          </w:p>
        </w:tc>
      </w:tr>
      <w:tr w:rsidR="007B7ECF" w:rsidRPr="007B7ECF" w14:paraId="0F39F99B" w14:textId="77777777" w:rsidTr="00096901">
        <w:trPr>
          <w:trHeight w:val="290"/>
        </w:trPr>
        <w:tc>
          <w:tcPr>
            <w:tcW w:w="1066" w:type="dxa"/>
          </w:tcPr>
          <w:p w14:paraId="68D9363B"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3</w:t>
            </w:r>
          </w:p>
        </w:tc>
        <w:tc>
          <w:tcPr>
            <w:tcW w:w="2100" w:type="dxa"/>
            <w:shd w:val="clear" w:color="auto" w:fill="auto"/>
            <w:noWrap/>
            <w:vAlign w:val="bottom"/>
            <w:hideMark/>
          </w:tcPr>
          <w:p w14:paraId="23EFCCEB"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OBOM Level</w:t>
            </w:r>
          </w:p>
        </w:tc>
        <w:tc>
          <w:tcPr>
            <w:tcW w:w="1514" w:type="dxa"/>
            <w:shd w:val="clear" w:color="auto" w:fill="auto"/>
            <w:noWrap/>
            <w:vAlign w:val="bottom"/>
            <w:hideMark/>
          </w:tcPr>
          <w:p w14:paraId="6742764C"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0C178E9E" w14:textId="77777777" w:rsidR="007B7ECF" w:rsidRPr="007B7ECF" w:rsidRDefault="007B7ECF" w:rsidP="007B7ECF">
            <w:pPr>
              <w:rPr>
                <w:rFonts w:ascii="Calibri" w:eastAsia="Times New Roman" w:hAnsi="Calibri" w:cs="Calibri"/>
                <w:color w:val="000000"/>
                <w:sz w:val="22"/>
                <w:szCs w:val="22"/>
              </w:rPr>
            </w:pPr>
          </w:p>
        </w:tc>
        <w:tc>
          <w:tcPr>
            <w:tcW w:w="1186" w:type="dxa"/>
          </w:tcPr>
          <w:p w14:paraId="3C0395D3" w14:textId="77777777" w:rsidR="007B7ECF" w:rsidRPr="007B7ECF" w:rsidRDefault="007B7ECF" w:rsidP="007B7ECF">
            <w:pPr>
              <w:rPr>
                <w:rFonts w:ascii="Calibri" w:eastAsia="Times New Roman" w:hAnsi="Calibri" w:cs="Calibri"/>
                <w:color w:val="000000"/>
                <w:sz w:val="22"/>
                <w:szCs w:val="22"/>
              </w:rPr>
            </w:pPr>
          </w:p>
        </w:tc>
      </w:tr>
      <w:tr w:rsidR="007B7ECF" w:rsidRPr="007B7ECF" w14:paraId="1E386321" w14:textId="77777777" w:rsidTr="00096901">
        <w:trPr>
          <w:trHeight w:val="290"/>
        </w:trPr>
        <w:tc>
          <w:tcPr>
            <w:tcW w:w="1066" w:type="dxa"/>
          </w:tcPr>
          <w:p w14:paraId="7C964D78"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4</w:t>
            </w:r>
          </w:p>
        </w:tc>
        <w:tc>
          <w:tcPr>
            <w:tcW w:w="2100" w:type="dxa"/>
            <w:shd w:val="clear" w:color="auto" w:fill="auto"/>
            <w:noWrap/>
            <w:vAlign w:val="bottom"/>
            <w:hideMark/>
          </w:tcPr>
          <w:p w14:paraId="1EEDCCA3"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Plant</w:t>
            </w:r>
          </w:p>
        </w:tc>
        <w:tc>
          <w:tcPr>
            <w:tcW w:w="1514" w:type="dxa"/>
            <w:shd w:val="clear" w:color="auto" w:fill="auto"/>
            <w:noWrap/>
            <w:vAlign w:val="bottom"/>
            <w:hideMark/>
          </w:tcPr>
          <w:p w14:paraId="50A816A2"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609B9D03"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WERKS</w:t>
            </w:r>
          </w:p>
        </w:tc>
        <w:tc>
          <w:tcPr>
            <w:tcW w:w="1186" w:type="dxa"/>
          </w:tcPr>
          <w:p w14:paraId="3254BC2F" w14:textId="77777777" w:rsidR="007B7ECF" w:rsidRPr="007B7ECF" w:rsidRDefault="007B7ECF" w:rsidP="007B7ECF">
            <w:pPr>
              <w:rPr>
                <w:rFonts w:ascii="Calibri" w:eastAsia="Times New Roman" w:hAnsi="Calibri" w:cs="Calibri"/>
                <w:color w:val="000000"/>
                <w:sz w:val="22"/>
                <w:szCs w:val="22"/>
              </w:rPr>
            </w:pPr>
          </w:p>
        </w:tc>
      </w:tr>
      <w:tr w:rsidR="007B7ECF" w:rsidRPr="007B7ECF" w14:paraId="3CD010ED" w14:textId="77777777" w:rsidTr="00096901">
        <w:trPr>
          <w:trHeight w:val="290"/>
        </w:trPr>
        <w:tc>
          <w:tcPr>
            <w:tcW w:w="1066" w:type="dxa"/>
          </w:tcPr>
          <w:p w14:paraId="729DE7E4"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5</w:t>
            </w:r>
          </w:p>
        </w:tc>
        <w:tc>
          <w:tcPr>
            <w:tcW w:w="2100" w:type="dxa"/>
            <w:shd w:val="clear" w:color="auto" w:fill="auto"/>
            <w:noWrap/>
            <w:vAlign w:val="bottom"/>
            <w:hideMark/>
          </w:tcPr>
          <w:p w14:paraId="64A3B354"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Material</w:t>
            </w:r>
          </w:p>
        </w:tc>
        <w:tc>
          <w:tcPr>
            <w:tcW w:w="1514" w:type="dxa"/>
            <w:shd w:val="clear" w:color="auto" w:fill="auto"/>
            <w:noWrap/>
            <w:vAlign w:val="bottom"/>
            <w:hideMark/>
          </w:tcPr>
          <w:p w14:paraId="233DF8D3"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7F48509F"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MATNR</w:t>
            </w:r>
          </w:p>
        </w:tc>
        <w:tc>
          <w:tcPr>
            <w:tcW w:w="1186" w:type="dxa"/>
          </w:tcPr>
          <w:p w14:paraId="651E9592" w14:textId="77777777" w:rsidR="007B7ECF" w:rsidRPr="007B7ECF" w:rsidRDefault="007B7ECF" w:rsidP="007B7ECF">
            <w:pPr>
              <w:rPr>
                <w:rFonts w:ascii="Calibri" w:eastAsia="Times New Roman" w:hAnsi="Calibri" w:cs="Calibri"/>
                <w:color w:val="000000"/>
                <w:sz w:val="22"/>
                <w:szCs w:val="22"/>
              </w:rPr>
            </w:pPr>
          </w:p>
        </w:tc>
      </w:tr>
      <w:tr w:rsidR="007B7ECF" w:rsidRPr="007B7ECF" w14:paraId="68337791" w14:textId="77777777" w:rsidTr="00096901">
        <w:trPr>
          <w:trHeight w:val="290"/>
        </w:trPr>
        <w:tc>
          <w:tcPr>
            <w:tcW w:w="1066" w:type="dxa"/>
          </w:tcPr>
          <w:p w14:paraId="1946A7AE"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6</w:t>
            </w:r>
          </w:p>
        </w:tc>
        <w:tc>
          <w:tcPr>
            <w:tcW w:w="2100" w:type="dxa"/>
            <w:shd w:val="clear" w:color="auto" w:fill="auto"/>
            <w:noWrap/>
            <w:vAlign w:val="bottom"/>
            <w:hideMark/>
          </w:tcPr>
          <w:p w14:paraId="12FDCBD8"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Procurement Type</w:t>
            </w:r>
          </w:p>
        </w:tc>
        <w:tc>
          <w:tcPr>
            <w:tcW w:w="1514" w:type="dxa"/>
            <w:shd w:val="clear" w:color="auto" w:fill="auto"/>
            <w:noWrap/>
            <w:vAlign w:val="bottom"/>
            <w:hideMark/>
          </w:tcPr>
          <w:p w14:paraId="1E01F102" w14:textId="77777777" w:rsidR="007B7ECF" w:rsidRPr="007B7ECF" w:rsidRDefault="00096901" w:rsidP="007B7ECF">
            <w:pPr>
              <w:rPr>
                <w:rFonts w:ascii="Calibri" w:eastAsia="Times New Roman" w:hAnsi="Calibri" w:cs="Calibri"/>
                <w:color w:val="000000"/>
                <w:sz w:val="22"/>
                <w:szCs w:val="22"/>
              </w:rPr>
            </w:pPr>
            <w:r w:rsidRPr="00096901">
              <w:rPr>
                <w:rFonts w:ascii="Calibri" w:eastAsia="Times New Roman" w:hAnsi="Calibri" w:cs="Calibri"/>
                <w:color w:val="000000"/>
                <w:sz w:val="22"/>
                <w:szCs w:val="22"/>
              </w:rPr>
              <w:t>MARC-BESKZ</w:t>
            </w:r>
          </w:p>
        </w:tc>
        <w:tc>
          <w:tcPr>
            <w:tcW w:w="406" w:type="dxa"/>
            <w:shd w:val="clear" w:color="auto" w:fill="auto"/>
            <w:noWrap/>
            <w:vAlign w:val="bottom"/>
            <w:hideMark/>
          </w:tcPr>
          <w:p w14:paraId="269E314A" w14:textId="77777777" w:rsidR="007B7ECF" w:rsidRPr="007B7ECF" w:rsidRDefault="007B7ECF" w:rsidP="007B7ECF">
            <w:pPr>
              <w:rPr>
                <w:rFonts w:ascii="Calibri" w:eastAsia="Times New Roman" w:hAnsi="Calibri" w:cs="Calibri"/>
                <w:color w:val="000000"/>
                <w:sz w:val="22"/>
                <w:szCs w:val="22"/>
              </w:rPr>
            </w:pPr>
          </w:p>
        </w:tc>
        <w:tc>
          <w:tcPr>
            <w:tcW w:w="1186" w:type="dxa"/>
          </w:tcPr>
          <w:p w14:paraId="47341341" w14:textId="77777777" w:rsidR="007B7ECF" w:rsidRPr="007B7ECF" w:rsidRDefault="007B7ECF" w:rsidP="007B7ECF">
            <w:pPr>
              <w:rPr>
                <w:rFonts w:ascii="Calibri" w:eastAsia="Times New Roman" w:hAnsi="Calibri" w:cs="Calibri"/>
                <w:color w:val="000000"/>
                <w:sz w:val="22"/>
                <w:szCs w:val="22"/>
              </w:rPr>
            </w:pPr>
          </w:p>
        </w:tc>
      </w:tr>
      <w:tr w:rsidR="007B7ECF" w:rsidRPr="007B7ECF" w14:paraId="38C99C99" w14:textId="77777777" w:rsidTr="00096901">
        <w:trPr>
          <w:trHeight w:val="290"/>
        </w:trPr>
        <w:tc>
          <w:tcPr>
            <w:tcW w:w="1066" w:type="dxa"/>
          </w:tcPr>
          <w:p w14:paraId="28AF3A15"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7</w:t>
            </w:r>
          </w:p>
        </w:tc>
        <w:tc>
          <w:tcPr>
            <w:tcW w:w="2100" w:type="dxa"/>
            <w:shd w:val="clear" w:color="auto" w:fill="auto"/>
            <w:noWrap/>
            <w:vAlign w:val="bottom"/>
            <w:hideMark/>
          </w:tcPr>
          <w:p w14:paraId="5C135930"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Special Procurement</w:t>
            </w:r>
          </w:p>
        </w:tc>
        <w:tc>
          <w:tcPr>
            <w:tcW w:w="1514" w:type="dxa"/>
            <w:shd w:val="clear" w:color="auto" w:fill="auto"/>
            <w:noWrap/>
            <w:vAlign w:val="bottom"/>
            <w:hideMark/>
          </w:tcPr>
          <w:p w14:paraId="22D828D0" w14:textId="77777777" w:rsidR="007B7ECF" w:rsidRPr="007B7ECF" w:rsidRDefault="00096901" w:rsidP="007B7ECF">
            <w:pPr>
              <w:rPr>
                <w:rFonts w:ascii="Calibri" w:eastAsia="Times New Roman" w:hAnsi="Calibri" w:cs="Calibri"/>
                <w:color w:val="000000"/>
                <w:sz w:val="22"/>
                <w:szCs w:val="22"/>
              </w:rPr>
            </w:pPr>
            <w:r w:rsidRPr="00096901">
              <w:rPr>
                <w:rFonts w:ascii="Calibri" w:eastAsia="Times New Roman" w:hAnsi="Calibri" w:cs="Calibri"/>
                <w:color w:val="000000"/>
                <w:sz w:val="22"/>
                <w:szCs w:val="22"/>
              </w:rPr>
              <w:t>MARC-SOBSL</w:t>
            </w:r>
          </w:p>
        </w:tc>
        <w:tc>
          <w:tcPr>
            <w:tcW w:w="406" w:type="dxa"/>
            <w:shd w:val="clear" w:color="auto" w:fill="auto"/>
            <w:noWrap/>
            <w:vAlign w:val="bottom"/>
            <w:hideMark/>
          </w:tcPr>
          <w:p w14:paraId="42EF2083" w14:textId="77777777" w:rsidR="007B7ECF" w:rsidRPr="007B7ECF" w:rsidRDefault="007B7ECF" w:rsidP="007B7ECF">
            <w:pPr>
              <w:rPr>
                <w:rFonts w:ascii="Calibri" w:eastAsia="Times New Roman" w:hAnsi="Calibri" w:cs="Calibri"/>
                <w:color w:val="000000"/>
                <w:sz w:val="22"/>
                <w:szCs w:val="22"/>
              </w:rPr>
            </w:pPr>
          </w:p>
        </w:tc>
        <w:tc>
          <w:tcPr>
            <w:tcW w:w="1186" w:type="dxa"/>
          </w:tcPr>
          <w:p w14:paraId="7B40C951" w14:textId="77777777" w:rsidR="007B7ECF" w:rsidRPr="007B7ECF" w:rsidRDefault="007B7ECF" w:rsidP="007B7ECF">
            <w:pPr>
              <w:rPr>
                <w:rFonts w:ascii="Calibri" w:eastAsia="Times New Roman" w:hAnsi="Calibri" w:cs="Calibri"/>
                <w:color w:val="000000"/>
                <w:sz w:val="22"/>
                <w:szCs w:val="22"/>
              </w:rPr>
            </w:pPr>
          </w:p>
        </w:tc>
      </w:tr>
      <w:tr w:rsidR="007B7ECF" w:rsidRPr="007B7ECF" w14:paraId="5F91763C" w14:textId="77777777" w:rsidTr="00096901">
        <w:trPr>
          <w:trHeight w:val="290"/>
        </w:trPr>
        <w:tc>
          <w:tcPr>
            <w:tcW w:w="1066" w:type="dxa"/>
          </w:tcPr>
          <w:p w14:paraId="03853697"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8</w:t>
            </w:r>
          </w:p>
        </w:tc>
        <w:tc>
          <w:tcPr>
            <w:tcW w:w="2100" w:type="dxa"/>
            <w:shd w:val="clear" w:color="auto" w:fill="auto"/>
            <w:noWrap/>
            <w:vAlign w:val="bottom"/>
            <w:hideMark/>
          </w:tcPr>
          <w:p w14:paraId="44E68D50"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Costing Variant</w:t>
            </w:r>
          </w:p>
        </w:tc>
        <w:tc>
          <w:tcPr>
            <w:tcW w:w="1514" w:type="dxa"/>
            <w:shd w:val="clear" w:color="auto" w:fill="auto"/>
            <w:noWrap/>
            <w:vAlign w:val="bottom"/>
            <w:hideMark/>
          </w:tcPr>
          <w:p w14:paraId="4AB68638"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406" w:type="dxa"/>
            <w:shd w:val="clear" w:color="auto" w:fill="auto"/>
            <w:noWrap/>
            <w:vAlign w:val="bottom"/>
            <w:hideMark/>
          </w:tcPr>
          <w:p w14:paraId="4B4D7232" w14:textId="77777777" w:rsidR="007B7ECF" w:rsidRPr="007B7ECF" w:rsidRDefault="007B7ECF" w:rsidP="007B7ECF">
            <w:pPr>
              <w:rPr>
                <w:rFonts w:ascii="Calibri" w:eastAsia="Times New Roman" w:hAnsi="Calibri" w:cs="Calibri"/>
                <w:color w:val="000000"/>
                <w:sz w:val="22"/>
                <w:szCs w:val="22"/>
              </w:rPr>
            </w:pPr>
          </w:p>
        </w:tc>
        <w:tc>
          <w:tcPr>
            <w:tcW w:w="1186" w:type="dxa"/>
          </w:tcPr>
          <w:p w14:paraId="2093CA67" w14:textId="77777777" w:rsidR="007B7ECF" w:rsidRPr="007B7ECF" w:rsidRDefault="007B7ECF" w:rsidP="007B7ECF">
            <w:pPr>
              <w:rPr>
                <w:rFonts w:ascii="Calibri" w:eastAsia="Times New Roman" w:hAnsi="Calibri" w:cs="Calibri"/>
                <w:color w:val="000000"/>
                <w:sz w:val="22"/>
                <w:szCs w:val="22"/>
              </w:rPr>
            </w:pPr>
          </w:p>
        </w:tc>
      </w:tr>
      <w:tr w:rsidR="00096901" w:rsidRPr="007B7ECF" w14:paraId="5638883A" w14:textId="77777777" w:rsidTr="00096901">
        <w:trPr>
          <w:trHeight w:val="290"/>
        </w:trPr>
        <w:tc>
          <w:tcPr>
            <w:tcW w:w="1066" w:type="dxa"/>
          </w:tcPr>
          <w:p w14:paraId="65F76E16" w14:textId="77777777" w:rsidR="00096901" w:rsidRDefault="00096901" w:rsidP="007B7ECF">
            <w:pPr>
              <w:rPr>
                <w:rFonts w:ascii="Calibri" w:eastAsia="Times New Roman" w:hAnsi="Calibri" w:cs="Calibri"/>
                <w:color w:val="000000"/>
                <w:sz w:val="22"/>
                <w:szCs w:val="22"/>
              </w:rPr>
            </w:pPr>
            <w:r>
              <w:rPr>
                <w:rFonts w:ascii="Calibri" w:eastAsia="Times New Roman" w:hAnsi="Calibri" w:cs="Calibri"/>
                <w:color w:val="000000"/>
                <w:sz w:val="22"/>
                <w:szCs w:val="22"/>
              </w:rPr>
              <w:t>8a</w:t>
            </w:r>
          </w:p>
        </w:tc>
        <w:tc>
          <w:tcPr>
            <w:tcW w:w="2100" w:type="dxa"/>
            <w:shd w:val="clear" w:color="auto" w:fill="auto"/>
            <w:noWrap/>
            <w:vAlign w:val="bottom"/>
          </w:tcPr>
          <w:p w14:paraId="455D0716" w14:textId="77777777" w:rsidR="00096901" w:rsidRPr="007B7ECF" w:rsidRDefault="00096901" w:rsidP="007B7ECF">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Costing status </w:t>
            </w:r>
          </w:p>
        </w:tc>
        <w:tc>
          <w:tcPr>
            <w:tcW w:w="1514" w:type="dxa"/>
            <w:shd w:val="clear" w:color="auto" w:fill="auto"/>
            <w:noWrap/>
            <w:vAlign w:val="bottom"/>
          </w:tcPr>
          <w:p w14:paraId="41AFE644" w14:textId="77777777" w:rsidR="00096901" w:rsidRPr="007B7ECF" w:rsidRDefault="00096901" w:rsidP="007B7ECF">
            <w:pPr>
              <w:rPr>
                <w:rFonts w:ascii="Calibri" w:eastAsia="Times New Roman" w:hAnsi="Calibri" w:cs="Calibri"/>
                <w:color w:val="000000"/>
                <w:sz w:val="22"/>
                <w:szCs w:val="22"/>
              </w:rPr>
            </w:pPr>
            <w:r>
              <w:rPr>
                <w:rFonts w:ascii="Calibri" w:eastAsia="Times New Roman" w:hAnsi="Calibri" w:cs="Calibri"/>
                <w:color w:val="000000"/>
                <w:sz w:val="22"/>
                <w:szCs w:val="22"/>
              </w:rPr>
              <w:t>KEKO</w:t>
            </w:r>
          </w:p>
        </w:tc>
        <w:tc>
          <w:tcPr>
            <w:tcW w:w="406" w:type="dxa"/>
            <w:shd w:val="clear" w:color="auto" w:fill="auto"/>
            <w:noWrap/>
            <w:vAlign w:val="bottom"/>
          </w:tcPr>
          <w:p w14:paraId="2503B197" w14:textId="77777777" w:rsidR="00096901" w:rsidRPr="007B7ECF" w:rsidRDefault="00096901" w:rsidP="007B7ECF">
            <w:pPr>
              <w:rPr>
                <w:rFonts w:ascii="Calibri" w:eastAsia="Times New Roman" w:hAnsi="Calibri" w:cs="Calibri"/>
                <w:color w:val="000000"/>
                <w:sz w:val="22"/>
                <w:szCs w:val="22"/>
              </w:rPr>
            </w:pPr>
          </w:p>
        </w:tc>
        <w:tc>
          <w:tcPr>
            <w:tcW w:w="1186" w:type="dxa"/>
          </w:tcPr>
          <w:p w14:paraId="38288749" w14:textId="77777777" w:rsidR="00096901" w:rsidRPr="007B7ECF" w:rsidRDefault="00096901" w:rsidP="007B7ECF">
            <w:pPr>
              <w:rPr>
                <w:rFonts w:ascii="Calibri" w:eastAsia="Times New Roman" w:hAnsi="Calibri" w:cs="Calibri"/>
                <w:color w:val="000000"/>
                <w:sz w:val="22"/>
                <w:szCs w:val="22"/>
              </w:rPr>
            </w:pPr>
          </w:p>
        </w:tc>
      </w:tr>
      <w:tr w:rsidR="00410BA4" w:rsidRPr="007B7ECF" w14:paraId="46B65477" w14:textId="77777777" w:rsidTr="00096901">
        <w:trPr>
          <w:trHeight w:val="290"/>
        </w:trPr>
        <w:tc>
          <w:tcPr>
            <w:tcW w:w="1066" w:type="dxa"/>
          </w:tcPr>
          <w:p w14:paraId="3A4E7DEA" w14:textId="77777777" w:rsidR="00410BA4" w:rsidRPr="00410BA4" w:rsidRDefault="00096901" w:rsidP="007B7ECF">
            <w:pPr>
              <w:rPr>
                <w:rFonts w:ascii="Calibri" w:eastAsia="Times New Roman" w:hAnsi="Calibri" w:cs="Calibri"/>
                <w:color w:val="000000"/>
                <w:sz w:val="22"/>
                <w:szCs w:val="22"/>
                <w:highlight w:val="yellow"/>
              </w:rPr>
            </w:pPr>
            <w:r>
              <w:rPr>
                <w:rFonts w:ascii="Calibri" w:eastAsia="Times New Roman" w:hAnsi="Calibri" w:cs="Calibri"/>
                <w:color w:val="000000"/>
                <w:sz w:val="22"/>
                <w:szCs w:val="22"/>
                <w:highlight w:val="yellow"/>
              </w:rPr>
              <w:t>8b</w:t>
            </w:r>
          </w:p>
        </w:tc>
        <w:tc>
          <w:tcPr>
            <w:tcW w:w="2100" w:type="dxa"/>
            <w:shd w:val="clear" w:color="auto" w:fill="auto"/>
            <w:noWrap/>
            <w:vAlign w:val="bottom"/>
          </w:tcPr>
          <w:p w14:paraId="0EEDB63E" w14:textId="77777777" w:rsidR="00410BA4" w:rsidRPr="00410BA4" w:rsidRDefault="00410BA4" w:rsidP="007B7ECF">
            <w:pPr>
              <w:rPr>
                <w:rFonts w:ascii="Calibri" w:eastAsia="Times New Roman" w:hAnsi="Calibri" w:cs="Calibri"/>
                <w:color w:val="000000"/>
                <w:sz w:val="22"/>
                <w:szCs w:val="22"/>
                <w:highlight w:val="yellow"/>
              </w:rPr>
            </w:pPr>
            <w:r w:rsidRPr="00410BA4">
              <w:rPr>
                <w:rFonts w:ascii="Calibri" w:eastAsia="Times New Roman" w:hAnsi="Calibri" w:cs="Calibri"/>
                <w:color w:val="000000"/>
                <w:sz w:val="22"/>
                <w:szCs w:val="22"/>
                <w:highlight w:val="yellow"/>
              </w:rPr>
              <w:t>Currency key</w:t>
            </w:r>
          </w:p>
        </w:tc>
        <w:tc>
          <w:tcPr>
            <w:tcW w:w="1514" w:type="dxa"/>
            <w:shd w:val="clear" w:color="auto" w:fill="auto"/>
            <w:noWrap/>
            <w:vAlign w:val="bottom"/>
          </w:tcPr>
          <w:p w14:paraId="20BD9A1A" w14:textId="77777777" w:rsidR="00410BA4" w:rsidRPr="007B7ECF" w:rsidRDefault="00410BA4" w:rsidP="007B7ECF">
            <w:pPr>
              <w:rPr>
                <w:rFonts w:ascii="Calibri" w:eastAsia="Times New Roman" w:hAnsi="Calibri" w:cs="Calibri"/>
                <w:color w:val="000000"/>
                <w:sz w:val="22"/>
                <w:szCs w:val="22"/>
              </w:rPr>
            </w:pPr>
          </w:p>
        </w:tc>
        <w:tc>
          <w:tcPr>
            <w:tcW w:w="406" w:type="dxa"/>
            <w:shd w:val="clear" w:color="auto" w:fill="auto"/>
            <w:noWrap/>
            <w:vAlign w:val="bottom"/>
          </w:tcPr>
          <w:p w14:paraId="0C136CF1" w14:textId="77777777" w:rsidR="00410BA4" w:rsidRPr="007B7ECF" w:rsidRDefault="00410BA4" w:rsidP="007B7ECF">
            <w:pPr>
              <w:rPr>
                <w:rFonts w:ascii="Calibri" w:eastAsia="Times New Roman" w:hAnsi="Calibri" w:cs="Calibri"/>
                <w:color w:val="000000"/>
                <w:sz w:val="22"/>
                <w:szCs w:val="22"/>
              </w:rPr>
            </w:pPr>
          </w:p>
        </w:tc>
        <w:tc>
          <w:tcPr>
            <w:tcW w:w="1186" w:type="dxa"/>
          </w:tcPr>
          <w:p w14:paraId="0A392C6A" w14:textId="77777777" w:rsidR="00410BA4" w:rsidRPr="007B7ECF" w:rsidRDefault="00410BA4" w:rsidP="007B7ECF">
            <w:pPr>
              <w:rPr>
                <w:rFonts w:ascii="Calibri" w:eastAsia="Times New Roman" w:hAnsi="Calibri" w:cs="Calibri"/>
                <w:color w:val="000000"/>
                <w:sz w:val="22"/>
                <w:szCs w:val="22"/>
              </w:rPr>
            </w:pPr>
          </w:p>
        </w:tc>
      </w:tr>
      <w:tr w:rsidR="007B7ECF" w:rsidRPr="007B7ECF" w14:paraId="17BA09DE" w14:textId="77777777" w:rsidTr="00096901">
        <w:trPr>
          <w:trHeight w:val="290"/>
        </w:trPr>
        <w:tc>
          <w:tcPr>
            <w:tcW w:w="1066" w:type="dxa"/>
          </w:tcPr>
          <w:p w14:paraId="42124560"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9</w:t>
            </w:r>
          </w:p>
        </w:tc>
        <w:tc>
          <w:tcPr>
            <w:tcW w:w="2100" w:type="dxa"/>
            <w:shd w:val="clear" w:color="auto" w:fill="auto"/>
            <w:noWrap/>
            <w:vAlign w:val="bottom"/>
            <w:hideMark/>
          </w:tcPr>
          <w:p w14:paraId="25252E50"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 xml:space="preserve">Total </w:t>
            </w:r>
            <w:proofErr w:type="gramStart"/>
            <w:r w:rsidRPr="007B7ECF">
              <w:rPr>
                <w:rFonts w:ascii="Calibri" w:eastAsia="Times New Roman" w:hAnsi="Calibri" w:cs="Calibri"/>
                <w:color w:val="000000"/>
                <w:sz w:val="22"/>
                <w:szCs w:val="22"/>
              </w:rPr>
              <w:t>Amount</w:t>
            </w:r>
            <w:r>
              <w:rPr>
                <w:rFonts w:ascii="Calibri" w:eastAsia="Times New Roman" w:hAnsi="Calibri" w:cs="Calibri"/>
                <w:color w:val="000000"/>
                <w:sz w:val="22"/>
                <w:szCs w:val="22"/>
              </w:rPr>
              <w:t>(</w:t>
            </w:r>
            <w:proofErr w:type="gramEnd"/>
            <w:r>
              <w:rPr>
                <w:rFonts w:ascii="Calibri" w:eastAsia="Times New Roman" w:hAnsi="Calibri" w:cs="Calibri"/>
                <w:color w:val="000000"/>
                <w:sz w:val="22"/>
                <w:szCs w:val="22"/>
              </w:rPr>
              <w:t>Std Cost)</w:t>
            </w:r>
          </w:p>
        </w:tc>
        <w:tc>
          <w:tcPr>
            <w:tcW w:w="1514" w:type="dxa"/>
            <w:shd w:val="clear" w:color="auto" w:fill="auto"/>
            <w:noWrap/>
            <w:vAlign w:val="bottom"/>
            <w:hideMark/>
          </w:tcPr>
          <w:p w14:paraId="290583F9"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68F21D90" w14:textId="77777777" w:rsidR="007B7ECF" w:rsidRPr="007B7ECF" w:rsidRDefault="007B7ECF" w:rsidP="007B7ECF">
            <w:pPr>
              <w:rPr>
                <w:rFonts w:eastAsia="Times New Roman"/>
                <w:sz w:val="20"/>
                <w:szCs w:val="20"/>
              </w:rPr>
            </w:pPr>
          </w:p>
        </w:tc>
        <w:tc>
          <w:tcPr>
            <w:tcW w:w="1186" w:type="dxa"/>
          </w:tcPr>
          <w:p w14:paraId="13C326F3" w14:textId="77777777" w:rsidR="007B7ECF" w:rsidRPr="007B7ECF" w:rsidRDefault="007B7ECF" w:rsidP="007B7ECF">
            <w:pPr>
              <w:rPr>
                <w:rFonts w:eastAsia="Times New Roman"/>
                <w:sz w:val="20"/>
                <w:szCs w:val="20"/>
              </w:rPr>
            </w:pPr>
          </w:p>
        </w:tc>
      </w:tr>
      <w:tr w:rsidR="007B7ECF" w:rsidRPr="007B7ECF" w14:paraId="7731687C" w14:textId="77777777" w:rsidTr="00096901">
        <w:trPr>
          <w:trHeight w:val="290"/>
        </w:trPr>
        <w:tc>
          <w:tcPr>
            <w:tcW w:w="1066" w:type="dxa"/>
          </w:tcPr>
          <w:p w14:paraId="446DE71A"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10</w:t>
            </w:r>
          </w:p>
        </w:tc>
        <w:tc>
          <w:tcPr>
            <w:tcW w:w="2100" w:type="dxa"/>
            <w:shd w:val="clear" w:color="auto" w:fill="auto"/>
            <w:noWrap/>
            <w:vAlign w:val="bottom"/>
            <w:hideMark/>
          </w:tcPr>
          <w:p w14:paraId="0A99230C"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Material</w:t>
            </w:r>
          </w:p>
        </w:tc>
        <w:tc>
          <w:tcPr>
            <w:tcW w:w="1514" w:type="dxa"/>
            <w:shd w:val="clear" w:color="auto" w:fill="auto"/>
            <w:noWrap/>
            <w:vAlign w:val="bottom"/>
            <w:hideMark/>
          </w:tcPr>
          <w:p w14:paraId="4853B841"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50125231" w14:textId="77777777" w:rsidR="007B7ECF" w:rsidRPr="007B7ECF" w:rsidRDefault="007B7ECF" w:rsidP="007B7ECF">
            <w:pPr>
              <w:rPr>
                <w:rFonts w:eastAsia="Times New Roman"/>
                <w:sz w:val="20"/>
                <w:szCs w:val="20"/>
              </w:rPr>
            </w:pPr>
          </w:p>
        </w:tc>
        <w:tc>
          <w:tcPr>
            <w:tcW w:w="1186" w:type="dxa"/>
          </w:tcPr>
          <w:p w14:paraId="5A25747A" w14:textId="77777777" w:rsidR="007B7ECF" w:rsidRPr="007B7ECF" w:rsidRDefault="007B7ECF" w:rsidP="007B7ECF">
            <w:pPr>
              <w:rPr>
                <w:rFonts w:eastAsia="Times New Roman"/>
                <w:sz w:val="20"/>
                <w:szCs w:val="20"/>
              </w:rPr>
            </w:pPr>
          </w:p>
        </w:tc>
      </w:tr>
      <w:tr w:rsidR="007B7ECF" w:rsidRPr="007B7ECF" w14:paraId="6D34F485" w14:textId="77777777" w:rsidTr="00096901">
        <w:trPr>
          <w:trHeight w:val="290"/>
        </w:trPr>
        <w:tc>
          <w:tcPr>
            <w:tcW w:w="1066" w:type="dxa"/>
          </w:tcPr>
          <w:p w14:paraId="7A622172"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11</w:t>
            </w:r>
          </w:p>
        </w:tc>
        <w:tc>
          <w:tcPr>
            <w:tcW w:w="2100" w:type="dxa"/>
            <w:shd w:val="clear" w:color="auto" w:fill="auto"/>
            <w:noWrap/>
            <w:vAlign w:val="bottom"/>
            <w:hideMark/>
          </w:tcPr>
          <w:p w14:paraId="2484E079"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Labor/Prod Direct</w:t>
            </w:r>
          </w:p>
        </w:tc>
        <w:tc>
          <w:tcPr>
            <w:tcW w:w="1514" w:type="dxa"/>
            <w:shd w:val="clear" w:color="auto" w:fill="auto"/>
            <w:noWrap/>
            <w:vAlign w:val="bottom"/>
            <w:hideMark/>
          </w:tcPr>
          <w:p w14:paraId="09B8D95D"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78BEFD2A" w14:textId="77777777" w:rsidR="007B7ECF" w:rsidRPr="007B7ECF" w:rsidRDefault="007B7ECF" w:rsidP="007B7ECF">
            <w:pPr>
              <w:rPr>
                <w:rFonts w:eastAsia="Times New Roman"/>
                <w:sz w:val="20"/>
                <w:szCs w:val="20"/>
              </w:rPr>
            </w:pPr>
          </w:p>
        </w:tc>
        <w:tc>
          <w:tcPr>
            <w:tcW w:w="1186" w:type="dxa"/>
          </w:tcPr>
          <w:p w14:paraId="27A76422" w14:textId="77777777" w:rsidR="007B7ECF" w:rsidRPr="007B7ECF" w:rsidRDefault="007B7ECF" w:rsidP="007B7ECF">
            <w:pPr>
              <w:rPr>
                <w:rFonts w:eastAsia="Times New Roman"/>
                <w:sz w:val="20"/>
                <w:szCs w:val="20"/>
              </w:rPr>
            </w:pPr>
          </w:p>
        </w:tc>
      </w:tr>
      <w:tr w:rsidR="007B7ECF" w:rsidRPr="007B7ECF" w14:paraId="7CD41652" w14:textId="77777777" w:rsidTr="00096901">
        <w:trPr>
          <w:trHeight w:val="290"/>
        </w:trPr>
        <w:tc>
          <w:tcPr>
            <w:tcW w:w="1066" w:type="dxa"/>
          </w:tcPr>
          <w:p w14:paraId="48DF98D7"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12</w:t>
            </w:r>
          </w:p>
        </w:tc>
        <w:tc>
          <w:tcPr>
            <w:tcW w:w="2100" w:type="dxa"/>
            <w:shd w:val="clear" w:color="auto" w:fill="auto"/>
            <w:noWrap/>
            <w:vAlign w:val="bottom"/>
            <w:hideMark/>
          </w:tcPr>
          <w:p w14:paraId="0C8A0CEA"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Labor/Prod Direct OH</w:t>
            </w:r>
          </w:p>
        </w:tc>
        <w:tc>
          <w:tcPr>
            <w:tcW w:w="1514" w:type="dxa"/>
            <w:shd w:val="clear" w:color="auto" w:fill="auto"/>
            <w:noWrap/>
            <w:vAlign w:val="bottom"/>
            <w:hideMark/>
          </w:tcPr>
          <w:p w14:paraId="49206A88"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67B7A70C" w14:textId="77777777" w:rsidR="007B7ECF" w:rsidRPr="007B7ECF" w:rsidRDefault="007B7ECF" w:rsidP="007B7ECF">
            <w:pPr>
              <w:rPr>
                <w:rFonts w:eastAsia="Times New Roman"/>
                <w:sz w:val="20"/>
                <w:szCs w:val="20"/>
              </w:rPr>
            </w:pPr>
          </w:p>
        </w:tc>
        <w:tc>
          <w:tcPr>
            <w:tcW w:w="1186" w:type="dxa"/>
          </w:tcPr>
          <w:p w14:paraId="71887C79" w14:textId="77777777" w:rsidR="007B7ECF" w:rsidRPr="007B7ECF" w:rsidRDefault="007B7ECF" w:rsidP="007B7ECF">
            <w:pPr>
              <w:rPr>
                <w:rFonts w:eastAsia="Times New Roman"/>
                <w:sz w:val="20"/>
                <w:szCs w:val="20"/>
              </w:rPr>
            </w:pPr>
          </w:p>
        </w:tc>
      </w:tr>
      <w:tr w:rsidR="007B7ECF" w:rsidRPr="007B7ECF" w14:paraId="6E4796A5" w14:textId="77777777" w:rsidTr="00096901">
        <w:trPr>
          <w:trHeight w:val="290"/>
        </w:trPr>
        <w:tc>
          <w:tcPr>
            <w:tcW w:w="1066" w:type="dxa"/>
          </w:tcPr>
          <w:p w14:paraId="5D0116D1"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13</w:t>
            </w:r>
          </w:p>
        </w:tc>
        <w:tc>
          <w:tcPr>
            <w:tcW w:w="2100" w:type="dxa"/>
            <w:shd w:val="clear" w:color="auto" w:fill="auto"/>
            <w:noWrap/>
            <w:vAlign w:val="bottom"/>
            <w:hideMark/>
          </w:tcPr>
          <w:p w14:paraId="415E8328"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Overhead</w:t>
            </w:r>
          </w:p>
        </w:tc>
        <w:tc>
          <w:tcPr>
            <w:tcW w:w="1514" w:type="dxa"/>
            <w:shd w:val="clear" w:color="auto" w:fill="auto"/>
            <w:noWrap/>
            <w:vAlign w:val="bottom"/>
            <w:hideMark/>
          </w:tcPr>
          <w:p w14:paraId="3B7FD67C"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38D6B9B6" w14:textId="77777777" w:rsidR="007B7ECF" w:rsidRPr="007B7ECF" w:rsidRDefault="007B7ECF" w:rsidP="007B7ECF">
            <w:pPr>
              <w:rPr>
                <w:rFonts w:eastAsia="Times New Roman"/>
                <w:sz w:val="20"/>
                <w:szCs w:val="20"/>
              </w:rPr>
            </w:pPr>
          </w:p>
        </w:tc>
        <w:tc>
          <w:tcPr>
            <w:tcW w:w="1186" w:type="dxa"/>
          </w:tcPr>
          <w:p w14:paraId="22F860BB" w14:textId="77777777" w:rsidR="007B7ECF" w:rsidRPr="007B7ECF" w:rsidRDefault="007B7ECF" w:rsidP="007B7ECF">
            <w:pPr>
              <w:rPr>
                <w:rFonts w:eastAsia="Times New Roman"/>
                <w:sz w:val="20"/>
                <w:szCs w:val="20"/>
              </w:rPr>
            </w:pPr>
          </w:p>
        </w:tc>
      </w:tr>
      <w:tr w:rsidR="007B7ECF" w:rsidRPr="007B7ECF" w14:paraId="24C2D0F3" w14:textId="77777777" w:rsidTr="00096901">
        <w:trPr>
          <w:trHeight w:val="290"/>
        </w:trPr>
        <w:tc>
          <w:tcPr>
            <w:tcW w:w="1066" w:type="dxa"/>
          </w:tcPr>
          <w:p w14:paraId="4E1E336A"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14</w:t>
            </w:r>
          </w:p>
        </w:tc>
        <w:tc>
          <w:tcPr>
            <w:tcW w:w="2100" w:type="dxa"/>
            <w:shd w:val="clear" w:color="auto" w:fill="auto"/>
            <w:noWrap/>
            <w:vAlign w:val="bottom"/>
            <w:hideMark/>
          </w:tcPr>
          <w:p w14:paraId="1813E995"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Overhead – Burden</w:t>
            </w:r>
          </w:p>
        </w:tc>
        <w:tc>
          <w:tcPr>
            <w:tcW w:w="1514" w:type="dxa"/>
            <w:shd w:val="clear" w:color="auto" w:fill="auto"/>
            <w:noWrap/>
            <w:vAlign w:val="bottom"/>
            <w:hideMark/>
          </w:tcPr>
          <w:p w14:paraId="698536F5"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7BC1BAF2" w14:textId="77777777" w:rsidR="007B7ECF" w:rsidRPr="007B7ECF" w:rsidRDefault="007B7ECF" w:rsidP="007B7ECF">
            <w:pPr>
              <w:rPr>
                <w:rFonts w:eastAsia="Times New Roman"/>
                <w:sz w:val="20"/>
                <w:szCs w:val="20"/>
              </w:rPr>
            </w:pPr>
          </w:p>
        </w:tc>
        <w:tc>
          <w:tcPr>
            <w:tcW w:w="1186" w:type="dxa"/>
          </w:tcPr>
          <w:p w14:paraId="61C988F9" w14:textId="77777777" w:rsidR="007B7ECF" w:rsidRPr="007B7ECF" w:rsidRDefault="007B7ECF" w:rsidP="007B7ECF">
            <w:pPr>
              <w:rPr>
                <w:rFonts w:eastAsia="Times New Roman"/>
                <w:sz w:val="20"/>
                <w:szCs w:val="20"/>
              </w:rPr>
            </w:pPr>
          </w:p>
        </w:tc>
      </w:tr>
      <w:tr w:rsidR="007B7ECF" w:rsidRPr="007B7ECF" w14:paraId="2AA24A7F" w14:textId="77777777" w:rsidTr="00096901">
        <w:trPr>
          <w:trHeight w:val="290"/>
        </w:trPr>
        <w:tc>
          <w:tcPr>
            <w:tcW w:w="1066" w:type="dxa"/>
          </w:tcPr>
          <w:p w14:paraId="423D4B9D"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15</w:t>
            </w:r>
          </w:p>
        </w:tc>
        <w:tc>
          <w:tcPr>
            <w:tcW w:w="2100" w:type="dxa"/>
            <w:shd w:val="clear" w:color="auto" w:fill="auto"/>
            <w:noWrap/>
            <w:vAlign w:val="bottom"/>
            <w:hideMark/>
          </w:tcPr>
          <w:p w14:paraId="4E4E90C5"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Subcontracting</w:t>
            </w:r>
          </w:p>
        </w:tc>
        <w:tc>
          <w:tcPr>
            <w:tcW w:w="1514" w:type="dxa"/>
            <w:shd w:val="clear" w:color="auto" w:fill="auto"/>
            <w:noWrap/>
            <w:vAlign w:val="bottom"/>
            <w:hideMark/>
          </w:tcPr>
          <w:p w14:paraId="3B22BB7D"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17B246DD" w14:textId="77777777" w:rsidR="007B7ECF" w:rsidRPr="007B7ECF" w:rsidRDefault="007B7ECF" w:rsidP="007B7ECF">
            <w:pPr>
              <w:rPr>
                <w:rFonts w:eastAsia="Times New Roman"/>
                <w:sz w:val="20"/>
                <w:szCs w:val="20"/>
              </w:rPr>
            </w:pPr>
          </w:p>
        </w:tc>
        <w:tc>
          <w:tcPr>
            <w:tcW w:w="1186" w:type="dxa"/>
          </w:tcPr>
          <w:p w14:paraId="6BF89DA3" w14:textId="77777777" w:rsidR="007B7ECF" w:rsidRPr="007B7ECF" w:rsidRDefault="007B7ECF" w:rsidP="007B7ECF">
            <w:pPr>
              <w:rPr>
                <w:rFonts w:eastAsia="Times New Roman"/>
                <w:sz w:val="20"/>
                <w:szCs w:val="20"/>
              </w:rPr>
            </w:pPr>
          </w:p>
        </w:tc>
      </w:tr>
      <w:tr w:rsidR="007B7ECF" w:rsidRPr="007B7ECF" w14:paraId="37836B6B" w14:textId="77777777" w:rsidTr="00096901">
        <w:trPr>
          <w:trHeight w:val="290"/>
        </w:trPr>
        <w:tc>
          <w:tcPr>
            <w:tcW w:w="1066" w:type="dxa"/>
          </w:tcPr>
          <w:p w14:paraId="0EB5E791"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16</w:t>
            </w:r>
          </w:p>
        </w:tc>
        <w:tc>
          <w:tcPr>
            <w:tcW w:w="2100" w:type="dxa"/>
            <w:shd w:val="clear" w:color="auto" w:fill="auto"/>
            <w:noWrap/>
            <w:vAlign w:val="bottom"/>
            <w:hideMark/>
          </w:tcPr>
          <w:p w14:paraId="742861F5"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Ext Processing</w:t>
            </w:r>
          </w:p>
        </w:tc>
        <w:tc>
          <w:tcPr>
            <w:tcW w:w="1514" w:type="dxa"/>
            <w:shd w:val="clear" w:color="auto" w:fill="auto"/>
            <w:noWrap/>
            <w:vAlign w:val="bottom"/>
            <w:hideMark/>
          </w:tcPr>
          <w:p w14:paraId="5C3E0E74"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66A1FAB9" w14:textId="77777777" w:rsidR="007B7ECF" w:rsidRPr="007B7ECF" w:rsidRDefault="007B7ECF" w:rsidP="007B7ECF">
            <w:pPr>
              <w:rPr>
                <w:rFonts w:eastAsia="Times New Roman"/>
                <w:sz w:val="20"/>
                <w:szCs w:val="20"/>
              </w:rPr>
            </w:pPr>
          </w:p>
        </w:tc>
        <w:tc>
          <w:tcPr>
            <w:tcW w:w="1186" w:type="dxa"/>
          </w:tcPr>
          <w:p w14:paraId="76BB753C" w14:textId="77777777" w:rsidR="007B7ECF" w:rsidRPr="007B7ECF" w:rsidRDefault="007B7ECF" w:rsidP="007B7ECF">
            <w:pPr>
              <w:rPr>
                <w:rFonts w:eastAsia="Times New Roman"/>
                <w:sz w:val="20"/>
                <w:szCs w:val="20"/>
              </w:rPr>
            </w:pPr>
          </w:p>
        </w:tc>
      </w:tr>
      <w:tr w:rsidR="007B7ECF" w:rsidRPr="007B7ECF" w14:paraId="3A528AB2" w14:textId="77777777" w:rsidTr="00096901">
        <w:trPr>
          <w:trHeight w:val="290"/>
        </w:trPr>
        <w:tc>
          <w:tcPr>
            <w:tcW w:w="1066" w:type="dxa"/>
          </w:tcPr>
          <w:p w14:paraId="5DA96121"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17</w:t>
            </w:r>
          </w:p>
        </w:tc>
        <w:tc>
          <w:tcPr>
            <w:tcW w:w="2100" w:type="dxa"/>
            <w:shd w:val="clear" w:color="auto" w:fill="auto"/>
            <w:noWrap/>
            <w:vAlign w:val="bottom"/>
            <w:hideMark/>
          </w:tcPr>
          <w:p w14:paraId="0B60DE2D"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E&amp;Z</w:t>
            </w:r>
          </w:p>
        </w:tc>
        <w:tc>
          <w:tcPr>
            <w:tcW w:w="1514" w:type="dxa"/>
            <w:shd w:val="clear" w:color="auto" w:fill="auto"/>
            <w:noWrap/>
            <w:vAlign w:val="bottom"/>
            <w:hideMark/>
          </w:tcPr>
          <w:p w14:paraId="513DA1E0"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75CAC6F5" w14:textId="77777777" w:rsidR="007B7ECF" w:rsidRPr="007B7ECF" w:rsidRDefault="007B7ECF" w:rsidP="007B7ECF">
            <w:pPr>
              <w:rPr>
                <w:rFonts w:eastAsia="Times New Roman"/>
                <w:sz w:val="20"/>
                <w:szCs w:val="20"/>
              </w:rPr>
            </w:pPr>
          </w:p>
        </w:tc>
        <w:tc>
          <w:tcPr>
            <w:tcW w:w="1186" w:type="dxa"/>
          </w:tcPr>
          <w:p w14:paraId="66060428" w14:textId="77777777" w:rsidR="007B7ECF" w:rsidRPr="007B7ECF" w:rsidRDefault="007B7ECF" w:rsidP="007B7ECF">
            <w:pPr>
              <w:rPr>
                <w:rFonts w:eastAsia="Times New Roman"/>
                <w:sz w:val="20"/>
                <w:szCs w:val="20"/>
              </w:rPr>
            </w:pPr>
          </w:p>
        </w:tc>
      </w:tr>
      <w:tr w:rsidR="007B7ECF" w:rsidRPr="007B7ECF" w14:paraId="6A796E59" w14:textId="77777777" w:rsidTr="00096901">
        <w:trPr>
          <w:trHeight w:val="290"/>
        </w:trPr>
        <w:tc>
          <w:tcPr>
            <w:tcW w:w="1066" w:type="dxa"/>
          </w:tcPr>
          <w:p w14:paraId="526D80A2"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18</w:t>
            </w:r>
          </w:p>
        </w:tc>
        <w:tc>
          <w:tcPr>
            <w:tcW w:w="2100" w:type="dxa"/>
            <w:shd w:val="clear" w:color="auto" w:fill="auto"/>
            <w:noWrap/>
            <w:vAlign w:val="bottom"/>
            <w:hideMark/>
          </w:tcPr>
          <w:p w14:paraId="39F61BFC"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Ops Var</w:t>
            </w:r>
          </w:p>
        </w:tc>
        <w:tc>
          <w:tcPr>
            <w:tcW w:w="1514" w:type="dxa"/>
            <w:shd w:val="clear" w:color="auto" w:fill="auto"/>
            <w:noWrap/>
            <w:vAlign w:val="bottom"/>
            <w:hideMark/>
          </w:tcPr>
          <w:p w14:paraId="1D0656FE"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7B37605A" w14:textId="77777777" w:rsidR="007B7ECF" w:rsidRPr="007B7ECF" w:rsidRDefault="007B7ECF" w:rsidP="007B7ECF">
            <w:pPr>
              <w:rPr>
                <w:rFonts w:eastAsia="Times New Roman"/>
                <w:sz w:val="20"/>
                <w:szCs w:val="20"/>
              </w:rPr>
            </w:pPr>
          </w:p>
        </w:tc>
        <w:tc>
          <w:tcPr>
            <w:tcW w:w="1186" w:type="dxa"/>
          </w:tcPr>
          <w:p w14:paraId="394798F2" w14:textId="77777777" w:rsidR="007B7ECF" w:rsidRPr="007B7ECF" w:rsidRDefault="007B7ECF" w:rsidP="007B7ECF">
            <w:pPr>
              <w:rPr>
                <w:rFonts w:eastAsia="Times New Roman"/>
                <w:sz w:val="20"/>
                <w:szCs w:val="20"/>
              </w:rPr>
            </w:pPr>
          </w:p>
        </w:tc>
      </w:tr>
      <w:tr w:rsidR="007B7ECF" w:rsidRPr="007B7ECF" w14:paraId="5B103839" w14:textId="77777777" w:rsidTr="00096901">
        <w:trPr>
          <w:trHeight w:val="290"/>
        </w:trPr>
        <w:tc>
          <w:tcPr>
            <w:tcW w:w="1066" w:type="dxa"/>
          </w:tcPr>
          <w:p w14:paraId="7C14D38D"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19</w:t>
            </w:r>
          </w:p>
        </w:tc>
        <w:tc>
          <w:tcPr>
            <w:tcW w:w="2100" w:type="dxa"/>
            <w:shd w:val="clear" w:color="auto" w:fill="auto"/>
            <w:noWrap/>
            <w:vAlign w:val="bottom"/>
            <w:hideMark/>
          </w:tcPr>
          <w:p w14:paraId="172E42E8"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 xml:space="preserve">Std OH Floor </w:t>
            </w:r>
            <w:proofErr w:type="spellStart"/>
            <w:r w:rsidRPr="007B7ECF">
              <w:rPr>
                <w:rFonts w:ascii="Calibri" w:eastAsia="Times New Roman" w:hAnsi="Calibri" w:cs="Calibri"/>
                <w:color w:val="000000"/>
                <w:sz w:val="22"/>
                <w:szCs w:val="22"/>
              </w:rPr>
              <w:t>Stk</w:t>
            </w:r>
            <w:proofErr w:type="spellEnd"/>
          </w:p>
        </w:tc>
        <w:tc>
          <w:tcPr>
            <w:tcW w:w="1514" w:type="dxa"/>
            <w:shd w:val="clear" w:color="auto" w:fill="auto"/>
            <w:noWrap/>
            <w:vAlign w:val="bottom"/>
            <w:hideMark/>
          </w:tcPr>
          <w:p w14:paraId="3889A505"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29079D35" w14:textId="77777777" w:rsidR="007B7ECF" w:rsidRPr="007B7ECF" w:rsidRDefault="007B7ECF" w:rsidP="007B7ECF">
            <w:pPr>
              <w:rPr>
                <w:rFonts w:eastAsia="Times New Roman"/>
                <w:sz w:val="20"/>
                <w:szCs w:val="20"/>
              </w:rPr>
            </w:pPr>
          </w:p>
        </w:tc>
        <w:tc>
          <w:tcPr>
            <w:tcW w:w="1186" w:type="dxa"/>
          </w:tcPr>
          <w:p w14:paraId="17686DC7" w14:textId="77777777" w:rsidR="007B7ECF" w:rsidRPr="007B7ECF" w:rsidRDefault="007B7ECF" w:rsidP="007B7ECF">
            <w:pPr>
              <w:rPr>
                <w:rFonts w:eastAsia="Times New Roman"/>
                <w:sz w:val="20"/>
                <w:szCs w:val="20"/>
              </w:rPr>
            </w:pPr>
          </w:p>
        </w:tc>
      </w:tr>
      <w:tr w:rsidR="007B7ECF" w:rsidRPr="007B7ECF" w14:paraId="0DC5CDF6" w14:textId="77777777" w:rsidTr="00096901">
        <w:trPr>
          <w:trHeight w:val="290"/>
        </w:trPr>
        <w:tc>
          <w:tcPr>
            <w:tcW w:w="1066" w:type="dxa"/>
          </w:tcPr>
          <w:p w14:paraId="5007C906"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20</w:t>
            </w:r>
          </w:p>
        </w:tc>
        <w:tc>
          <w:tcPr>
            <w:tcW w:w="2100" w:type="dxa"/>
            <w:shd w:val="clear" w:color="auto" w:fill="auto"/>
            <w:noWrap/>
            <w:vAlign w:val="bottom"/>
            <w:hideMark/>
          </w:tcPr>
          <w:p w14:paraId="60DFB2D6"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OBF &amp; Crating</w:t>
            </w:r>
          </w:p>
        </w:tc>
        <w:tc>
          <w:tcPr>
            <w:tcW w:w="1514" w:type="dxa"/>
            <w:shd w:val="clear" w:color="auto" w:fill="auto"/>
            <w:noWrap/>
            <w:vAlign w:val="bottom"/>
            <w:hideMark/>
          </w:tcPr>
          <w:p w14:paraId="53BD644D"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1A3FAC43" w14:textId="77777777" w:rsidR="007B7ECF" w:rsidRPr="007B7ECF" w:rsidRDefault="007B7ECF" w:rsidP="007B7ECF">
            <w:pPr>
              <w:rPr>
                <w:rFonts w:eastAsia="Times New Roman"/>
                <w:sz w:val="20"/>
                <w:szCs w:val="20"/>
              </w:rPr>
            </w:pPr>
          </w:p>
        </w:tc>
        <w:tc>
          <w:tcPr>
            <w:tcW w:w="1186" w:type="dxa"/>
          </w:tcPr>
          <w:p w14:paraId="2BBD94B2" w14:textId="77777777" w:rsidR="007B7ECF" w:rsidRPr="007B7ECF" w:rsidRDefault="007B7ECF" w:rsidP="007B7ECF">
            <w:pPr>
              <w:rPr>
                <w:rFonts w:eastAsia="Times New Roman"/>
                <w:sz w:val="20"/>
                <w:szCs w:val="20"/>
              </w:rPr>
            </w:pPr>
          </w:p>
        </w:tc>
      </w:tr>
      <w:tr w:rsidR="007B7ECF" w:rsidRPr="007B7ECF" w14:paraId="60D3B4A2" w14:textId="77777777" w:rsidTr="00096901">
        <w:trPr>
          <w:trHeight w:val="290"/>
        </w:trPr>
        <w:tc>
          <w:tcPr>
            <w:tcW w:w="1066" w:type="dxa"/>
          </w:tcPr>
          <w:p w14:paraId="6C375A72"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21</w:t>
            </w:r>
          </w:p>
        </w:tc>
        <w:tc>
          <w:tcPr>
            <w:tcW w:w="2100" w:type="dxa"/>
            <w:shd w:val="clear" w:color="auto" w:fill="auto"/>
            <w:noWrap/>
            <w:vAlign w:val="bottom"/>
            <w:hideMark/>
          </w:tcPr>
          <w:p w14:paraId="6DADAD84"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Other</w:t>
            </w:r>
          </w:p>
        </w:tc>
        <w:tc>
          <w:tcPr>
            <w:tcW w:w="1514" w:type="dxa"/>
            <w:shd w:val="clear" w:color="auto" w:fill="auto"/>
            <w:noWrap/>
            <w:vAlign w:val="bottom"/>
            <w:hideMark/>
          </w:tcPr>
          <w:p w14:paraId="5854DE7F"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2CA7ADD4" w14:textId="77777777" w:rsidR="007B7ECF" w:rsidRPr="007B7ECF" w:rsidRDefault="007B7ECF" w:rsidP="007B7ECF">
            <w:pPr>
              <w:rPr>
                <w:rFonts w:eastAsia="Times New Roman"/>
                <w:sz w:val="20"/>
                <w:szCs w:val="20"/>
              </w:rPr>
            </w:pPr>
          </w:p>
        </w:tc>
        <w:tc>
          <w:tcPr>
            <w:tcW w:w="1186" w:type="dxa"/>
          </w:tcPr>
          <w:p w14:paraId="314EE24A" w14:textId="77777777" w:rsidR="007B7ECF" w:rsidRPr="007B7ECF" w:rsidRDefault="007B7ECF" w:rsidP="007B7ECF">
            <w:pPr>
              <w:rPr>
                <w:rFonts w:eastAsia="Times New Roman"/>
                <w:sz w:val="20"/>
                <w:szCs w:val="20"/>
              </w:rPr>
            </w:pPr>
          </w:p>
        </w:tc>
      </w:tr>
      <w:tr w:rsidR="007B7ECF" w:rsidRPr="007B7ECF" w14:paraId="441FC552" w14:textId="77777777" w:rsidTr="00096901">
        <w:trPr>
          <w:trHeight w:val="290"/>
        </w:trPr>
        <w:tc>
          <w:tcPr>
            <w:tcW w:w="1066" w:type="dxa"/>
          </w:tcPr>
          <w:p w14:paraId="44C26413" w14:textId="77777777" w:rsidR="007B7ECF" w:rsidRPr="007B7ECF" w:rsidRDefault="007B7ECF" w:rsidP="007B7ECF">
            <w:pPr>
              <w:rPr>
                <w:rFonts w:ascii="Calibri" w:eastAsia="Times New Roman" w:hAnsi="Calibri" w:cs="Calibri"/>
                <w:color w:val="000000"/>
                <w:sz w:val="22"/>
                <w:szCs w:val="22"/>
              </w:rPr>
            </w:pPr>
            <w:r>
              <w:rPr>
                <w:rFonts w:ascii="Calibri" w:eastAsia="Times New Roman" w:hAnsi="Calibri" w:cs="Calibri"/>
                <w:color w:val="000000"/>
                <w:sz w:val="22"/>
                <w:szCs w:val="22"/>
              </w:rPr>
              <w:t>22</w:t>
            </w:r>
          </w:p>
        </w:tc>
        <w:tc>
          <w:tcPr>
            <w:tcW w:w="2100" w:type="dxa"/>
            <w:shd w:val="clear" w:color="auto" w:fill="auto"/>
            <w:noWrap/>
            <w:vAlign w:val="bottom"/>
            <w:hideMark/>
          </w:tcPr>
          <w:p w14:paraId="11DCFB5B" w14:textId="77777777" w:rsidR="007B7ECF" w:rsidRPr="007B7ECF" w:rsidRDefault="007B7ECF" w:rsidP="007B7EC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Validation Calculation</w:t>
            </w:r>
          </w:p>
        </w:tc>
        <w:tc>
          <w:tcPr>
            <w:tcW w:w="1514" w:type="dxa"/>
            <w:shd w:val="clear" w:color="auto" w:fill="auto"/>
            <w:noWrap/>
            <w:vAlign w:val="bottom"/>
            <w:hideMark/>
          </w:tcPr>
          <w:p w14:paraId="76614669" w14:textId="77777777" w:rsidR="007B7ECF" w:rsidRPr="007B7ECF" w:rsidRDefault="007B7ECF" w:rsidP="007B7ECF">
            <w:pPr>
              <w:rPr>
                <w:rFonts w:ascii="Calibri" w:eastAsia="Times New Roman" w:hAnsi="Calibri" w:cs="Calibri"/>
                <w:color w:val="000000"/>
                <w:sz w:val="22"/>
                <w:szCs w:val="22"/>
              </w:rPr>
            </w:pPr>
          </w:p>
        </w:tc>
        <w:tc>
          <w:tcPr>
            <w:tcW w:w="406" w:type="dxa"/>
            <w:shd w:val="clear" w:color="auto" w:fill="auto"/>
            <w:noWrap/>
            <w:vAlign w:val="bottom"/>
            <w:hideMark/>
          </w:tcPr>
          <w:p w14:paraId="57590049" w14:textId="77777777" w:rsidR="007B7ECF" w:rsidRPr="007B7ECF" w:rsidRDefault="007B7ECF" w:rsidP="007B7ECF">
            <w:pPr>
              <w:rPr>
                <w:rFonts w:eastAsia="Times New Roman"/>
                <w:sz w:val="20"/>
                <w:szCs w:val="20"/>
              </w:rPr>
            </w:pPr>
          </w:p>
        </w:tc>
        <w:tc>
          <w:tcPr>
            <w:tcW w:w="1186" w:type="dxa"/>
          </w:tcPr>
          <w:p w14:paraId="684D1720" w14:textId="77777777" w:rsidR="007B7ECF" w:rsidRPr="007B7ECF" w:rsidRDefault="007B7ECF" w:rsidP="007B7ECF">
            <w:pPr>
              <w:rPr>
                <w:rFonts w:eastAsia="Times New Roman"/>
                <w:sz w:val="20"/>
                <w:szCs w:val="20"/>
              </w:rPr>
            </w:pPr>
            <w:r>
              <w:rPr>
                <w:rFonts w:eastAsia="Times New Roman"/>
                <w:sz w:val="20"/>
                <w:szCs w:val="20"/>
              </w:rPr>
              <w:t xml:space="preserve"> Column </w:t>
            </w:r>
            <w:proofErr w:type="gramStart"/>
            <w:r>
              <w:rPr>
                <w:rFonts w:eastAsia="Times New Roman"/>
                <w:sz w:val="20"/>
                <w:szCs w:val="20"/>
              </w:rPr>
              <w:t>9  -</w:t>
            </w:r>
            <w:proofErr w:type="gramEnd"/>
            <w:r>
              <w:rPr>
                <w:rFonts w:eastAsia="Times New Roman"/>
                <w:sz w:val="20"/>
                <w:szCs w:val="20"/>
              </w:rPr>
              <w:t xml:space="preserve"> (sum of column 10 to 21) </w:t>
            </w:r>
          </w:p>
        </w:tc>
      </w:tr>
    </w:tbl>
    <w:p w14:paraId="0C5B615A" w14:textId="77777777" w:rsidR="00DA067B" w:rsidRDefault="00DA067B" w:rsidP="002F7E4F">
      <w:pPr>
        <w:rPr>
          <w:noProof/>
        </w:rPr>
      </w:pPr>
    </w:p>
    <w:p w14:paraId="792F1AA2" w14:textId="77777777" w:rsidR="00744744" w:rsidRDefault="00744744" w:rsidP="002F7E4F">
      <w:pPr>
        <w:rPr>
          <w:noProof/>
        </w:rPr>
      </w:pPr>
    </w:p>
    <w:p w14:paraId="1A499DFC" w14:textId="77777777" w:rsidR="003D0F02" w:rsidRDefault="003D0F02" w:rsidP="002F7E4F">
      <w:pPr>
        <w:rPr>
          <w:noProof/>
        </w:rPr>
      </w:pPr>
    </w:p>
    <w:p w14:paraId="5E7E3C41" w14:textId="77777777" w:rsidR="003D0F02" w:rsidRDefault="003D0F02" w:rsidP="002F7E4F">
      <w:pPr>
        <w:rPr>
          <w:noProof/>
        </w:rPr>
      </w:pPr>
    </w:p>
    <w:p w14:paraId="03F828E4" w14:textId="77777777" w:rsidR="003D0F02" w:rsidRDefault="003D0F02" w:rsidP="002F7E4F">
      <w:pPr>
        <w:rPr>
          <w:noProof/>
        </w:rPr>
      </w:pPr>
    </w:p>
    <w:p w14:paraId="2AC57CB0" w14:textId="77777777" w:rsidR="003D0F02" w:rsidRDefault="003D0F02" w:rsidP="002F7E4F">
      <w:pPr>
        <w:rPr>
          <w:noProof/>
        </w:rPr>
      </w:pPr>
    </w:p>
    <w:p w14:paraId="5186B13D" w14:textId="77777777" w:rsidR="003D0F02" w:rsidRDefault="003D0F02" w:rsidP="002F7E4F">
      <w:pPr>
        <w:rPr>
          <w:noProof/>
        </w:rPr>
      </w:pPr>
    </w:p>
    <w:p w14:paraId="6C57C439" w14:textId="77777777" w:rsidR="003D0F02" w:rsidRDefault="003D0F02" w:rsidP="002F7E4F">
      <w:pPr>
        <w:rPr>
          <w:noProof/>
        </w:rPr>
      </w:pPr>
    </w:p>
    <w:p w14:paraId="3D404BC9" w14:textId="77777777" w:rsidR="003D0F02" w:rsidRDefault="003D0F02" w:rsidP="002F7E4F">
      <w:pPr>
        <w:rPr>
          <w:noProof/>
        </w:rPr>
      </w:pPr>
    </w:p>
    <w:p w14:paraId="61319B8A" w14:textId="77777777" w:rsidR="003D0F02" w:rsidRDefault="003D0F02" w:rsidP="002F7E4F">
      <w:pPr>
        <w:rPr>
          <w:noProof/>
        </w:rPr>
      </w:pPr>
    </w:p>
    <w:p w14:paraId="31A560F4" w14:textId="77777777" w:rsidR="003D0F02" w:rsidRDefault="003D0F02" w:rsidP="002F7E4F">
      <w:pPr>
        <w:rPr>
          <w:noProof/>
        </w:rPr>
      </w:pPr>
    </w:p>
    <w:p w14:paraId="70DF735C" w14:textId="77777777" w:rsidR="003D0F02" w:rsidRDefault="003D0F02" w:rsidP="002F7E4F">
      <w:pPr>
        <w:rPr>
          <w:noProof/>
        </w:rPr>
      </w:pPr>
    </w:p>
    <w:p w14:paraId="3A413BF6" w14:textId="77777777" w:rsidR="003D0F02" w:rsidRDefault="003D0F02" w:rsidP="002F7E4F">
      <w:pPr>
        <w:rPr>
          <w:noProof/>
        </w:rPr>
      </w:pPr>
    </w:p>
    <w:p w14:paraId="33D28B4B" w14:textId="77777777" w:rsidR="003D0F02" w:rsidRDefault="003D0F02" w:rsidP="002F7E4F">
      <w:pPr>
        <w:rPr>
          <w:noProof/>
        </w:rPr>
      </w:pPr>
    </w:p>
    <w:p w14:paraId="37EFA3E3" w14:textId="77777777" w:rsidR="003D0F02" w:rsidRDefault="003D0F02" w:rsidP="002F7E4F">
      <w:pPr>
        <w:rPr>
          <w:noProof/>
        </w:rPr>
      </w:pPr>
    </w:p>
    <w:p w14:paraId="41C6AC2A" w14:textId="77777777" w:rsidR="003D0F02" w:rsidRDefault="003D0F02" w:rsidP="002F7E4F">
      <w:pPr>
        <w:rPr>
          <w:noProof/>
        </w:rPr>
      </w:pPr>
    </w:p>
    <w:p w14:paraId="2DC44586" w14:textId="77777777" w:rsidR="003D0F02" w:rsidRDefault="003D0F02" w:rsidP="002F7E4F">
      <w:pPr>
        <w:rPr>
          <w:noProof/>
        </w:rPr>
      </w:pPr>
    </w:p>
    <w:p w14:paraId="4FFCBC07" w14:textId="77777777" w:rsidR="003D0F02" w:rsidRDefault="003D0F02" w:rsidP="002F7E4F">
      <w:pPr>
        <w:rPr>
          <w:noProof/>
        </w:rPr>
      </w:pPr>
    </w:p>
    <w:p w14:paraId="1728B4D0" w14:textId="77777777" w:rsidR="003D0F02" w:rsidRDefault="003D0F02" w:rsidP="002F7E4F">
      <w:pPr>
        <w:rPr>
          <w:noProof/>
        </w:rPr>
      </w:pPr>
    </w:p>
    <w:p w14:paraId="34959D4B" w14:textId="77777777" w:rsidR="00721875" w:rsidRPr="003C3224" w:rsidRDefault="00721875" w:rsidP="002F7E4F">
      <w:pPr>
        <w:rPr>
          <w:noProof/>
        </w:rPr>
      </w:pPr>
    </w:p>
    <w:p w14:paraId="67522B03" w14:textId="77777777" w:rsidR="00410BA4" w:rsidRPr="00272B14" w:rsidRDefault="00410BA4" w:rsidP="002F7E4F">
      <w:pPr>
        <w:rPr>
          <w:b/>
          <w:noProof/>
        </w:rPr>
      </w:pPr>
      <w:r w:rsidRPr="00272B14">
        <w:rPr>
          <w:b/>
          <w:noProof/>
        </w:rPr>
        <w:lastRenderedPageBreak/>
        <w:t>Expected Output of the report :</w:t>
      </w:r>
    </w:p>
    <w:p w14:paraId="7FC67822" w14:textId="77777777" w:rsidR="00857766" w:rsidRPr="003C3224" w:rsidRDefault="003D0F02" w:rsidP="002F7E4F">
      <w:pPr>
        <w:rPr>
          <w:noProof/>
        </w:rPr>
      </w:pPr>
      <w:r>
        <w:rPr>
          <w:noProof/>
        </w:rPr>
        <w:t>Example 1 :</w:t>
      </w:r>
    </w:p>
    <w:p w14:paraId="7BD58BA2" w14:textId="77777777" w:rsidR="00857766" w:rsidRPr="003C3224" w:rsidRDefault="00C42A73" w:rsidP="002F7E4F">
      <w:pPr>
        <w:rPr>
          <w:noProof/>
        </w:rPr>
      </w:pPr>
      <w:r>
        <w:rPr>
          <w:noProof/>
        </w:rPr>
        <w:drawing>
          <wp:inline distT="0" distB="0" distL="0" distR="0" wp14:anchorId="150FBE8A" wp14:editId="0C4F78AB">
            <wp:extent cx="6838948" cy="609600"/>
            <wp:effectExtent l="0" t="0" r="0" b="0"/>
            <wp:docPr id="154659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38948" cy="609600"/>
                    </a:xfrm>
                    <a:prstGeom prst="rect">
                      <a:avLst/>
                    </a:prstGeom>
                  </pic:spPr>
                </pic:pic>
              </a:graphicData>
            </a:graphic>
          </wp:inline>
        </w:drawing>
      </w:r>
    </w:p>
    <w:p w14:paraId="43526595" w14:textId="77777777" w:rsidR="00AC7D1B" w:rsidRDefault="003D0F02" w:rsidP="002F7E4F">
      <w:pPr>
        <w:rPr>
          <w:rStyle w:val="l0s311"/>
          <w:rFonts w:ascii="Times New Roman" w:hAnsi="Times New Roman" w:cs="Times New Roman"/>
          <w:sz w:val="24"/>
          <w:szCs w:val="24"/>
        </w:rPr>
      </w:pPr>
      <w:r>
        <w:rPr>
          <w:color w:val="000000"/>
          <w:shd w:val="clear" w:color="auto" w:fill="FFFFFF"/>
        </w:rPr>
        <w:t xml:space="preserve">Example 2: </w:t>
      </w:r>
      <w:r w:rsidR="00541216" w:rsidRPr="003C3224">
        <w:rPr>
          <w:color w:val="000000"/>
          <w:shd w:val="clear" w:color="auto" w:fill="FFFFFF"/>
        </w:rPr>
        <w:br/>
      </w:r>
      <w:r w:rsidR="00C42A73">
        <w:rPr>
          <w:rStyle w:val="l0s311"/>
          <w:rFonts w:ascii="Times New Roman" w:hAnsi="Times New Roman" w:cs="Times New Roman"/>
          <w:noProof/>
          <w:sz w:val="24"/>
          <w:szCs w:val="24"/>
        </w:rPr>
        <w:drawing>
          <wp:inline distT="0" distB="0" distL="0" distR="0" wp14:anchorId="0BBA0CC7" wp14:editId="07777777">
            <wp:extent cx="5934075" cy="2628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4357A966" w14:textId="77777777" w:rsidR="003D0F02" w:rsidRDefault="003D0F02" w:rsidP="002F7E4F">
      <w:pPr>
        <w:rPr>
          <w:rStyle w:val="l0s311"/>
          <w:rFonts w:ascii="Times New Roman" w:hAnsi="Times New Roman" w:cs="Times New Roman"/>
          <w:sz w:val="24"/>
          <w:szCs w:val="24"/>
        </w:rPr>
      </w:pPr>
    </w:p>
    <w:p w14:paraId="3B8CBEAB" w14:textId="77777777" w:rsidR="003D0F02" w:rsidRDefault="003D0F02" w:rsidP="002F7E4F">
      <w:pPr>
        <w:rPr>
          <w:rStyle w:val="l0s311"/>
          <w:rFonts w:ascii="Times New Roman" w:hAnsi="Times New Roman" w:cs="Times New Roman"/>
          <w:sz w:val="24"/>
          <w:szCs w:val="24"/>
        </w:rPr>
      </w:pPr>
      <w:r>
        <w:rPr>
          <w:rStyle w:val="l0s311"/>
          <w:rFonts w:ascii="Times New Roman" w:hAnsi="Times New Roman" w:cs="Times New Roman"/>
          <w:sz w:val="24"/>
          <w:szCs w:val="24"/>
        </w:rPr>
        <w:t xml:space="preserve">Note – </w:t>
      </w:r>
      <w:r w:rsidR="003E291C">
        <w:rPr>
          <w:rStyle w:val="l0s311"/>
          <w:rFonts w:ascii="Times New Roman" w:hAnsi="Times New Roman" w:cs="Times New Roman"/>
          <w:sz w:val="24"/>
          <w:szCs w:val="24"/>
        </w:rPr>
        <w:t xml:space="preserve">1. </w:t>
      </w:r>
      <w:r>
        <w:rPr>
          <w:rStyle w:val="l0s311"/>
          <w:rFonts w:ascii="Times New Roman" w:hAnsi="Times New Roman" w:cs="Times New Roman"/>
          <w:sz w:val="24"/>
          <w:szCs w:val="24"/>
        </w:rPr>
        <w:t xml:space="preserve">Based on technical complexity, report will have “costing structure” for levels </w:t>
      </w:r>
      <w:proofErr w:type="gramStart"/>
      <w:r>
        <w:rPr>
          <w:rStyle w:val="l0s311"/>
          <w:rFonts w:ascii="Times New Roman" w:hAnsi="Times New Roman" w:cs="Times New Roman"/>
          <w:sz w:val="24"/>
          <w:szCs w:val="24"/>
        </w:rPr>
        <w:t>similar to</w:t>
      </w:r>
      <w:proofErr w:type="gramEnd"/>
      <w:r>
        <w:rPr>
          <w:rStyle w:val="l0s311"/>
          <w:rFonts w:ascii="Times New Roman" w:hAnsi="Times New Roman" w:cs="Times New Roman"/>
          <w:sz w:val="24"/>
          <w:szCs w:val="24"/>
        </w:rPr>
        <w:t xml:space="preserve"> above standard report CK87_99 in example 2 or just simp</w:t>
      </w:r>
      <w:r w:rsidR="000808A2">
        <w:rPr>
          <w:rStyle w:val="l0s311"/>
          <w:rFonts w:ascii="Times New Roman" w:hAnsi="Times New Roman" w:cs="Times New Roman"/>
          <w:sz w:val="24"/>
          <w:szCs w:val="24"/>
        </w:rPr>
        <w:t>le report as shown in example 1.</w:t>
      </w:r>
    </w:p>
    <w:p w14:paraId="2070BE42" w14:textId="77777777" w:rsidR="0010211D" w:rsidRDefault="000808A2" w:rsidP="002F7E4F">
      <w:pPr>
        <w:rPr>
          <w:rStyle w:val="l0s311"/>
          <w:rFonts w:ascii="Times New Roman" w:hAnsi="Times New Roman" w:cs="Times New Roman"/>
          <w:sz w:val="24"/>
          <w:szCs w:val="24"/>
        </w:rPr>
      </w:pPr>
      <w:r>
        <w:rPr>
          <w:rStyle w:val="l0s311"/>
          <w:rFonts w:ascii="Times New Roman" w:hAnsi="Times New Roman" w:cs="Times New Roman"/>
          <w:sz w:val="24"/>
          <w:szCs w:val="24"/>
        </w:rPr>
        <w:t>2. Parent level material a</w:t>
      </w:r>
      <w:r w:rsidR="003E291C">
        <w:rPr>
          <w:rStyle w:val="l0s311"/>
          <w:rFonts w:ascii="Times New Roman" w:hAnsi="Times New Roman" w:cs="Times New Roman"/>
          <w:sz w:val="24"/>
          <w:szCs w:val="24"/>
        </w:rPr>
        <w:t>s new column will be added if logic is not complex</w:t>
      </w:r>
      <w:r>
        <w:rPr>
          <w:rStyle w:val="l0s311"/>
          <w:rFonts w:ascii="Times New Roman" w:hAnsi="Times New Roman" w:cs="Times New Roman"/>
          <w:sz w:val="24"/>
          <w:szCs w:val="24"/>
        </w:rPr>
        <w:t xml:space="preserve">. </w:t>
      </w:r>
    </w:p>
    <w:p w14:paraId="44690661" w14:textId="77777777" w:rsidR="0010211D" w:rsidRDefault="0010211D" w:rsidP="002F7E4F">
      <w:pPr>
        <w:rPr>
          <w:rStyle w:val="l0s311"/>
          <w:rFonts w:ascii="Times New Roman" w:hAnsi="Times New Roman" w:cs="Times New Roman"/>
          <w:sz w:val="24"/>
          <w:szCs w:val="24"/>
        </w:rPr>
      </w:pPr>
    </w:p>
    <w:p w14:paraId="0C71C5F5" w14:textId="77777777" w:rsidR="00047517" w:rsidRDefault="00047517" w:rsidP="002F7E4F">
      <w:pPr>
        <w:rPr>
          <w:noProof/>
          <w:highlight w:val="yellow"/>
        </w:rPr>
      </w:pPr>
      <w:r>
        <w:rPr>
          <w:noProof/>
          <w:highlight w:val="yellow"/>
        </w:rPr>
        <w:t>Date : 03/15/2019</w:t>
      </w:r>
    </w:p>
    <w:p w14:paraId="14A5BC3D" w14:textId="77777777" w:rsidR="0010211D" w:rsidRDefault="00047517" w:rsidP="002F7E4F">
      <w:pPr>
        <w:rPr>
          <w:noProof/>
        </w:rPr>
      </w:pPr>
      <w:r>
        <w:rPr>
          <w:noProof/>
          <w:highlight w:val="yellow"/>
        </w:rPr>
        <w:t>Version 3 :</w:t>
      </w:r>
      <w:r w:rsidR="00776690" w:rsidRPr="00047517">
        <w:rPr>
          <w:noProof/>
          <w:highlight w:val="yellow"/>
        </w:rPr>
        <w:t xml:space="preserve"> Additional attributes in the output report :</w:t>
      </w:r>
    </w:p>
    <w:p w14:paraId="74539910" w14:textId="77777777" w:rsidR="00776690" w:rsidRDefault="00776690" w:rsidP="002F7E4F">
      <w:pPr>
        <w:rPr>
          <w:noProof/>
        </w:rPr>
      </w:pPr>
    </w:p>
    <w:p w14:paraId="58BD430B" w14:textId="77777777" w:rsidR="00263D53" w:rsidRDefault="00263D53" w:rsidP="002F7E4F">
      <w:pPr>
        <w:rPr>
          <w:noProof/>
        </w:rPr>
      </w:pPr>
      <w:bookmarkStart w:id="49" w:name="_Hlk3805501"/>
      <w:r>
        <w:rPr>
          <w:noProof/>
        </w:rPr>
        <w:t>Following are the additional fields requied in the output of the report :</w:t>
      </w:r>
    </w:p>
    <w:p w14:paraId="5A7E0CF2" w14:textId="77777777" w:rsidR="00263D53" w:rsidRDefault="00263D53" w:rsidP="002F7E4F">
      <w:pPr>
        <w:rPr>
          <w:noProof/>
        </w:rPr>
      </w:pPr>
    </w:p>
    <w:p w14:paraId="3600A902" w14:textId="77777777" w:rsidR="001632EA" w:rsidRDefault="001632EA" w:rsidP="001632EA">
      <w:pPr>
        <w:numPr>
          <w:ilvl w:val="0"/>
          <w:numId w:val="3"/>
        </w:numPr>
        <w:rPr>
          <w:bCs/>
        </w:rPr>
      </w:pPr>
      <w:bookmarkStart w:id="50" w:name="_Hlk3549358"/>
      <w:r>
        <w:t>Sales Order Line Header (1000) – SO Higher level Item (</w:t>
      </w:r>
      <w:r w:rsidRPr="00776690">
        <w:t>VBAP-UEPOS</w:t>
      </w:r>
      <w:r>
        <w:t>)</w:t>
      </w:r>
    </w:p>
    <w:p w14:paraId="2B4A35F0" w14:textId="77777777" w:rsidR="001632EA" w:rsidRPr="00BC3C6F" w:rsidRDefault="001632EA" w:rsidP="001632EA">
      <w:pPr>
        <w:numPr>
          <w:ilvl w:val="0"/>
          <w:numId w:val="3"/>
        </w:numPr>
        <w:rPr>
          <w:bCs/>
        </w:rPr>
      </w:pPr>
      <w:r>
        <w:t>Sales Order Type – Sales order type (</w:t>
      </w:r>
      <w:r w:rsidRPr="00776690">
        <w:t>VBAK-AUART</w:t>
      </w:r>
      <w:r>
        <w:t>)</w:t>
      </w:r>
    </w:p>
    <w:p w14:paraId="7EEB4DAC" w14:textId="77777777" w:rsidR="00BC3C6F" w:rsidRDefault="00BC3C6F" w:rsidP="00BC3C6F">
      <w:pPr>
        <w:numPr>
          <w:ilvl w:val="0"/>
          <w:numId w:val="3"/>
        </w:numPr>
        <w:rPr>
          <w:bCs/>
        </w:rPr>
      </w:pPr>
      <w:r w:rsidRPr="00263D53">
        <w:rPr>
          <w:bCs/>
        </w:rPr>
        <w:t xml:space="preserve">BOM Type (ex. Sales Order BOM / Planning BOM) – If </w:t>
      </w:r>
      <w:proofErr w:type="gramStart"/>
      <w:r w:rsidRPr="00263D53">
        <w:rPr>
          <w:bCs/>
        </w:rPr>
        <w:t>SO</w:t>
      </w:r>
      <w:proofErr w:type="gramEnd"/>
      <w:r w:rsidRPr="00263D53">
        <w:rPr>
          <w:bCs/>
        </w:rPr>
        <w:t xml:space="preserve"> exist then update as “Sales order BOM”</w:t>
      </w:r>
      <w:r w:rsidR="00FD04F7">
        <w:rPr>
          <w:bCs/>
        </w:rPr>
        <w:t xml:space="preserve"> </w:t>
      </w:r>
    </w:p>
    <w:p w14:paraId="1CB196F8" w14:textId="77777777" w:rsidR="008F4EA6" w:rsidRDefault="00AD6D97" w:rsidP="0047743C">
      <w:pPr>
        <w:numPr>
          <w:ilvl w:val="0"/>
          <w:numId w:val="3"/>
        </w:numPr>
      </w:pPr>
      <w:r>
        <w:t xml:space="preserve">Rejection Status description – Reason for </w:t>
      </w:r>
      <w:proofErr w:type="gramStart"/>
      <w:r>
        <w:t>Rejection(</w:t>
      </w:r>
      <w:proofErr w:type="gramEnd"/>
      <w:r w:rsidRPr="00E1313D">
        <w:t>VBAP-ABGRU</w:t>
      </w:r>
      <w:r>
        <w:t>)</w:t>
      </w:r>
    </w:p>
    <w:p w14:paraId="0B7EF369" w14:textId="77777777" w:rsidR="001632EA" w:rsidRPr="001632EA" w:rsidRDefault="001632EA" w:rsidP="00D66073">
      <w:pPr>
        <w:numPr>
          <w:ilvl w:val="0"/>
          <w:numId w:val="3"/>
        </w:numPr>
        <w:rPr>
          <w:bCs/>
        </w:rPr>
      </w:pPr>
      <w:r>
        <w:t>OPID – Take OPP ID (ZAV0505-</w:t>
      </w:r>
      <w:r w:rsidRPr="00776690">
        <w:t xml:space="preserve"> </w:t>
      </w:r>
      <w:r w:rsidRPr="0069443C">
        <w:t>OPP_</w:t>
      </w:r>
      <w:proofErr w:type="gramStart"/>
      <w:r w:rsidRPr="0069443C">
        <w:t>NO</w:t>
      </w:r>
      <w:r>
        <w:t xml:space="preserve">) </w:t>
      </w:r>
      <w:r w:rsidR="00D66073">
        <w:t xml:space="preserve"> and</w:t>
      </w:r>
      <w:proofErr w:type="gramEnd"/>
      <w:r w:rsidR="00D66073">
        <w:t xml:space="preserve"> OPP ID line item (ZAV050-</w:t>
      </w:r>
      <w:r w:rsidR="00D66073" w:rsidRPr="00D66073">
        <w:t>OPP_ITEM_NO</w:t>
      </w:r>
      <w:r w:rsidR="00D66073">
        <w:t>)</w:t>
      </w:r>
      <w:r>
        <w:t xml:space="preserve"> based on SO</w:t>
      </w:r>
      <w:r w:rsidR="00D66073">
        <w:t xml:space="preserve"> (ZAV0505-</w:t>
      </w:r>
      <w:r w:rsidR="00D66073" w:rsidRPr="0069443C">
        <w:t xml:space="preserve"> SALES_ORDER</w:t>
      </w:r>
      <w:r w:rsidR="00D66073">
        <w:t>)</w:t>
      </w:r>
      <w:r>
        <w:t xml:space="preserve"> and SO higher Level Item </w:t>
      </w:r>
      <w:r w:rsidR="00D66073">
        <w:t>(ZAV0505-</w:t>
      </w:r>
      <w:r w:rsidR="00D66073" w:rsidRPr="0069443C">
        <w:t xml:space="preserve"> SALES_ORDER_LNO</w:t>
      </w:r>
      <w:r w:rsidR="00D66073">
        <w:t xml:space="preserve"> )</w:t>
      </w:r>
    </w:p>
    <w:p w14:paraId="60FA6563" w14:textId="77777777" w:rsidR="00BC3C6F" w:rsidRDefault="00BC3C6F" w:rsidP="00200FED"/>
    <w:p w14:paraId="7233DDE2" w14:textId="77777777" w:rsidR="00B65E09" w:rsidRDefault="001632EA" w:rsidP="00200FED">
      <w:r>
        <w:t>Take this OPID</w:t>
      </w:r>
      <w:r w:rsidR="00B65E09">
        <w:t xml:space="preserve"> and line item no. </w:t>
      </w:r>
      <w:r>
        <w:t>and fetch data from BW</w:t>
      </w:r>
      <w:r w:rsidR="00B65E09">
        <w:t xml:space="preserve"> table </w:t>
      </w:r>
      <w:r w:rsidR="00B65E09" w:rsidRPr="00B65E09">
        <w:t>/BIC/MGBPCOPITM</w:t>
      </w:r>
      <w:r w:rsidR="00B65E09">
        <w:t>. This is staging master table in BW used for BPC. Instead of adding logic to derive each field related OPID, it is proposed to get data from BW staging table itself which will avoid reconciliation issue.</w:t>
      </w:r>
    </w:p>
    <w:p w14:paraId="1AC5CDBE" w14:textId="77777777" w:rsidR="00B65E09" w:rsidRDefault="00B65E09" w:rsidP="00200FED"/>
    <w:p w14:paraId="0D7EC51A" w14:textId="77777777" w:rsidR="00200FED" w:rsidRDefault="00200FED" w:rsidP="00200FED">
      <w:r>
        <w:lastRenderedPageBreak/>
        <w:t xml:space="preserve">Following are attributes which need to be fetched through RFC trigger once all data is populated in the report so </w:t>
      </w:r>
      <w:r w:rsidR="003A2644">
        <w:t>as minimax no. of times RFC trigger</w:t>
      </w:r>
      <w:r>
        <w:t xml:space="preserve">. </w:t>
      </w:r>
    </w:p>
    <w:p w14:paraId="342D4C27" w14:textId="77777777" w:rsidR="00200FED" w:rsidRDefault="00200FED" w:rsidP="00200FED"/>
    <w:p w14:paraId="3572E399" w14:textId="77777777" w:rsidR="003A2644" w:rsidRDefault="003A2644" w:rsidP="003A2644"/>
    <w:p w14:paraId="20BDC0F0" w14:textId="77777777" w:rsidR="00BC3C6F" w:rsidRDefault="00B65E09" w:rsidP="00BC3C6F">
      <w:pPr>
        <w:numPr>
          <w:ilvl w:val="0"/>
          <w:numId w:val="3"/>
        </w:numPr>
        <w:rPr>
          <w:rFonts w:ascii="Arial" w:hAnsi="Arial" w:cs="Arial"/>
          <w:color w:val="000000"/>
          <w:sz w:val="20"/>
          <w:szCs w:val="20"/>
        </w:rPr>
      </w:pPr>
      <w:r>
        <w:t>Slot Number</w:t>
      </w:r>
      <w:r w:rsidR="00BC3C6F">
        <w:rPr>
          <w:rFonts w:ascii="Arial" w:hAnsi="Arial" w:cs="Arial"/>
          <w:color w:val="000000"/>
          <w:sz w:val="20"/>
          <w:szCs w:val="20"/>
        </w:rPr>
        <w:t xml:space="preserve"> – </w:t>
      </w:r>
      <w:r>
        <w:rPr>
          <w:rFonts w:ascii="Arial" w:hAnsi="Arial" w:cs="Arial"/>
          <w:color w:val="000000"/>
          <w:sz w:val="20"/>
          <w:szCs w:val="20"/>
        </w:rPr>
        <w:t xml:space="preserve">can be obtained from “Slot number” field in BW opportunity item master data table. Or </w:t>
      </w:r>
      <w:r w:rsidR="00BC3C6F">
        <w:rPr>
          <w:rFonts w:ascii="Arial" w:hAnsi="Arial" w:cs="Arial"/>
          <w:color w:val="000000"/>
          <w:sz w:val="20"/>
          <w:szCs w:val="20"/>
        </w:rPr>
        <w:t>Slot no. is updated in “Your Reference” (</w:t>
      </w:r>
      <w:r w:rsidR="00BC3C6F" w:rsidRPr="00DA3E34">
        <w:rPr>
          <w:rFonts w:ascii="Arial" w:hAnsi="Arial" w:cs="Arial"/>
          <w:color w:val="000000"/>
          <w:sz w:val="20"/>
          <w:szCs w:val="20"/>
        </w:rPr>
        <w:t>VBKD-IHREZ_E</w:t>
      </w:r>
      <w:r w:rsidR="00BC3C6F">
        <w:rPr>
          <w:rFonts w:ascii="Arial" w:hAnsi="Arial" w:cs="Arial"/>
          <w:color w:val="000000"/>
          <w:sz w:val="20"/>
          <w:szCs w:val="20"/>
        </w:rPr>
        <w:t>) of SO item related SO higher Item.</w:t>
      </w:r>
    </w:p>
    <w:p w14:paraId="70048E5F" w14:textId="77777777" w:rsidR="00BC3C6F" w:rsidRDefault="00D81866" w:rsidP="00BC3C6F">
      <w:pPr>
        <w:numPr>
          <w:ilvl w:val="0"/>
          <w:numId w:val="3"/>
        </w:numPr>
        <w:rPr>
          <w:rFonts w:ascii="Arial" w:hAnsi="Arial" w:cs="Arial"/>
          <w:color w:val="000000"/>
          <w:sz w:val="20"/>
          <w:szCs w:val="20"/>
        </w:rPr>
      </w:pPr>
      <w:r>
        <w:t xml:space="preserve">Opportunity </w:t>
      </w:r>
      <w:r w:rsidR="00BC3C6F">
        <w:t>Type (</w:t>
      </w:r>
      <w:r w:rsidR="00BC3C6F">
        <w:rPr>
          <w:rFonts w:ascii="Arial" w:hAnsi="Arial" w:cs="Arial"/>
          <w:color w:val="000000"/>
          <w:sz w:val="20"/>
          <w:szCs w:val="20"/>
        </w:rPr>
        <w:t>SYS_ITEM) – Get from field “</w:t>
      </w:r>
      <w:r w:rsidR="00BC3C6F" w:rsidRPr="00BC3C6F">
        <w:rPr>
          <w:rFonts w:ascii="Arial" w:hAnsi="Arial" w:cs="Arial"/>
          <w:color w:val="000000"/>
          <w:sz w:val="20"/>
          <w:szCs w:val="20"/>
        </w:rPr>
        <w:t>Opportunity Type</w:t>
      </w:r>
      <w:r w:rsidR="00BC3C6F">
        <w:rPr>
          <w:rFonts w:ascii="Arial" w:hAnsi="Arial" w:cs="Arial"/>
          <w:color w:val="000000"/>
          <w:sz w:val="20"/>
          <w:szCs w:val="20"/>
        </w:rPr>
        <w:t>”</w:t>
      </w:r>
      <w:r w:rsidR="00F01FFC">
        <w:rPr>
          <w:rFonts w:ascii="Arial" w:hAnsi="Arial" w:cs="Arial"/>
          <w:color w:val="000000"/>
          <w:sz w:val="20"/>
          <w:szCs w:val="20"/>
        </w:rPr>
        <w:t xml:space="preserve"> from BW table</w:t>
      </w:r>
    </w:p>
    <w:p w14:paraId="28F6B927" w14:textId="77777777" w:rsidR="00BC3C6F" w:rsidRPr="00BC3C6F" w:rsidRDefault="00BC3C6F" w:rsidP="00BC3C6F">
      <w:pPr>
        <w:numPr>
          <w:ilvl w:val="0"/>
          <w:numId w:val="3"/>
        </w:numPr>
        <w:rPr>
          <w:bCs/>
        </w:rPr>
      </w:pPr>
      <w:proofErr w:type="gramStart"/>
      <w:r w:rsidRPr="00BC3C6F">
        <w:rPr>
          <w:bCs/>
        </w:rPr>
        <w:t>OPPORTUNITY  SUB</w:t>
      </w:r>
      <w:proofErr w:type="gramEnd"/>
      <w:r w:rsidRPr="00BC3C6F">
        <w:rPr>
          <w:bCs/>
        </w:rPr>
        <w:t xml:space="preserve"> TYPE</w:t>
      </w:r>
      <w:r>
        <w:rPr>
          <w:bCs/>
        </w:rPr>
        <w:t xml:space="preserve">  - </w:t>
      </w:r>
      <w:r>
        <w:rPr>
          <w:rFonts w:ascii="Arial" w:hAnsi="Arial" w:cs="Arial"/>
          <w:color w:val="000000"/>
          <w:sz w:val="20"/>
          <w:szCs w:val="20"/>
        </w:rPr>
        <w:t>Get from field “</w:t>
      </w:r>
      <w:r w:rsidRPr="00BC3C6F">
        <w:rPr>
          <w:rFonts w:ascii="Arial" w:hAnsi="Arial" w:cs="Arial"/>
          <w:color w:val="000000"/>
          <w:sz w:val="20"/>
          <w:szCs w:val="20"/>
        </w:rPr>
        <w:t>Opportunity Sub Type</w:t>
      </w:r>
      <w:r>
        <w:rPr>
          <w:rFonts w:ascii="Arial" w:hAnsi="Arial" w:cs="Arial"/>
          <w:color w:val="000000"/>
          <w:sz w:val="20"/>
          <w:szCs w:val="20"/>
        </w:rPr>
        <w:t>” of BW field</w:t>
      </w:r>
    </w:p>
    <w:p w14:paraId="1357CFEB" w14:textId="77777777" w:rsidR="00BC3C6F" w:rsidRDefault="00BC3C6F" w:rsidP="00BC3C6F">
      <w:pPr>
        <w:numPr>
          <w:ilvl w:val="0"/>
          <w:numId w:val="3"/>
        </w:numPr>
      </w:pPr>
      <w:r>
        <w:t>Alpha Config –Based on the OPID, Alpha Config can be pulled from “</w:t>
      </w:r>
      <w:r w:rsidRPr="00BC3C6F">
        <w:t>Config Alpha</w:t>
      </w:r>
      <w:r>
        <w:t xml:space="preserve">” field of BW table. </w:t>
      </w:r>
    </w:p>
    <w:p w14:paraId="08B53A74" w14:textId="77777777" w:rsidR="00BC3C6F" w:rsidRDefault="00BC3C6F" w:rsidP="00BC3C6F">
      <w:pPr>
        <w:numPr>
          <w:ilvl w:val="0"/>
          <w:numId w:val="3"/>
        </w:numPr>
      </w:pPr>
      <w:r>
        <w:t xml:space="preserve">Count of Chamber – </w:t>
      </w:r>
      <w:r>
        <w:rPr>
          <w:rFonts w:ascii="Arial" w:hAnsi="Arial" w:cs="Arial"/>
          <w:color w:val="000000"/>
          <w:sz w:val="20"/>
          <w:szCs w:val="20"/>
        </w:rPr>
        <w:t>Get from field “</w:t>
      </w:r>
      <w:r w:rsidRPr="00BC3C6F">
        <w:rPr>
          <w:rFonts w:ascii="Arial" w:hAnsi="Arial" w:cs="Arial"/>
          <w:color w:val="000000"/>
          <w:sz w:val="20"/>
          <w:szCs w:val="20"/>
        </w:rPr>
        <w:t>Chamber Count</w:t>
      </w:r>
      <w:r>
        <w:rPr>
          <w:rFonts w:ascii="Arial" w:hAnsi="Arial" w:cs="Arial"/>
          <w:color w:val="000000"/>
          <w:sz w:val="20"/>
          <w:szCs w:val="20"/>
        </w:rPr>
        <w:t>” of BW field</w:t>
      </w:r>
      <w:r>
        <w:t xml:space="preserve"> based on OPID.</w:t>
      </w:r>
    </w:p>
    <w:p w14:paraId="2062B539" w14:textId="77777777" w:rsidR="00BC3C6F" w:rsidRPr="00AD6D97" w:rsidRDefault="00AD6D97" w:rsidP="00AD6D97">
      <w:pPr>
        <w:numPr>
          <w:ilvl w:val="0"/>
          <w:numId w:val="3"/>
        </w:numPr>
        <w:rPr>
          <w:bCs/>
        </w:rPr>
      </w:pPr>
      <w:r>
        <w:t>Single / Dual Build – Get from “</w:t>
      </w:r>
      <w:r w:rsidRPr="00AD6D97">
        <w:t>AMAT Pickup Type/Str</w:t>
      </w:r>
      <w:r>
        <w:t xml:space="preserve">” field of BW table based on OPID but refine the data by taking values after “_” </w:t>
      </w:r>
      <w:proofErr w:type="gramStart"/>
      <w:r>
        <w:t>( for</w:t>
      </w:r>
      <w:proofErr w:type="gramEnd"/>
      <w:r>
        <w:t xml:space="preserve"> example </w:t>
      </w:r>
      <w:r w:rsidRPr="00AD6D97">
        <w:t>003_DB-AUSGPU</w:t>
      </w:r>
      <w:r>
        <w:t xml:space="preserve"> but required to be shown as </w:t>
      </w:r>
      <w:r w:rsidRPr="00AD6D97">
        <w:t>DB-AUSGPU</w:t>
      </w:r>
      <w:r>
        <w:t>. Instead data also available in    ZAC0012-</w:t>
      </w:r>
      <w:r w:rsidRPr="0069443C">
        <w:t>BUILD_STRAT</w:t>
      </w:r>
    </w:p>
    <w:bookmarkEnd w:id="49"/>
    <w:p w14:paraId="2F94DEB2" w14:textId="77777777" w:rsidR="00AD6D97" w:rsidRDefault="00AD6D97" w:rsidP="0047743C">
      <w:pPr>
        <w:numPr>
          <w:ilvl w:val="0"/>
          <w:numId w:val="3"/>
        </w:numPr>
      </w:pPr>
      <w:r>
        <w:t xml:space="preserve">Platform – </w:t>
      </w:r>
      <w:r w:rsidR="005B4D5D">
        <w:t xml:space="preserve">Get from </w:t>
      </w:r>
      <w:r w:rsidR="00C74552">
        <w:t>“</w:t>
      </w:r>
      <w:r w:rsidR="00C74552" w:rsidRPr="00C74552">
        <w:t>Platform Type</w:t>
      </w:r>
      <w:r w:rsidR="00C74552">
        <w:t xml:space="preserve">” </w:t>
      </w:r>
      <w:r w:rsidR="00000817">
        <w:t xml:space="preserve">field in the BW table. </w:t>
      </w:r>
      <w:r w:rsidR="0047743C">
        <w:t xml:space="preserve">But need to refine text by removing initial </w:t>
      </w:r>
      <w:proofErr w:type="spellStart"/>
      <w:r w:rsidR="0047743C">
        <w:t>charater</w:t>
      </w:r>
      <w:proofErr w:type="spellEnd"/>
      <w:r w:rsidR="0047743C">
        <w:t xml:space="preserve"> </w:t>
      </w:r>
      <w:proofErr w:type="spellStart"/>
      <w:r w:rsidR="0047743C">
        <w:t>upto</w:t>
      </w:r>
      <w:proofErr w:type="spellEnd"/>
      <w:r w:rsidR="0047743C">
        <w:t xml:space="preserve"> “_”. For example, in table showing as </w:t>
      </w:r>
      <w:r w:rsidR="0047743C" w:rsidRPr="0047743C">
        <w:t>XX_ETCH PRODUCER GT</w:t>
      </w:r>
      <w:r w:rsidR="0047743C">
        <w:t xml:space="preserve"> but to show as </w:t>
      </w:r>
      <w:r w:rsidR="0047743C" w:rsidRPr="0047743C">
        <w:t>ETCH PRODUCER GT</w:t>
      </w:r>
      <w:r w:rsidR="0047743C">
        <w:t xml:space="preserve">. </w:t>
      </w:r>
      <w:r w:rsidR="00000817">
        <w:t xml:space="preserve">It is also available in ECC field </w:t>
      </w:r>
      <w:r>
        <w:t>ZAC0012-</w:t>
      </w:r>
      <w:r w:rsidRPr="00DA3E34">
        <w:t>PLATFORM1</w:t>
      </w:r>
    </w:p>
    <w:p w14:paraId="609C073B" w14:textId="77777777" w:rsidR="0047743C" w:rsidRPr="0047743C" w:rsidRDefault="0047743C" w:rsidP="0047743C">
      <w:pPr>
        <w:numPr>
          <w:ilvl w:val="0"/>
          <w:numId w:val="3"/>
        </w:numPr>
        <w:rPr>
          <w:bCs/>
        </w:rPr>
      </w:pPr>
      <w:r>
        <w:rPr>
          <w:bCs/>
        </w:rPr>
        <w:t xml:space="preserve">Fab Name - </w:t>
      </w:r>
      <w:r>
        <w:t>Get from “</w:t>
      </w:r>
      <w:r w:rsidRPr="0047743C">
        <w:t>FAB Name</w:t>
      </w:r>
      <w:r>
        <w:t>” field in the BW table.</w:t>
      </w:r>
    </w:p>
    <w:p w14:paraId="62017E9F" w14:textId="77777777" w:rsidR="00000817" w:rsidRPr="0047743C" w:rsidRDefault="00000817" w:rsidP="00000817">
      <w:pPr>
        <w:numPr>
          <w:ilvl w:val="0"/>
          <w:numId w:val="3"/>
        </w:numPr>
        <w:rPr>
          <w:bCs/>
        </w:rPr>
      </w:pPr>
      <w:r>
        <w:t xml:space="preserve">Region </w:t>
      </w:r>
      <w:proofErr w:type="gramStart"/>
      <w:r>
        <w:t>-  Get</w:t>
      </w:r>
      <w:proofErr w:type="gramEnd"/>
      <w:r>
        <w:t xml:space="preserve"> from “Region” field in the BW table but they are not in text. </w:t>
      </w:r>
      <w:proofErr w:type="gramStart"/>
      <w:r>
        <w:t>So</w:t>
      </w:r>
      <w:proofErr w:type="gramEnd"/>
      <w:r>
        <w:t xml:space="preserve"> need to convert from code like 04 to text “AMC”. Text is also available in BW in another separate table. If getting another table from BW is issue, then can use ECC table </w:t>
      </w:r>
      <w:r w:rsidRPr="00000817">
        <w:t>zam0205</w:t>
      </w:r>
      <w:r>
        <w:t xml:space="preserve"> to get text.</w:t>
      </w:r>
      <w:r w:rsidR="00FF1531">
        <w:t xml:space="preserve"> Since ZAM0205 code text is different than what BPC text values for region, we need to create new TVARC variable </w:t>
      </w:r>
      <w:r w:rsidR="00FF1531">
        <w:rPr>
          <w:rFonts w:ascii="Arial" w:hAnsi="Arial" w:cs="Arial"/>
        </w:rPr>
        <w:t>S-ZAFGR252_REGION to get text like AMC, AME etc.</w:t>
      </w:r>
    </w:p>
    <w:p w14:paraId="356ACFC8" w14:textId="77777777" w:rsidR="00000817" w:rsidRDefault="00000817" w:rsidP="00000817">
      <w:pPr>
        <w:numPr>
          <w:ilvl w:val="0"/>
          <w:numId w:val="3"/>
        </w:numPr>
      </w:pPr>
      <w:r>
        <w:t>G3 – Get from “</w:t>
      </w:r>
      <w:r w:rsidRPr="00000817">
        <w:t>Product ID</w:t>
      </w:r>
      <w:r>
        <w:t>” field in the BW table but need to show description instead of code. Then go to table ZAF0204 to get description of G3.</w:t>
      </w:r>
    </w:p>
    <w:p w14:paraId="4D440438" w14:textId="77777777" w:rsidR="0047743C" w:rsidRDefault="003A2644" w:rsidP="0047743C">
      <w:pPr>
        <w:numPr>
          <w:ilvl w:val="0"/>
          <w:numId w:val="3"/>
        </w:numPr>
        <w:rPr>
          <w:bCs/>
        </w:rPr>
      </w:pPr>
      <w:r w:rsidRPr="00FE1355">
        <w:rPr>
          <w:bCs/>
        </w:rPr>
        <w:t xml:space="preserve">Build BU – </w:t>
      </w:r>
      <w:r w:rsidR="00000817">
        <w:rPr>
          <w:bCs/>
        </w:rPr>
        <w:t>Get it from “</w:t>
      </w:r>
      <w:r w:rsidR="00000817" w:rsidRPr="00000817">
        <w:rPr>
          <w:bCs/>
        </w:rPr>
        <w:t>Build BU</w:t>
      </w:r>
      <w:r w:rsidR="0047743C">
        <w:rPr>
          <w:bCs/>
        </w:rPr>
        <w:t xml:space="preserve"> Description</w:t>
      </w:r>
      <w:r w:rsidR="00000817">
        <w:rPr>
          <w:bCs/>
        </w:rPr>
        <w:t xml:space="preserve">” field from BW table. </w:t>
      </w:r>
    </w:p>
    <w:p w14:paraId="6CEB15CE" w14:textId="77777777" w:rsidR="00B65E09" w:rsidRDefault="00B65E09" w:rsidP="00B65E09">
      <w:pPr>
        <w:ind w:left="360"/>
        <w:rPr>
          <w:bCs/>
        </w:rPr>
      </w:pPr>
    </w:p>
    <w:p w14:paraId="6250E8F9" w14:textId="77777777" w:rsidR="00B65E09" w:rsidRDefault="00B65E09" w:rsidP="00B65E09">
      <w:pPr>
        <w:ind w:left="360"/>
        <w:rPr>
          <w:bCs/>
        </w:rPr>
      </w:pPr>
      <w:r>
        <w:rPr>
          <w:bCs/>
        </w:rPr>
        <w:t xml:space="preserve">These other field which need to be added in </w:t>
      </w:r>
      <w:proofErr w:type="gramStart"/>
      <w:r>
        <w:rPr>
          <w:bCs/>
        </w:rPr>
        <w:t>report :</w:t>
      </w:r>
      <w:proofErr w:type="gramEnd"/>
    </w:p>
    <w:p w14:paraId="66518E39" w14:textId="77777777" w:rsidR="0047743C" w:rsidRPr="0047743C" w:rsidRDefault="0047743C" w:rsidP="0047743C">
      <w:pPr>
        <w:ind w:left="720"/>
        <w:rPr>
          <w:bCs/>
        </w:rPr>
      </w:pPr>
    </w:p>
    <w:p w14:paraId="270421BF" w14:textId="77777777" w:rsidR="00983BC8" w:rsidRPr="00983BC8" w:rsidRDefault="00983BC8" w:rsidP="009062DE">
      <w:pPr>
        <w:numPr>
          <w:ilvl w:val="0"/>
          <w:numId w:val="3"/>
        </w:numPr>
        <w:rPr>
          <w:bCs/>
        </w:rPr>
      </w:pPr>
      <w:r>
        <w:t>Parent Customer – Get sold to party customer (VBAK-</w:t>
      </w:r>
      <w:r w:rsidR="009062DE" w:rsidRPr="009062DE">
        <w:t xml:space="preserve"> </w:t>
      </w:r>
      <w:proofErr w:type="gramStart"/>
      <w:r w:rsidR="009062DE" w:rsidRPr="009062DE">
        <w:t xml:space="preserve">KUNNR </w:t>
      </w:r>
      <w:r>
        <w:t>)</w:t>
      </w:r>
      <w:proofErr w:type="gramEnd"/>
      <w:r>
        <w:t xml:space="preserve"> from SO and go to KNVH and get parent customer (KNVH-</w:t>
      </w:r>
      <w:r w:rsidRPr="00110798">
        <w:t xml:space="preserve"> HKUNNR</w:t>
      </w:r>
      <w:r>
        <w:t>)</w:t>
      </w:r>
      <w:r w:rsidRPr="00110798">
        <w:t xml:space="preserve"> </w:t>
      </w:r>
      <w:r>
        <w:t xml:space="preserve"> by </w:t>
      </w:r>
      <w:proofErr w:type="spellStart"/>
      <w:r>
        <w:t>inputing</w:t>
      </w:r>
      <w:proofErr w:type="spellEnd"/>
      <w:r>
        <w:t xml:space="preserve"> customer(KNVH-</w:t>
      </w:r>
      <w:r w:rsidRPr="00983BC8">
        <w:t xml:space="preserve"> KUNNR</w:t>
      </w:r>
      <w:r>
        <w:t>)</w:t>
      </w:r>
      <w:r w:rsidR="009062DE">
        <w:t xml:space="preserve">. Then show name of the customer from table </w:t>
      </w:r>
      <w:r w:rsidR="009062DE" w:rsidRPr="009062DE">
        <w:t>KNA1-NAME1</w:t>
      </w:r>
    </w:p>
    <w:p w14:paraId="5337FD67" w14:textId="77777777" w:rsidR="003A2644" w:rsidRDefault="003A2644" w:rsidP="003A2644">
      <w:pPr>
        <w:numPr>
          <w:ilvl w:val="0"/>
          <w:numId w:val="3"/>
        </w:numPr>
        <w:rPr>
          <w:bCs/>
        </w:rPr>
      </w:pPr>
      <w:r w:rsidRPr="00FE1355">
        <w:rPr>
          <w:bCs/>
        </w:rPr>
        <w:t xml:space="preserve">Revenue BU </w:t>
      </w:r>
      <w:r>
        <w:rPr>
          <w:bCs/>
        </w:rPr>
        <w:t>–</w:t>
      </w:r>
      <w:r w:rsidRPr="00FE1355">
        <w:rPr>
          <w:bCs/>
        </w:rPr>
        <w:t xml:space="preserve"> From</w:t>
      </w:r>
      <w:r>
        <w:rPr>
          <w:bCs/>
        </w:rPr>
        <w:t xml:space="preserve"> Sales header item Division (</w:t>
      </w:r>
      <w:r w:rsidRPr="00FE1355">
        <w:rPr>
          <w:bCs/>
        </w:rPr>
        <w:t>VBAK-SPART</w:t>
      </w:r>
      <w:r>
        <w:rPr>
          <w:bCs/>
        </w:rPr>
        <w:t xml:space="preserve">) or SO Item </w:t>
      </w:r>
      <w:proofErr w:type="gramStart"/>
      <w:r>
        <w:rPr>
          <w:bCs/>
        </w:rPr>
        <w:t>division( 1000</w:t>
      </w:r>
      <w:proofErr w:type="gramEnd"/>
      <w:r>
        <w:rPr>
          <w:bCs/>
        </w:rPr>
        <w:t xml:space="preserve"> line item) </w:t>
      </w:r>
      <w:r w:rsidRPr="00FE1355">
        <w:rPr>
          <w:bCs/>
          <w:color w:val="FF0000"/>
        </w:rPr>
        <w:t>(VBAP-SPART)</w:t>
      </w:r>
      <w:r w:rsidR="0047743C">
        <w:rPr>
          <w:bCs/>
        </w:rPr>
        <w:t xml:space="preserve">. </w:t>
      </w:r>
      <w:r w:rsidR="0047743C" w:rsidRPr="00FE1355">
        <w:rPr>
          <w:bCs/>
        </w:rPr>
        <w:t xml:space="preserve">From Division table obtain Division </w:t>
      </w:r>
      <w:proofErr w:type="gramStart"/>
      <w:r w:rsidR="0047743C" w:rsidRPr="00FE1355">
        <w:rPr>
          <w:bCs/>
        </w:rPr>
        <w:t>name(</w:t>
      </w:r>
      <w:proofErr w:type="gramEnd"/>
      <w:r w:rsidR="0047743C" w:rsidRPr="00FE1355">
        <w:rPr>
          <w:bCs/>
        </w:rPr>
        <w:t>TSPAT-</w:t>
      </w:r>
      <w:r w:rsidR="0047743C" w:rsidRPr="00FE1355">
        <w:t xml:space="preserve"> </w:t>
      </w:r>
      <w:r w:rsidR="0047743C" w:rsidRPr="00FE1355">
        <w:rPr>
          <w:bCs/>
        </w:rPr>
        <w:t>VTEXT)</w:t>
      </w:r>
    </w:p>
    <w:p w14:paraId="6FEC9BB8" w14:textId="77777777" w:rsidR="0047743C" w:rsidRPr="0047743C" w:rsidRDefault="0047743C" w:rsidP="00200FED">
      <w:pPr>
        <w:numPr>
          <w:ilvl w:val="0"/>
          <w:numId w:val="3"/>
        </w:numPr>
        <w:rPr>
          <w:bCs/>
        </w:rPr>
      </w:pPr>
      <w:proofErr w:type="gramStart"/>
      <w:r>
        <w:rPr>
          <w:bCs/>
        </w:rPr>
        <w:t>SO</w:t>
      </w:r>
      <w:proofErr w:type="gramEnd"/>
      <w:r>
        <w:rPr>
          <w:bCs/>
        </w:rPr>
        <w:t xml:space="preserve"> Profit center – Get from VBAP-</w:t>
      </w:r>
      <w:r w:rsidRPr="0047743C">
        <w:rPr>
          <w:bCs/>
        </w:rPr>
        <w:t>PRCTR</w:t>
      </w:r>
      <w:r w:rsidR="00390C07">
        <w:rPr>
          <w:bCs/>
        </w:rPr>
        <w:t xml:space="preserve"> of SO item related </w:t>
      </w:r>
      <w:r w:rsidR="00FF1531">
        <w:rPr>
          <w:bCs/>
        </w:rPr>
        <w:t xml:space="preserve">to </w:t>
      </w:r>
      <w:r w:rsidR="00390C07">
        <w:rPr>
          <w:bCs/>
        </w:rPr>
        <w:t>1060</w:t>
      </w:r>
      <w:r w:rsidR="00FF1531">
        <w:rPr>
          <w:bCs/>
        </w:rPr>
        <w:t xml:space="preserve"> instead of higher level item</w:t>
      </w:r>
    </w:p>
    <w:p w14:paraId="4DA9618D" w14:textId="77777777" w:rsidR="0047743C" w:rsidRDefault="0047743C" w:rsidP="0047743C">
      <w:pPr>
        <w:numPr>
          <w:ilvl w:val="0"/>
          <w:numId w:val="3"/>
        </w:numPr>
      </w:pPr>
      <w:r>
        <w:t>G1 – Using G3 value in ZAF0207-</w:t>
      </w:r>
      <w:r w:rsidRPr="0069443C">
        <w:t>AMAT_PRODUCT</w:t>
      </w:r>
      <w:r>
        <w:t xml:space="preserve"> to get G1 </w:t>
      </w:r>
      <w:proofErr w:type="gramStart"/>
      <w:r>
        <w:t>( ZAF</w:t>
      </w:r>
      <w:proofErr w:type="gramEnd"/>
      <w:r>
        <w:t>0207-</w:t>
      </w:r>
      <w:r w:rsidRPr="0069443C">
        <w:t xml:space="preserve">PROD_LINE_G1 </w:t>
      </w:r>
      <w:r>
        <w:t>) with valid to and valid from range. Then go to table ZAF0205 to get description of G1</w:t>
      </w:r>
    </w:p>
    <w:p w14:paraId="447E4440" w14:textId="77777777" w:rsidR="0047743C" w:rsidRDefault="0047743C" w:rsidP="0047743C">
      <w:pPr>
        <w:numPr>
          <w:ilvl w:val="0"/>
          <w:numId w:val="3"/>
        </w:numPr>
      </w:pPr>
      <w:r>
        <w:lastRenderedPageBreak/>
        <w:t>G2 – Using G3 value in ZAF0207-</w:t>
      </w:r>
      <w:r w:rsidRPr="0069443C">
        <w:t>AMAT_PRODUCT</w:t>
      </w:r>
      <w:r>
        <w:t xml:space="preserve"> to get G2 </w:t>
      </w:r>
      <w:proofErr w:type="gramStart"/>
      <w:r>
        <w:t>( ZAF</w:t>
      </w:r>
      <w:proofErr w:type="gramEnd"/>
      <w:r>
        <w:t>0207-</w:t>
      </w:r>
      <w:r w:rsidRPr="0069443C">
        <w:t>PROD_</w:t>
      </w:r>
      <w:r>
        <w:t>LINE_G2</w:t>
      </w:r>
      <w:r w:rsidRPr="0069443C">
        <w:t xml:space="preserve"> </w:t>
      </w:r>
      <w:r>
        <w:t>) with valid to and valid from range. Then go to table ZAF0206 to get description of G2.</w:t>
      </w:r>
    </w:p>
    <w:p w14:paraId="6A4D462F" w14:textId="77777777" w:rsidR="0047743C" w:rsidRPr="00F40D8A" w:rsidRDefault="0047743C" w:rsidP="0047743C">
      <w:pPr>
        <w:numPr>
          <w:ilvl w:val="0"/>
          <w:numId w:val="3"/>
        </w:numPr>
        <w:rPr>
          <w:color w:val="FF0000"/>
        </w:rPr>
      </w:pPr>
      <w:r>
        <w:t>Product – Using G3 and Description of G3. For example, Product should show “</w:t>
      </w:r>
      <w:r w:rsidRPr="00000817">
        <w:t>P2056 - REFLEXION LK</w:t>
      </w:r>
      <w:r>
        <w:t>” which is G3 code + “</w:t>
      </w:r>
      <w:proofErr w:type="gramStart"/>
      <w:r>
        <w:t>-“ +</w:t>
      </w:r>
      <w:proofErr w:type="gramEnd"/>
      <w:r>
        <w:t xml:space="preserve"> G3 description.</w:t>
      </w:r>
    </w:p>
    <w:p w14:paraId="7E75FCD0" w14:textId="77777777" w:rsidR="0047743C" w:rsidRDefault="0047743C" w:rsidP="00200FED"/>
    <w:p w14:paraId="10FDAA0E" w14:textId="77777777" w:rsidR="0047743C" w:rsidRPr="00C350AD" w:rsidRDefault="0047743C" w:rsidP="00200FED">
      <w:pPr>
        <w:rPr>
          <w:b/>
        </w:rPr>
      </w:pPr>
    </w:p>
    <w:p w14:paraId="27624846" w14:textId="77777777" w:rsidR="0047743C" w:rsidRPr="00C350AD" w:rsidRDefault="00FF1531" w:rsidP="00200FED">
      <w:pPr>
        <w:rPr>
          <w:b/>
        </w:rPr>
      </w:pPr>
      <w:r w:rsidRPr="00C350AD">
        <w:rPr>
          <w:b/>
        </w:rPr>
        <w:t xml:space="preserve">TVARC created for region code </w:t>
      </w:r>
      <w:proofErr w:type="gramStart"/>
      <w:r w:rsidRPr="00C350AD">
        <w:rPr>
          <w:b/>
        </w:rPr>
        <w:t>description :</w:t>
      </w:r>
      <w:proofErr w:type="gramEnd"/>
    </w:p>
    <w:p w14:paraId="1412FCA9" w14:textId="77777777" w:rsidR="00FF1531" w:rsidRDefault="00FF1531" w:rsidP="00200FED">
      <w:r w:rsidRPr="00FF1531">
        <w:t>D08K9A062U 200   X072006      PCR023021 A_SIMG_TVARVC for Region description in ZAFGR252</w:t>
      </w:r>
    </w:p>
    <w:p w14:paraId="774AF2BF" w14:textId="77777777" w:rsidR="00FF1531" w:rsidRDefault="00FF1531" w:rsidP="00200FED">
      <w:pPr>
        <w:rPr>
          <w:noProof/>
        </w:rPr>
      </w:pPr>
    </w:p>
    <w:p w14:paraId="7A292896" w14:textId="77777777" w:rsidR="00FF1531" w:rsidRDefault="00C42A73" w:rsidP="00200FED">
      <w:pPr>
        <w:rPr>
          <w:noProof/>
        </w:rPr>
      </w:pPr>
      <w:r>
        <w:rPr>
          <w:noProof/>
        </w:rPr>
        <w:drawing>
          <wp:inline distT="0" distB="0" distL="0" distR="0" wp14:anchorId="60C7B9A7" wp14:editId="41107450">
            <wp:extent cx="5943600" cy="3390900"/>
            <wp:effectExtent l="0" t="0" r="0" b="0"/>
            <wp:docPr id="101107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2191599E" w14:textId="77777777" w:rsidR="00C44F83" w:rsidRDefault="00C44F83" w:rsidP="00200FED">
      <w:pPr>
        <w:rPr>
          <w:noProof/>
        </w:rPr>
      </w:pPr>
    </w:p>
    <w:p w14:paraId="100E7481" w14:textId="77777777" w:rsidR="00C44F83" w:rsidRDefault="00C44F83" w:rsidP="00C44F83">
      <w:pPr>
        <w:rPr>
          <w:noProof/>
          <w:highlight w:val="yellow"/>
        </w:rPr>
      </w:pPr>
      <w:r>
        <w:rPr>
          <w:noProof/>
          <w:highlight w:val="yellow"/>
        </w:rPr>
        <w:t>Date : 03/15/2019</w:t>
      </w:r>
    </w:p>
    <w:p w14:paraId="257AACA2" w14:textId="77777777" w:rsidR="00C44F83" w:rsidRDefault="00C44F83" w:rsidP="00C44F83">
      <w:pPr>
        <w:rPr>
          <w:noProof/>
        </w:rPr>
      </w:pPr>
      <w:r>
        <w:rPr>
          <w:noProof/>
          <w:highlight w:val="yellow"/>
        </w:rPr>
        <w:t>Version 4 :</w:t>
      </w:r>
      <w:r w:rsidRPr="00047517">
        <w:rPr>
          <w:noProof/>
          <w:highlight w:val="yellow"/>
        </w:rPr>
        <w:t xml:space="preserve"> Additional attributes in the output report</w:t>
      </w:r>
      <w:r>
        <w:rPr>
          <w:noProof/>
          <w:highlight w:val="yellow"/>
        </w:rPr>
        <w:t xml:space="preserve"> – Output field length changes </w:t>
      </w:r>
      <w:r w:rsidRPr="00047517">
        <w:rPr>
          <w:noProof/>
          <w:highlight w:val="yellow"/>
        </w:rPr>
        <w:t xml:space="preserve"> :</w:t>
      </w:r>
    </w:p>
    <w:p w14:paraId="7673E5AE" w14:textId="77777777" w:rsidR="00C44F83" w:rsidRDefault="00C44F83" w:rsidP="00200FED">
      <w:pPr>
        <w:rPr>
          <w:noProof/>
        </w:rPr>
      </w:pPr>
    </w:p>
    <w:p w14:paraId="104A0B21" w14:textId="77777777" w:rsidR="00C44F83" w:rsidRDefault="00C44F83" w:rsidP="00200FED">
      <w:r>
        <w:rPr>
          <w:noProof/>
        </w:rPr>
        <w:t xml:space="preserve">Change field length of Config </w:t>
      </w:r>
      <w:r w:rsidRPr="00C44F83">
        <w:t>Alpha, platform and fab name</w:t>
      </w:r>
      <w:r>
        <w:t>, which are fields in the output of the report. Field should match with fields of the BW staging table length like Config alpha to 60 Char</w:t>
      </w:r>
    </w:p>
    <w:p w14:paraId="041D98D7" w14:textId="77777777" w:rsidR="00AE71B9" w:rsidRDefault="00AE71B9" w:rsidP="00200FED">
      <w:pPr>
        <w:rPr>
          <w:ins w:id="51" w:author="Ram Mohan Thammineni --CNTR" w:date="2019-04-16T22:41:00Z"/>
        </w:rPr>
      </w:pPr>
    </w:p>
    <w:p w14:paraId="566C682C" w14:textId="77777777" w:rsidR="00AE71B9" w:rsidRPr="00AE71B9" w:rsidRDefault="00AE71B9" w:rsidP="00200FED">
      <w:pPr>
        <w:rPr>
          <w:ins w:id="52" w:author="Ram Mohan Thammineni --CNTR" w:date="2019-04-16T22:41:00Z"/>
          <w:highlight w:val="green"/>
        </w:rPr>
      </w:pPr>
      <w:proofErr w:type="gramStart"/>
      <w:ins w:id="53" w:author="Ram Mohan Thammineni --CNTR" w:date="2019-04-16T22:41:00Z">
        <w:r w:rsidRPr="00AE71B9">
          <w:rPr>
            <w:highlight w:val="green"/>
          </w:rPr>
          <w:t>Date :</w:t>
        </w:r>
        <w:proofErr w:type="gramEnd"/>
        <w:r w:rsidRPr="00AE71B9">
          <w:rPr>
            <w:highlight w:val="green"/>
          </w:rPr>
          <w:t xml:space="preserve"> 4/15/2019</w:t>
        </w:r>
      </w:ins>
    </w:p>
    <w:p w14:paraId="5F4BA359" w14:textId="77777777" w:rsidR="00AE71B9" w:rsidRDefault="00AE71B9" w:rsidP="00200FED">
      <w:pPr>
        <w:rPr>
          <w:ins w:id="54" w:author="Ram Mohan Thammineni --CNTR" w:date="2019-04-16T22:41:00Z"/>
        </w:rPr>
      </w:pPr>
      <w:ins w:id="55" w:author="Ram Mohan Thammineni --CNTR" w:date="2019-04-16T22:41:00Z">
        <w:r w:rsidRPr="00AE71B9">
          <w:rPr>
            <w:highlight w:val="green"/>
          </w:rPr>
          <w:t xml:space="preserve">Version </w:t>
        </w:r>
        <w:proofErr w:type="gramStart"/>
        <w:r w:rsidRPr="00AE71B9">
          <w:rPr>
            <w:highlight w:val="green"/>
          </w:rPr>
          <w:t>5 :</w:t>
        </w:r>
        <w:proofErr w:type="gramEnd"/>
        <w:r w:rsidRPr="00AE71B9">
          <w:rPr>
            <w:highlight w:val="green"/>
          </w:rPr>
          <w:t xml:space="preserve"> Add Planning BOM cost estimate to the report</w:t>
        </w:r>
      </w:ins>
    </w:p>
    <w:p w14:paraId="5AB7C0C5" w14:textId="77777777" w:rsidR="00AE71B9" w:rsidRDefault="00AE71B9" w:rsidP="00200FED">
      <w:pPr>
        <w:rPr>
          <w:ins w:id="56" w:author="Ram Mohan Thammineni --CNTR" w:date="2019-04-16T22:41:00Z"/>
        </w:rPr>
      </w:pPr>
    </w:p>
    <w:p w14:paraId="661FE9C4" w14:textId="77777777" w:rsidR="00105B76" w:rsidRDefault="00AE71B9" w:rsidP="00200FED">
      <w:pPr>
        <w:rPr>
          <w:ins w:id="57" w:author="Ram Mohan Thammineni --CNTR" w:date="2019-04-16T22:41:00Z"/>
        </w:rPr>
      </w:pPr>
      <w:ins w:id="58" w:author="Ram Mohan Thammineni --CNTR" w:date="2019-04-16T22:41:00Z">
        <w:r>
          <w:t xml:space="preserve">Planning team uses planning material (material group M0001) and planning BOM for the </w:t>
        </w:r>
        <w:proofErr w:type="gramStart"/>
        <w:r>
          <w:t>tools built</w:t>
        </w:r>
        <w:proofErr w:type="gramEnd"/>
        <w:r>
          <w:t xml:space="preserve"> forecasting.</w:t>
        </w:r>
      </w:ins>
    </w:p>
    <w:p w14:paraId="75E78C99" w14:textId="77777777" w:rsidR="00105B76" w:rsidRDefault="00105B76" w:rsidP="00200FED">
      <w:pPr>
        <w:rPr>
          <w:ins w:id="59" w:author="Ram Mohan Thammineni --CNTR" w:date="2019-04-16T22:41:00Z"/>
        </w:rPr>
      </w:pPr>
      <w:ins w:id="60" w:author="Ram Mohan Thammineni --CNTR" w:date="2019-04-16T22:41:00Z">
        <w:r>
          <w:t>As part of low touch reporting requirement, ZAFGR252 report required to included planning BOM cost component.</w:t>
        </w:r>
      </w:ins>
    </w:p>
    <w:p w14:paraId="7BE0E183" w14:textId="77777777" w:rsidR="00105B76" w:rsidRPr="00C6348B" w:rsidRDefault="00105B76" w:rsidP="00200FED">
      <w:pPr>
        <w:rPr>
          <w:ins w:id="61" w:author="Ram Mohan Thammineni --CNTR" w:date="2019-04-16T22:41:00Z"/>
          <w:b/>
        </w:rPr>
      </w:pPr>
      <w:ins w:id="62" w:author="Ram Mohan Thammineni --CNTR" w:date="2019-04-16T22:41:00Z">
        <w:r w:rsidRPr="00C6348B">
          <w:rPr>
            <w:rFonts w:ascii="Tahoma" w:hAnsi="Tahoma" w:cs="Tahoma"/>
            <w:b/>
            <w:bCs/>
            <w:iCs/>
          </w:rPr>
          <w:lastRenderedPageBreak/>
          <w:t xml:space="preserve">Add selection </w:t>
        </w:r>
        <w:proofErr w:type="gramStart"/>
        <w:r w:rsidRPr="00C6348B">
          <w:rPr>
            <w:rFonts w:ascii="Tahoma" w:hAnsi="Tahoma" w:cs="Tahoma"/>
            <w:b/>
            <w:bCs/>
            <w:iCs/>
          </w:rPr>
          <w:t>parameter :</w:t>
        </w:r>
        <w:proofErr w:type="gramEnd"/>
      </w:ins>
    </w:p>
    <w:p w14:paraId="55B33694" w14:textId="77777777" w:rsidR="00105B76" w:rsidRDefault="00105B76" w:rsidP="00200FED">
      <w:pPr>
        <w:rPr>
          <w:ins w:id="63" w:author="Ram Mohan Thammineni --CNTR" w:date="2019-04-16T22:41:00Z"/>
        </w:rPr>
      </w:pPr>
    </w:p>
    <w:p w14:paraId="51D57C99" w14:textId="77777777" w:rsidR="00105B76" w:rsidRDefault="00105B76" w:rsidP="00200FED">
      <w:pPr>
        <w:rPr>
          <w:ins w:id="64" w:author="Ram Mohan Thammineni --CNTR" w:date="2019-04-16T22:41:00Z"/>
        </w:rPr>
      </w:pPr>
      <w:ins w:id="65" w:author="Ram Mohan Thammineni --CNTR" w:date="2019-04-16T22:41:00Z">
        <w:r>
          <w:t xml:space="preserve">1. Include </w:t>
        </w:r>
      </w:ins>
      <w:r w:rsidR="00C6348B">
        <w:t>“</w:t>
      </w:r>
      <w:ins w:id="66" w:author="Ram Mohan Thammineni --CNTR" w:date="2019-04-16T22:41:00Z">
        <w:r>
          <w:t>Planning BOM</w:t>
        </w:r>
      </w:ins>
      <w:r w:rsidR="00C6348B">
        <w:t>”</w:t>
      </w:r>
      <w:ins w:id="67" w:author="Ram Mohan Thammineni --CNTR" w:date="2019-04-16T22:41:00Z">
        <w:r>
          <w:t xml:space="preserve"> </w:t>
        </w:r>
      </w:ins>
      <w:r w:rsidR="00C6348B">
        <w:t>checkbox</w:t>
      </w:r>
    </w:p>
    <w:p w14:paraId="3A292B5D" w14:textId="77777777" w:rsidR="00105B76" w:rsidRDefault="00105B76" w:rsidP="00200FED">
      <w:pPr>
        <w:rPr>
          <w:ins w:id="68" w:author="Ram Mohan Thammineni --CNTR" w:date="2019-04-26T13:50:00Z"/>
        </w:rPr>
      </w:pPr>
      <w:ins w:id="69" w:author="Ram Mohan Thammineni --CNTR" w:date="2019-04-16T22:41:00Z">
        <w:r>
          <w:t xml:space="preserve">2. </w:t>
        </w:r>
        <w:r w:rsidR="004A10FA">
          <w:t xml:space="preserve">Plants – If entered then will limit output of materials of plant in ZAC0001(MPP tables). If not entered, then plants under Company code which are entered will fetch data from ZAC0001 (MPP) </w:t>
        </w:r>
        <w:proofErr w:type="spellStart"/>
        <w:r w:rsidR="004A10FA">
          <w:t>ie</w:t>
        </w:r>
        <w:proofErr w:type="spellEnd"/>
        <w:r w:rsidR="004A10FA">
          <w:t xml:space="preserve"> all plants within that company code.</w:t>
        </w:r>
      </w:ins>
    </w:p>
    <w:p w14:paraId="561F25D6" w14:textId="77777777" w:rsidR="00766698" w:rsidRDefault="00766698" w:rsidP="00200FED">
      <w:pPr>
        <w:rPr>
          <w:ins w:id="70" w:author="Ram Mohan Thammineni --CNTR" w:date="2019-04-16T22:41:00Z"/>
        </w:rPr>
      </w:pPr>
      <w:ins w:id="71" w:author="Ram Mohan Thammineni --CNTR" w:date="2019-04-26T13:50:00Z">
        <w:r>
          <w:t xml:space="preserve">   </w:t>
        </w:r>
        <w:r>
          <w:tab/>
        </w:r>
      </w:ins>
      <w:ins w:id="72" w:author="Ram Mohan Thammineni --CNTR" w:date="2019-04-26T13:51:00Z">
        <w:r>
          <w:t xml:space="preserve">In selection parameter </w:t>
        </w:r>
      </w:ins>
      <w:ins w:id="73" w:author="Ram Mohan Thammineni --CNTR" w:date="2019-04-26T13:53:00Z">
        <w:r>
          <w:t xml:space="preserve">planning BOM Plant </w:t>
        </w:r>
      </w:ins>
      <w:ins w:id="74" w:author="Ram Mohan Thammineni --CNTR" w:date="2019-04-26T13:51:00Z">
        <w:r>
          <w:t>is replaced with</w:t>
        </w:r>
      </w:ins>
      <w:ins w:id="75" w:author="Ram Mohan Thammineni --CNTR" w:date="2019-04-26T13:53:00Z">
        <w:r>
          <w:t xml:space="preserve"> Plant</w:t>
        </w:r>
      </w:ins>
      <w:ins w:id="76" w:author="Ram Mohan Thammineni --CNTR" w:date="2019-04-26T13:51:00Z">
        <w:r>
          <w:t xml:space="preserve">. As </w:t>
        </w:r>
      </w:ins>
      <w:ins w:id="77" w:author="Ram Mohan Thammineni --CNTR" w:date="2019-04-26T13:53:00Z">
        <w:r>
          <w:t xml:space="preserve">program is taking lot of time to run for </w:t>
        </w:r>
      </w:ins>
      <w:ins w:id="78" w:author="Ram Mohan Thammineni --CNTR" w:date="2019-04-26T13:54:00Z">
        <w:r>
          <w:t xml:space="preserve">open </w:t>
        </w:r>
      </w:ins>
      <w:ins w:id="79" w:author="Ram Mohan Thammineni --CNTR" w:date="2019-04-26T13:53:00Z">
        <w:r>
          <w:t>SO and Planning BOM</w:t>
        </w:r>
      </w:ins>
      <w:ins w:id="80" w:author="Ram Mohan Thammineni --CNTR" w:date="2019-04-26T13:50:00Z">
        <w:r>
          <w:t xml:space="preserve"> selection </w:t>
        </w:r>
      </w:ins>
      <w:ins w:id="81" w:author="Ram Mohan Thammineni --CNTR" w:date="2019-04-26T13:51:00Z">
        <w:r>
          <w:t>parameter</w:t>
        </w:r>
      </w:ins>
      <w:ins w:id="82" w:author="Ram Mohan Thammineni --CNTR" w:date="2019-04-26T13:54:00Z">
        <w:r>
          <w:t>. As company code in the selection parameter is too wide to be used so decided to use plant additional parameter. With this option, we c</w:t>
        </w:r>
      </w:ins>
      <w:ins w:id="83" w:author="Ram Mohan Thammineni --CNTR" w:date="2019-04-26T13:55:00Z">
        <w:r>
          <w:t xml:space="preserve">an </w:t>
        </w:r>
      </w:ins>
      <w:ins w:id="84" w:author="Ram Mohan Thammineni --CNTR" w:date="2019-04-26T13:56:00Z">
        <w:r>
          <w:t xml:space="preserve">run specific </w:t>
        </w:r>
      </w:ins>
      <w:ins w:id="85" w:author="Ram Mohan Thammineni --CNTR" w:date="2019-04-26T13:57:00Z">
        <w:r>
          <w:t xml:space="preserve">plants of SSG. And </w:t>
        </w:r>
        <w:proofErr w:type="gramStart"/>
        <w:r>
          <w:t>also</w:t>
        </w:r>
        <w:proofErr w:type="gramEnd"/>
        <w:r>
          <w:t xml:space="preserve"> same plant field will be used for planning BOM selection as it will go to ZAC0001 table to filter.</w:t>
        </w:r>
      </w:ins>
    </w:p>
    <w:p w14:paraId="5823EA9E" w14:textId="77777777" w:rsidR="0049099F" w:rsidRDefault="00F73E17" w:rsidP="00200FED">
      <w:r>
        <w:t>3</w:t>
      </w:r>
      <w:r w:rsidR="0049099F">
        <w:t xml:space="preserve">. </w:t>
      </w:r>
      <w:proofErr w:type="spellStart"/>
      <w:r w:rsidR="0049099F">
        <w:t>Opp</w:t>
      </w:r>
      <w:proofErr w:type="spellEnd"/>
      <w:r w:rsidR="0049099F">
        <w:t xml:space="preserve"> ID</w:t>
      </w:r>
      <w:r>
        <w:t xml:space="preserve"> (ZAV0505-</w:t>
      </w:r>
      <w:r w:rsidRPr="00F73E17">
        <w:t>OPP_NO</w:t>
      </w:r>
      <w:r>
        <w:t>)</w:t>
      </w:r>
      <w:r w:rsidR="00AF4DA6">
        <w:t xml:space="preserve"> – Include in General section</w:t>
      </w:r>
      <w:r>
        <w:t xml:space="preserve">. If </w:t>
      </w:r>
      <w:proofErr w:type="spellStart"/>
      <w:r>
        <w:t>Opp</w:t>
      </w:r>
      <w:proofErr w:type="spellEnd"/>
      <w:r>
        <w:t xml:space="preserve"> Id is entered in selection </w:t>
      </w:r>
      <w:proofErr w:type="gramStart"/>
      <w:r>
        <w:t>parameter</w:t>
      </w:r>
      <w:proofErr w:type="gramEnd"/>
      <w:r>
        <w:t xml:space="preserve"> then it should to go table ZAV0505 and find linked SO. </w:t>
      </w:r>
      <w:proofErr w:type="gramStart"/>
      <w:r>
        <w:t>And also</w:t>
      </w:r>
      <w:proofErr w:type="gramEnd"/>
      <w:r>
        <w:t xml:space="preserve"> based on </w:t>
      </w:r>
      <w:proofErr w:type="spellStart"/>
      <w:r>
        <w:t>Oppid</w:t>
      </w:r>
      <w:proofErr w:type="spellEnd"/>
      <w:r>
        <w:t xml:space="preserve">, go to ZAC0001 and obtain Slot number and relevant GPIR, CPIR and SPIR material. In the output, then show cost component of the SO and GPIR, CPIR and SPIR linked with </w:t>
      </w:r>
      <w:proofErr w:type="spellStart"/>
      <w:r>
        <w:t>Opp</w:t>
      </w:r>
      <w:proofErr w:type="spellEnd"/>
      <w:r>
        <w:t xml:space="preserve"> id. </w:t>
      </w:r>
    </w:p>
    <w:p w14:paraId="32F5CB4B" w14:textId="77777777" w:rsidR="00141DE4" w:rsidRDefault="00141DE4" w:rsidP="00200FED">
      <w:pPr>
        <w:rPr>
          <w:ins w:id="86" w:author="Ram Mohan Thammineni --CNTR" w:date="2019-04-16T22:41:00Z"/>
        </w:rPr>
      </w:pPr>
      <w:r>
        <w:tab/>
        <w:t xml:space="preserve">If </w:t>
      </w:r>
      <w:proofErr w:type="spellStart"/>
      <w:r>
        <w:t>opp</w:t>
      </w:r>
      <w:proofErr w:type="spellEnd"/>
      <w:r>
        <w:t xml:space="preserve"> id is given, other selection parameter will also be applied. For example, if </w:t>
      </w:r>
      <w:proofErr w:type="spellStart"/>
      <w:r>
        <w:t>Oppid</w:t>
      </w:r>
      <w:proofErr w:type="spellEnd"/>
      <w:r>
        <w:t xml:space="preserve"> is given then it will check for SOs in ZAV0505 and then will show up in the report only if other selection parameter meets the criteria.  And if “Planning BOM” checkbox is selected then it will show planning materials also in output.</w:t>
      </w:r>
    </w:p>
    <w:p w14:paraId="7C3763DF" w14:textId="77777777" w:rsidR="00C6348B" w:rsidRPr="00E12547" w:rsidRDefault="00C6348B" w:rsidP="00C6348B">
      <w:pPr>
        <w:pStyle w:val="Heading2"/>
        <w:numPr>
          <w:ilvl w:val="0"/>
          <w:numId w:val="0"/>
        </w:numPr>
        <w:rPr>
          <w:rFonts w:ascii="Tahoma" w:hAnsi="Tahoma" w:cs="Tahoma"/>
          <w:i w:val="0"/>
          <w:sz w:val="24"/>
          <w:szCs w:val="24"/>
        </w:rPr>
      </w:pPr>
      <w:r>
        <w:rPr>
          <w:rFonts w:ascii="Tahoma" w:hAnsi="Tahoma" w:cs="Tahoma"/>
          <w:i w:val="0"/>
          <w:sz w:val="24"/>
          <w:szCs w:val="24"/>
        </w:rPr>
        <w:t>Detail Processing Logic</w:t>
      </w:r>
    </w:p>
    <w:p w14:paraId="4455F193" w14:textId="77777777" w:rsidR="00C6348B" w:rsidRDefault="00C6348B" w:rsidP="00200FED">
      <w:pPr>
        <w:rPr>
          <w:ins w:id="87" w:author="Ram Mohan Thammineni --CNTR" w:date="2019-04-16T22:41:00Z"/>
        </w:rPr>
      </w:pPr>
    </w:p>
    <w:p w14:paraId="7402B235" w14:textId="77777777" w:rsidR="00AE71B9" w:rsidRDefault="00D008B3" w:rsidP="00200FED">
      <w:pPr>
        <w:rPr>
          <w:ins w:id="88" w:author="Ram Mohan Thammineni --CNTR" w:date="2019-04-16T22:41:00Z"/>
        </w:rPr>
      </w:pPr>
      <w:ins w:id="89" w:author="Ram Mohan Thammineni --CNTR" w:date="2019-04-16T22:41:00Z">
        <w:r>
          <w:t xml:space="preserve">1. </w:t>
        </w:r>
        <w:r w:rsidR="00D515AA">
          <w:t xml:space="preserve">If planning BOM indicator is selected then go to MPP table ZAC0001 with planning BOM plant </w:t>
        </w:r>
        <w:proofErr w:type="gramStart"/>
        <w:r w:rsidR="003712EB">
          <w:t xml:space="preserve">( </w:t>
        </w:r>
        <w:r w:rsidR="003712EB" w:rsidRPr="003712EB">
          <w:t>ZAC</w:t>
        </w:r>
        <w:proofErr w:type="gramEnd"/>
        <w:r w:rsidR="003712EB" w:rsidRPr="003712EB">
          <w:t>0001</w:t>
        </w:r>
        <w:r w:rsidR="003712EB">
          <w:t>-</w:t>
        </w:r>
        <w:r w:rsidR="003712EB" w:rsidRPr="003712EB">
          <w:t>PLANT</w:t>
        </w:r>
        <w:r w:rsidR="003712EB">
          <w:t xml:space="preserve">) </w:t>
        </w:r>
        <w:r w:rsidR="00D515AA">
          <w:t>and ( if left blank, assume all plants and material)</w:t>
        </w:r>
        <w:r w:rsidR="003712EB">
          <w:t xml:space="preserve"> and fetch records. </w:t>
        </w:r>
      </w:ins>
    </w:p>
    <w:p w14:paraId="1C2776EB" w14:textId="77777777" w:rsidR="003712EB" w:rsidRDefault="003712EB" w:rsidP="00200FED">
      <w:pPr>
        <w:rPr>
          <w:ins w:id="90" w:author="Ram Mohan Thammineni --CNTR" w:date="2019-04-16T22:41:00Z"/>
        </w:rPr>
      </w:pPr>
    </w:p>
    <w:p w14:paraId="15342E60" w14:textId="77777777" w:rsidR="0054078F" w:rsidRDefault="00C42A73" w:rsidP="00200FED">
      <w:pPr>
        <w:rPr>
          <w:ins w:id="91" w:author="Ram Mohan Thammineni --CNTR" w:date="2019-04-16T22:41:00Z"/>
          <w:noProof/>
        </w:rPr>
      </w:pPr>
      <w:ins w:id="92" w:author="Ram Mohan Thammineni --CNTR" w:date="2019-04-16T22:41:00Z">
        <w:r>
          <w:rPr>
            <w:noProof/>
          </w:rPr>
          <w:drawing>
            <wp:inline distT="0" distB="0" distL="0" distR="0" wp14:anchorId="1B0115CC" wp14:editId="67243E5E">
              <wp:extent cx="5934076" cy="1038225"/>
              <wp:effectExtent l="0" t="0" r="0" b="0"/>
              <wp:docPr id="180021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34076" cy="1038225"/>
                      </a:xfrm>
                      <a:prstGeom prst="rect">
                        <a:avLst/>
                      </a:prstGeom>
                    </pic:spPr>
                  </pic:pic>
                </a:graphicData>
              </a:graphic>
            </wp:inline>
          </w:drawing>
        </w:r>
      </w:ins>
    </w:p>
    <w:p w14:paraId="5EB89DE8" w14:textId="77777777" w:rsidR="0054078F" w:rsidRDefault="0054078F" w:rsidP="00200FED">
      <w:pPr>
        <w:rPr>
          <w:ins w:id="93" w:author="Ram Mohan Thammineni --CNTR" w:date="2019-04-16T22:41:00Z"/>
        </w:rPr>
      </w:pPr>
    </w:p>
    <w:p w14:paraId="036C05F9" w14:textId="77777777" w:rsidR="00C23033" w:rsidRDefault="00AC1B8A" w:rsidP="00200FED">
      <w:pPr>
        <w:rPr>
          <w:ins w:id="94" w:author="Ram Mohan Thammineni --CNTR" w:date="2019-04-16T22:41:00Z"/>
        </w:rPr>
      </w:pPr>
      <w:ins w:id="95" w:author="Ram Mohan Thammineni --CNTR" w:date="2019-04-16T22:41:00Z">
        <w:r>
          <w:t xml:space="preserve">2. When going to ZAC0001, select records with active flag </w:t>
        </w:r>
        <w:r w:rsidR="008C780D">
          <w:t xml:space="preserve">as </w:t>
        </w:r>
        <w:r w:rsidR="0054078F">
          <w:t>same Slot number has many records.</w:t>
        </w:r>
      </w:ins>
    </w:p>
    <w:p w14:paraId="27DC1211" w14:textId="77777777" w:rsidR="0054078F" w:rsidRDefault="0054078F" w:rsidP="00200FED">
      <w:pPr>
        <w:rPr>
          <w:ins w:id="96" w:author="Ram Mohan Thammineni --CNTR" w:date="2019-04-16T22:41:00Z"/>
        </w:rPr>
      </w:pPr>
      <w:ins w:id="97" w:author="Ram Mohan Thammineni --CNTR" w:date="2019-04-16T22:41:00Z">
        <w:r>
          <w:t xml:space="preserve">3. There are three materials in the ZAC0001 which need to be shown in output in three different rows for a slot </w:t>
        </w:r>
        <w:proofErr w:type="gramStart"/>
        <w:r>
          <w:t>number :</w:t>
        </w:r>
        <w:proofErr w:type="gramEnd"/>
      </w:ins>
    </w:p>
    <w:p w14:paraId="61A32CF2" w14:textId="77777777" w:rsidR="0054078F" w:rsidRDefault="0054078F" w:rsidP="00200FED">
      <w:pPr>
        <w:rPr>
          <w:ins w:id="98" w:author="Ram Mohan Thammineni --CNTR" w:date="2019-04-16T22:41:00Z"/>
        </w:rPr>
      </w:pPr>
      <w:ins w:id="99" w:author="Ram Mohan Thammineni --CNTR" w:date="2019-04-16T22:41:00Z">
        <w:r>
          <w:t>Planning BOM GPIR: ZAC0001-</w:t>
        </w:r>
        <w:r w:rsidRPr="0054078F">
          <w:t>PLA_MATNR1</w:t>
        </w:r>
      </w:ins>
    </w:p>
    <w:p w14:paraId="49697960" w14:textId="77777777" w:rsidR="003712EB" w:rsidRDefault="0054078F" w:rsidP="00200FED">
      <w:pPr>
        <w:rPr>
          <w:ins w:id="100" w:author="Ram Mohan Thammineni --CNTR" w:date="2019-04-16T22:41:00Z"/>
        </w:rPr>
      </w:pPr>
      <w:ins w:id="101" w:author="Ram Mohan Thammineni --CNTR" w:date="2019-04-16T22:41:00Z">
        <w:r>
          <w:t>Planning BOM CPIR: ZAC0001-PLA_MATNR2</w:t>
        </w:r>
      </w:ins>
    </w:p>
    <w:p w14:paraId="20EF4AA5" w14:textId="77777777" w:rsidR="0054078F" w:rsidRDefault="0054078F" w:rsidP="00200FED">
      <w:pPr>
        <w:rPr>
          <w:ins w:id="102" w:author="Ram Mohan Thammineni --CNTR" w:date="2019-04-16T22:41:00Z"/>
        </w:rPr>
      </w:pPr>
      <w:ins w:id="103" w:author="Ram Mohan Thammineni --CNTR" w:date="2019-04-16T22:41:00Z">
        <w:r>
          <w:t>Planning BOM SPIR: ZAC0001-PLA_MATNR3</w:t>
        </w:r>
      </w:ins>
    </w:p>
    <w:p w14:paraId="7D62D461" w14:textId="77777777" w:rsidR="0054078F" w:rsidRDefault="0054078F" w:rsidP="005462E7"/>
    <w:p w14:paraId="02465564" w14:textId="77777777" w:rsidR="003470A4" w:rsidRDefault="003470A4" w:rsidP="005462E7">
      <w:pPr>
        <w:rPr>
          <w:ins w:id="104" w:author="Ram Mohan Thammineni --CNTR" w:date="2019-04-16T22:41:00Z"/>
        </w:rPr>
      </w:pPr>
      <w:r>
        <w:t xml:space="preserve">Note – If in these fields updated as </w:t>
      </w:r>
      <w:proofErr w:type="spellStart"/>
      <w:r>
        <w:t>CP’ed</w:t>
      </w:r>
      <w:proofErr w:type="spellEnd"/>
      <w:r>
        <w:t xml:space="preserve"> instead of material no. then ignore the record</w:t>
      </w:r>
    </w:p>
    <w:p w14:paraId="078B034E" w14:textId="77777777" w:rsidR="003712EB" w:rsidRDefault="003712EB" w:rsidP="00200FED">
      <w:pPr>
        <w:rPr>
          <w:ins w:id="105" w:author="Ram Mohan Thammineni --CNTR" w:date="2019-04-16T22:41:00Z"/>
        </w:rPr>
      </w:pPr>
    </w:p>
    <w:p w14:paraId="492506DD" w14:textId="77777777" w:rsidR="005462E7" w:rsidRDefault="00C42A73" w:rsidP="00200FED">
      <w:pPr>
        <w:rPr>
          <w:ins w:id="106" w:author="Ram Mohan Thammineni --CNTR" w:date="2019-04-16T22:41:00Z"/>
        </w:rPr>
      </w:pPr>
      <w:ins w:id="107" w:author="Ram Mohan Thammineni --CNTR" w:date="2019-04-16T22:41:00Z">
        <w:r>
          <w:rPr>
            <w:noProof/>
          </w:rPr>
          <w:lastRenderedPageBreak/>
          <w:drawing>
            <wp:inline distT="0" distB="0" distL="0" distR="0" wp14:anchorId="1DE893FE" wp14:editId="7D439ECC">
              <wp:extent cx="5934076" cy="2162175"/>
              <wp:effectExtent l="0" t="0" r="0" b="0"/>
              <wp:docPr id="7001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5934076" cy="2162175"/>
                      </a:xfrm>
                      <a:prstGeom prst="rect">
                        <a:avLst/>
                      </a:prstGeom>
                    </pic:spPr>
                  </pic:pic>
                </a:graphicData>
              </a:graphic>
            </wp:inline>
          </w:drawing>
        </w:r>
      </w:ins>
    </w:p>
    <w:p w14:paraId="31CD0C16" w14:textId="77777777" w:rsidR="00D515AA" w:rsidRDefault="00D515AA" w:rsidP="00200FED">
      <w:pPr>
        <w:rPr>
          <w:ins w:id="108" w:author="Ram Mohan Thammineni --CNTR" w:date="2019-04-16T22:41:00Z"/>
        </w:rPr>
      </w:pPr>
    </w:p>
    <w:p w14:paraId="595083FC" w14:textId="77777777" w:rsidR="00D515AA" w:rsidRDefault="005462E7" w:rsidP="005462E7">
      <w:pPr>
        <w:rPr>
          <w:ins w:id="109" w:author="Ram Mohan Thammineni --CNTR" w:date="2019-04-16T22:41:00Z"/>
          <w:noProof/>
        </w:rPr>
      </w:pPr>
      <w:ins w:id="110" w:author="Ram Mohan Thammineni --CNTR" w:date="2019-04-16T22:41:00Z">
        <w:r>
          <w:rPr>
            <w:noProof/>
          </w:rPr>
          <w:t>4.Get Cost component of the planning BOM material :</w:t>
        </w:r>
      </w:ins>
    </w:p>
    <w:p w14:paraId="17CB3238" w14:textId="77777777" w:rsidR="003940DF" w:rsidRDefault="003940DF" w:rsidP="005462E7">
      <w:pPr>
        <w:ind w:left="720"/>
        <w:rPr>
          <w:noProof/>
        </w:rPr>
      </w:pPr>
      <w:r>
        <w:rPr>
          <w:noProof/>
        </w:rPr>
        <w:t xml:space="preserve">a. </w:t>
      </w:r>
      <w:ins w:id="111" w:author="Ram Mohan Thammineni --CNTR" w:date="2019-04-16T22:41:00Z">
        <w:r w:rsidR="005462E7">
          <w:rPr>
            <w:noProof/>
          </w:rPr>
          <w:t>Obtain product cost estimate no. (KEKO-</w:t>
        </w:r>
        <w:r w:rsidR="005462E7" w:rsidRPr="007D476E">
          <w:t xml:space="preserve"> </w:t>
        </w:r>
        <w:r w:rsidR="005462E7" w:rsidRPr="007D476E">
          <w:rPr>
            <w:noProof/>
          </w:rPr>
          <w:t>KALNR1</w:t>
        </w:r>
        <w:r w:rsidR="005462E7">
          <w:rPr>
            <w:noProof/>
          </w:rPr>
          <w:t>) record from KEKO table by costing variant (KEKO-</w:t>
        </w:r>
        <w:r w:rsidR="005462E7" w:rsidRPr="00F602FB">
          <w:t xml:space="preserve"> </w:t>
        </w:r>
        <w:r w:rsidR="005462E7" w:rsidRPr="00F602FB">
          <w:rPr>
            <w:noProof/>
          </w:rPr>
          <w:t>KLVAR</w:t>
        </w:r>
        <w:r w:rsidR="005462E7">
          <w:rPr>
            <w:noProof/>
          </w:rPr>
          <w:t xml:space="preserve">) = SDG1 (from selection parameter) for GC  or SDL1 for LC (from selection parameter),  Material (KEKO- </w:t>
        </w:r>
        <w:r w:rsidR="005462E7" w:rsidRPr="005462E7">
          <w:rPr>
            <w:noProof/>
          </w:rPr>
          <w:t>MATNR</w:t>
        </w:r>
        <w:r w:rsidR="005462E7">
          <w:rPr>
            <w:noProof/>
          </w:rPr>
          <w:t xml:space="preserve">) and plant (KEKO- </w:t>
        </w:r>
        <w:r w:rsidR="005462E7" w:rsidRPr="005462E7">
          <w:rPr>
            <w:noProof/>
          </w:rPr>
          <w:t>WERKS</w:t>
        </w:r>
        <w:r w:rsidR="005462E7">
          <w:rPr>
            <w:noProof/>
          </w:rPr>
          <w:t xml:space="preserve">). </w:t>
        </w:r>
      </w:ins>
    </w:p>
    <w:p w14:paraId="781E1351" w14:textId="77777777" w:rsidR="00F73E17" w:rsidRDefault="003940DF" w:rsidP="005462E7">
      <w:pPr>
        <w:ind w:left="720"/>
        <w:rPr>
          <w:noProof/>
        </w:rPr>
      </w:pPr>
      <w:r>
        <w:rPr>
          <w:noProof/>
        </w:rPr>
        <w:t xml:space="preserve">b. </w:t>
      </w:r>
      <w:r w:rsidR="00F73E17">
        <w:rPr>
          <w:noProof/>
        </w:rPr>
        <w:t xml:space="preserve">Perform </w:t>
      </w:r>
      <w:r w:rsidR="00F73E17" w:rsidRPr="00F73E17">
        <w:rPr>
          <w:noProof/>
        </w:rPr>
        <w:t>BAPI_COSTESTIMATE_GETEXPLOSION</w:t>
      </w:r>
      <w:r w:rsidR="00F73E17">
        <w:rPr>
          <w:noProof/>
        </w:rPr>
        <w:t xml:space="preserve"> to find out lower level material</w:t>
      </w:r>
    </w:p>
    <w:p w14:paraId="6BD837F2" w14:textId="77777777" w:rsidR="005462E7" w:rsidRDefault="00F73E17" w:rsidP="005462E7">
      <w:pPr>
        <w:ind w:left="720"/>
        <w:rPr>
          <w:ins w:id="112" w:author="Ram Mohan Thammineni --CNTR" w:date="2019-04-16T22:41:00Z"/>
          <w:noProof/>
        </w:rPr>
      </w:pPr>
      <w:r>
        <w:rPr>
          <w:noProof/>
        </w:rPr>
        <w:t xml:space="preserve">c. </w:t>
      </w:r>
      <w:ins w:id="113" w:author="Ram Mohan Thammineni --CNTR" w:date="2019-04-16T22:41:00Z">
        <w:r w:rsidR="005462E7">
          <w:rPr>
            <w:noProof/>
          </w:rPr>
          <w:t>Then from table KEPH obtain cost component for the planning material by inputing product cost estimate no.</w:t>
        </w:r>
      </w:ins>
      <w:r w:rsidR="003470A4">
        <w:rPr>
          <w:noProof/>
        </w:rPr>
        <w:t xml:space="preserve"> and show in the output of the report.</w:t>
      </w:r>
    </w:p>
    <w:p w14:paraId="7FD8715F" w14:textId="77777777" w:rsidR="005462E7" w:rsidRDefault="005462E7" w:rsidP="005462E7">
      <w:pPr>
        <w:ind w:left="720"/>
        <w:rPr>
          <w:ins w:id="114" w:author="Ram Mohan Thammineni --CNTR" w:date="2019-04-16T22:41:00Z"/>
          <w:noProof/>
        </w:rPr>
      </w:pPr>
    </w:p>
    <w:p w14:paraId="0743FD81" w14:textId="77777777" w:rsidR="004A10FA" w:rsidRDefault="003470A4" w:rsidP="003470A4">
      <w:r>
        <w:t>5. Other attributes in the output related to planning BOM – other attributes such as SO no., order type, rejection reason, region, parent customer, revenue BU which fetched based on SO will be blank but other information will be obtained from MPP tables.</w:t>
      </w:r>
    </w:p>
    <w:p w14:paraId="6BDFDFC2" w14:textId="77777777" w:rsidR="00EE5088" w:rsidRDefault="00EE5088" w:rsidP="003470A4"/>
    <w:p w14:paraId="4E6E8D10" w14:textId="77777777" w:rsidR="007E1F14" w:rsidRDefault="00EE5088" w:rsidP="003470A4">
      <w:r>
        <w:t>6. Output fields for planning BOM records</w:t>
      </w:r>
    </w:p>
    <w:p w14:paraId="41F9AE5E" w14:textId="77777777" w:rsidR="00EE5088" w:rsidRDefault="00EE5088" w:rsidP="003470A4"/>
    <w:tbl>
      <w:tblPr>
        <w:tblW w:w="7569" w:type="dxa"/>
        <w:tblInd w:w="113" w:type="dxa"/>
        <w:tblLook w:val="04A0" w:firstRow="1" w:lastRow="0" w:firstColumn="1" w:lastColumn="0" w:noHBand="0" w:noVBand="1"/>
      </w:tblPr>
      <w:tblGrid>
        <w:gridCol w:w="2512"/>
        <w:gridCol w:w="5057"/>
      </w:tblGrid>
      <w:tr w:rsidR="00EE5088" w:rsidRPr="00EE5088" w14:paraId="77ACCCCA" w14:textId="77777777" w:rsidTr="00EE5088">
        <w:trPr>
          <w:trHeight w:val="290"/>
        </w:trPr>
        <w:tc>
          <w:tcPr>
            <w:tcW w:w="2512"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177D3E"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BOM Type</w:t>
            </w:r>
          </w:p>
        </w:tc>
        <w:tc>
          <w:tcPr>
            <w:tcW w:w="5057" w:type="dxa"/>
            <w:tcBorders>
              <w:top w:val="single" w:sz="4" w:space="0" w:color="auto"/>
              <w:left w:val="nil"/>
              <w:bottom w:val="single" w:sz="4" w:space="0" w:color="auto"/>
              <w:right w:val="single" w:sz="4" w:space="0" w:color="auto"/>
            </w:tcBorders>
            <w:shd w:val="clear" w:color="000000" w:fill="FFFFFF"/>
            <w:noWrap/>
            <w:vAlign w:val="bottom"/>
            <w:hideMark/>
          </w:tcPr>
          <w:p w14:paraId="7C14CCFF"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Planning BOM GPIR/CPIR/SPIR</w:t>
            </w:r>
          </w:p>
        </w:tc>
      </w:tr>
      <w:tr w:rsidR="00EE5088" w:rsidRPr="00EE5088" w14:paraId="48531F71"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2FCC2133"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Sales Document</w:t>
            </w:r>
          </w:p>
        </w:tc>
        <w:tc>
          <w:tcPr>
            <w:tcW w:w="5057" w:type="dxa"/>
            <w:tcBorders>
              <w:top w:val="nil"/>
              <w:left w:val="nil"/>
              <w:bottom w:val="single" w:sz="4" w:space="0" w:color="auto"/>
              <w:right w:val="single" w:sz="4" w:space="0" w:color="auto"/>
            </w:tcBorders>
            <w:shd w:val="clear" w:color="000000" w:fill="FFFFFF"/>
            <w:noWrap/>
            <w:vAlign w:val="bottom"/>
            <w:hideMark/>
          </w:tcPr>
          <w:p w14:paraId="146E8121"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7AEC2179"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3116664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Sales Document Item</w:t>
            </w:r>
          </w:p>
        </w:tc>
        <w:tc>
          <w:tcPr>
            <w:tcW w:w="5057" w:type="dxa"/>
            <w:tcBorders>
              <w:top w:val="nil"/>
              <w:left w:val="nil"/>
              <w:bottom w:val="single" w:sz="4" w:space="0" w:color="auto"/>
              <w:right w:val="single" w:sz="4" w:space="0" w:color="auto"/>
            </w:tcBorders>
            <w:shd w:val="clear" w:color="000000" w:fill="FFFFFF"/>
            <w:noWrap/>
            <w:vAlign w:val="bottom"/>
            <w:hideMark/>
          </w:tcPr>
          <w:p w14:paraId="0E95CDC1"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3D2974B8"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0CFFFD6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Level</w:t>
            </w:r>
          </w:p>
        </w:tc>
        <w:tc>
          <w:tcPr>
            <w:tcW w:w="5057" w:type="dxa"/>
            <w:tcBorders>
              <w:top w:val="nil"/>
              <w:left w:val="nil"/>
              <w:bottom w:val="single" w:sz="4" w:space="0" w:color="auto"/>
              <w:right w:val="single" w:sz="4" w:space="0" w:color="auto"/>
            </w:tcBorders>
            <w:shd w:val="clear" w:color="000000" w:fill="FFFFFF"/>
            <w:noWrap/>
            <w:vAlign w:val="bottom"/>
            <w:hideMark/>
          </w:tcPr>
          <w:p w14:paraId="09AF38FC"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28F20D78"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4DF0C6E"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Material</w:t>
            </w:r>
          </w:p>
        </w:tc>
        <w:tc>
          <w:tcPr>
            <w:tcW w:w="5057" w:type="dxa"/>
            <w:tcBorders>
              <w:top w:val="nil"/>
              <w:left w:val="nil"/>
              <w:bottom w:val="single" w:sz="4" w:space="0" w:color="auto"/>
              <w:right w:val="single" w:sz="4" w:space="0" w:color="auto"/>
            </w:tcBorders>
            <w:shd w:val="clear" w:color="000000" w:fill="FFFFFF"/>
            <w:noWrap/>
            <w:vAlign w:val="bottom"/>
            <w:hideMark/>
          </w:tcPr>
          <w:p w14:paraId="16360797"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KEKO</w:t>
            </w:r>
          </w:p>
        </w:tc>
      </w:tr>
      <w:tr w:rsidR="00EE5088" w:rsidRPr="00EE5088" w14:paraId="7826485D"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02F99ED9"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Description</w:t>
            </w:r>
          </w:p>
        </w:tc>
        <w:tc>
          <w:tcPr>
            <w:tcW w:w="5057" w:type="dxa"/>
            <w:tcBorders>
              <w:top w:val="nil"/>
              <w:left w:val="nil"/>
              <w:bottom w:val="single" w:sz="4" w:space="0" w:color="auto"/>
              <w:right w:val="single" w:sz="4" w:space="0" w:color="auto"/>
            </w:tcBorders>
            <w:shd w:val="clear" w:color="000000" w:fill="FFFFFF"/>
            <w:noWrap/>
            <w:vAlign w:val="bottom"/>
            <w:hideMark/>
          </w:tcPr>
          <w:p w14:paraId="5412AED9"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Mara - description</w:t>
            </w:r>
          </w:p>
        </w:tc>
      </w:tr>
      <w:tr w:rsidR="00EE5088" w:rsidRPr="00EE5088" w14:paraId="7E86DB54"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3980875C"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Plant</w:t>
            </w:r>
          </w:p>
        </w:tc>
        <w:tc>
          <w:tcPr>
            <w:tcW w:w="5057" w:type="dxa"/>
            <w:tcBorders>
              <w:top w:val="nil"/>
              <w:left w:val="nil"/>
              <w:bottom w:val="single" w:sz="4" w:space="0" w:color="auto"/>
              <w:right w:val="single" w:sz="4" w:space="0" w:color="auto"/>
            </w:tcBorders>
            <w:shd w:val="clear" w:color="000000" w:fill="FFFFFF"/>
            <w:noWrap/>
            <w:vAlign w:val="bottom"/>
            <w:hideMark/>
          </w:tcPr>
          <w:p w14:paraId="293CD10D"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ZAC0001</w:t>
            </w:r>
          </w:p>
        </w:tc>
      </w:tr>
      <w:tr w:rsidR="00EE5088" w:rsidRPr="00EE5088" w14:paraId="0013C7F4"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135CDA4"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Costing Variant</w:t>
            </w:r>
          </w:p>
        </w:tc>
        <w:tc>
          <w:tcPr>
            <w:tcW w:w="5057" w:type="dxa"/>
            <w:tcBorders>
              <w:top w:val="nil"/>
              <w:left w:val="nil"/>
              <w:bottom w:val="single" w:sz="4" w:space="0" w:color="auto"/>
              <w:right w:val="single" w:sz="4" w:space="0" w:color="auto"/>
            </w:tcBorders>
            <w:shd w:val="clear" w:color="000000" w:fill="FFFFFF"/>
            <w:noWrap/>
            <w:vAlign w:val="bottom"/>
            <w:hideMark/>
          </w:tcPr>
          <w:p w14:paraId="7EED6639"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KEKO</w:t>
            </w:r>
          </w:p>
        </w:tc>
      </w:tr>
      <w:tr w:rsidR="00EE5088" w:rsidRPr="00EE5088" w14:paraId="1C5F4FCD"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0FC661D"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Costing Status</w:t>
            </w:r>
          </w:p>
        </w:tc>
        <w:tc>
          <w:tcPr>
            <w:tcW w:w="5057" w:type="dxa"/>
            <w:tcBorders>
              <w:top w:val="nil"/>
              <w:left w:val="nil"/>
              <w:bottom w:val="single" w:sz="4" w:space="0" w:color="auto"/>
              <w:right w:val="single" w:sz="4" w:space="0" w:color="auto"/>
            </w:tcBorders>
            <w:shd w:val="clear" w:color="000000" w:fill="FFFFFF"/>
            <w:noWrap/>
            <w:vAlign w:val="bottom"/>
            <w:hideMark/>
          </w:tcPr>
          <w:p w14:paraId="5DA3104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KEKO</w:t>
            </w:r>
          </w:p>
        </w:tc>
      </w:tr>
      <w:tr w:rsidR="00EE5088" w:rsidRPr="00EE5088" w14:paraId="085961F3"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C2E4071" w14:textId="77777777" w:rsidR="00EE5088" w:rsidRPr="00EE5088" w:rsidRDefault="00EE5088" w:rsidP="00EE5088">
            <w:pPr>
              <w:rPr>
                <w:rFonts w:ascii="Arial" w:eastAsia="Times New Roman" w:hAnsi="Arial" w:cs="Arial"/>
                <w:color w:val="000000"/>
                <w:sz w:val="20"/>
                <w:szCs w:val="20"/>
              </w:rPr>
            </w:pPr>
            <w:proofErr w:type="spellStart"/>
            <w:r w:rsidRPr="00EE5088">
              <w:rPr>
                <w:rFonts w:ascii="Arial" w:eastAsia="Times New Roman" w:hAnsi="Arial" w:cs="Arial"/>
                <w:color w:val="000000"/>
                <w:sz w:val="20"/>
                <w:szCs w:val="20"/>
              </w:rPr>
              <w:t>SpecProcurement</w:t>
            </w:r>
            <w:proofErr w:type="spellEnd"/>
            <w:r w:rsidRPr="00EE5088">
              <w:rPr>
                <w:rFonts w:ascii="Arial" w:eastAsia="Times New Roman" w:hAnsi="Arial" w:cs="Arial"/>
                <w:color w:val="000000"/>
                <w:sz w:val="20"/>
                <w:szCs w:val="20"/>
              </w:rPr>
              <w:t xml:space="preserve"> Key</w:t>
            </w:r>
          </w:p>
        </w:tc>
        <w:tc>
          <w:tcPr>
            <w:tcW w:w="5057" w:type="dxa"/>
            <w:tcBorders>
              <w:top w:val="nil"/>
              <w:left w:val="nil"/>
              <w:bottom w:val="single" w:sz="4" w:space="0" w:color="auto"/>
              <w:right w:val="single" w:sz="4" w:space="0" w:color="auto"/>
            </w:tcBorders>
            <w:shd w:val="clear" w:color="000000" w:fill="FFFFFF"/>
            <w:noWrap/>
            <w:vAlign w:val="bottom"/>
            <w:hideMark/>
          </w:tcPr>
          <w:p w14:paraId="37858956" w14:textId="77777777" w:rsidR="00EE5088" w:rsidRPr="00EE5088" w:rsidRDefault="00EE5088" w:rsidP="00EE5088">
            <w:pPr>
              <w:rPr>
                <w:rFonts w:ascii="Calibri" w:eastAsia="Times New Roman" w:hAnsi="Calibri" w:cs="Calibri"/>
                <w:color w:val="000000"/>
                <w:sz w:val="22"/>
                <w:szCs w:val="22"/>
              </w:rPr>
            </w:pPr>
            <w:proofErr w:type="spellStart"/>
            <w:r w:rsidRPr="00EE5088">
              <w:rPr>
                <w:rFonts w:ascii="Calibri" w:eastAsia="Times New Roman" w:hAnsi="Calibri" w:cs="Calibri"/>
                <w:color w:val="000000"/>
                <w:sz w:val="22"/>
                <w:szCs w:val="22"/>
              </w:rPr>
              <w:t>Exisiting</w:t>
            </w:r>
            <w:proofErr w:type="spellEnd"/>
            <w:r w:rsidRPr="00EE5088">
              <w:rPr>
                <w:rFonts w:ascii="Calibri" w:eastAsia="Times New Roman" w:hAnsi="Calibri" w:cs="Calibri"/>
                <w:color w:val="000000"/>
                <w:sz w:val="22"/>
                <w:szCs w:val="22"/>
              </w:rPr>
              <w:t xml:space="preserve"> logic - MARC</w:t>
            </w:r>
          </w:p>
        </w:tc>
      </w:tr>
      <w:tr w:rsidR="00EE5088" w:rsidRPr="00EE5088" w14:paraId="283CFA8C"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9E6327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Procurement type</w:t>
            </w:r>
          </w:p>
        </w:tc>
        <w:tc>
          <w:tcPr>
            <w:tcW w:w="5057" w:type="dxa"/>
            <w:tcBorders>
              <w:top w:val="nil"/>
              <w:left w:val="nil"/>
              <w:bottom w:val="single" w:sz="4" w:space="0" w:color="auto"/>
              <w:right w:val="single" w:sz="4" w:space="0" w:color="auto"/>
            </w:tcBorders>
            <w:shd w:val="clear" w:color="000000" w:fill="FFFFFF"/>
            <w:noWrap/>
            <w:vAlign w:val="bottom"/>
            <w:hideMark/>
          </w:tcPr>
          <w:p w14:paraId="33E29DBB" w14:textId="77777777" w:rsidR="00EE5088" w:rsidRPr="00EE5088" w:rsidRDefault="00EE5088" w:rsidP="00EE5088">
            <w:pPr>
              <w:rPr>
                <w:rFonts w:ascii="Calibri" w:eastAsia="Times New Roman" w:hAnsi="Calibri" w:cs="Calibri"/>
                <w:color w:val="000000"/>
                <w:sz w:val="22"/>
                <w:szCs w:val="22"/>
              </w:rPr>
            </w:pPr>
            <w:proofErr w:type="spellStart"/>
            <w:r w:rsidRPr="00EE5088">
              <w:rPr>
                <w:rFonts w:ascii="Calibri" w:eastAsia="Times New Roman" w:hAnsi="Calibri" w:cs="Calibri"/>
                <w:color w:val="000000"/>
                <w:sz w:val="22"/>
                <w:szCs w:val="22"/>
              </w:rPr>
              <w:t>Exisiting</w:t>
            </w:r>
            <w:proofErr w:type="spellEnd"/>
            <w:r w:rsidRPr="00EE5088">
              <w:rPr>
                <w:rFonts w:ascii="Calibri" w:eastAsia="Times New Roman" w:hAnsi="Calibri" w:cs="Calibri"/>
                <w:color w:val="000000"/>
                <w:sz w:val="22"/>
                <w:szCs w:val="22"/>
              </w:rPr>
              <w:t xml:space="preserve"> logic - MARC</w:t>
            </w:r>
          </w:p>
        </w:tc>
      </w:tr>
      <w:tr w:rsidR="00EE5088" w:rsidRPr="00EE5088" w14:paraId="23F5F12A"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4AF3DA01"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Quantity</w:t>
            </w:r>
          </w:p>
        </w:tc>
        <w:tc>
          <w:tcPr>
            <w:tcW w:w="5057" w:type="dxa"/>
            <w:tcBorders>
              <w:top w:val="nil"/>
              <w:left w:val="nil"/>
              <w:bottom w:val="single" w:sz="4" w:space="0" w:color="auto"/>
              <w:right w:val="single" w:sz="4" w:space="0" w:color="auto"/>
            </w:tcBorders>
            <w:shd w:val="clear" w:color="000000" w:fill="FFFFFF"/>
            <w:noWrap/>
            <w:vAlign w:val="bottom"/>
            <w:hideMark/>
          </w:tcPr>
          <w:p w14:paraId="4E7A2738"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KEKO</w:t>
            </w:r>
          </w:p>
        </w:tc>
      </w:tr>
      <w:tr w:rsidR="00EE5088" w:rsidRPr="00EE5088" w14:paraId="0E4C4DD3"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F5C15BF"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Base Unit of Measure</w:t>
            </w:r>
          </w:p>
        </w:tc>
        <w:tc>
          <w:tcPr>
            <w:tcW w:w="5057" w:type="dxa"/>
            <w:tcBorders>
              <w:top w:val="nil"/>
              <w:left w:val="nil"/>
              <w:bottom w:val="single" w:sz="4" w:space="0" w:color="auto"/>
              <w:right w:val="single" w:sz="4" w:space="0" w:color="auto"/>
            </w:tcBorders>
            <w:shd w:val="clear" w:color="000000" w:fill="FFFFFF"/>
            <w:noWrap/>
            <w:vAlign w:val="bottom"/>
            <w:hideMark/>
          </w:tcPr>
          <w:p w14:paraId="76BFDDE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KEKO</w:t>
            </w:r>
          </w:p>
        </w:tc>
      </w:tr>
      <w:tr w:rsidR="00EE5088" w:rsidRPr="00EE5088" w14:paraId="610FA8AA"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1A72057"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Parent</w:t>
            </w:r>
          </w:p>
        </w:tc>
        <w:tc>
          <w:tcPr>
            <w:tcW w:w="5057" w:type="dxa"/>
            <w:tcBorders>
              <w:top w:val="nil"/>
              <w:left w:val="nil"/>
              <w:bottom w:val="single" w:sz="4" w:space="0" w:color="auto"/>
              <w:right w:val="single" w:sz="4" w:space="0" w:color="auto"/>
            </w:tcBorders>
            <w:shd w:val="clear" w:color="000000" w:fill="FFFFFF"/>
            <w:noWrap/>
            <w:vAlign w:val="bottom"/>
            <w:hideMark/>
          </w:tcPr>
          <w:p w14:paraId="15AA318D"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592CD495"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2619FB1"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Total amount</w:t>
            </w:r>
          </w:p>
        </w:tc>
        <w:tc>
          <w:tcPr>
            <w:tcW w:w="5057" w:type="dxa"/>
            <w:tcBorders>
              <w:top w:val="nil"/>
              <w:left w:val="nil"/>
              <w:bottom w:val="single" w:sz="4" w:space="0" w:color="auto"/>
              <w:right w:val="single" w:sz="4" w:space="0" w:color="auto"/>
            </w:tcBorders>
            <w:shd w:val="clear" w:color="000000" w:fill="FFFFFF"/>
            <w:noWrap/>
            <w:vAlign w:val="bottom"/>
            <w:hideMark/>
          </w:tcPr>
          <w:p w14:paraId="01512BE8"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5FF377E5"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2EC7F56"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Currency</w:t>
            </w:r>
          </w:p>
        </w:tc>
        <w:tc>
          <w:tcPr>
            <w:tcW w:w="5057" w:type="dxa"/>
            <w:tcBorders>
              <w:top w:val="nil"/>
              <w:left w:val="nil"/>
              <w:bottom w:val="single" w:sz="4" w:space="0" w:color="auto"/>
              <w:right w:val="single" w:sz="4" w:space="0" w:color="auto"/>
            </w:tcBorders>
            <w:shd w:val="clear" w:color="000000" w:fill="FFFFFF"/>
            <w:noWrap/>
            <w:vAlign w:val="bottom"/>
            <w:hideMark/>
          </w:tcPr>
          <w:p w14:paraId="0DA70637"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2C04EBB5"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225F812"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lastRenderedPageBreak/>
              <w:t>Material</w:t>
            </w:r>
          </w:p>
        </w:tc>
        <w:tc>
          <w:tcPr>
            <w:tcW w:w="5057" w:type="dxa"/>
            <w:tcBorders>
              <w:top w:val="nil"/>
              <w:left w:val="nil"/>
              <w:bottom w:val="single" w:sz="4" w:space="0" w:color="auto"/>
              <w:right w:val="single" w:sz="4" w:space="0" w:color="auto"/>
            </w:tcBorders>
            <w:shd w:val="clear" w:color="000000" w:fill="FFFFFF"/>
            <w:noWrap/>
            <w:vAlign w:val="bottom"/>
            <w:hideMark/>
          </w:tcPr>
          <w:p w14:paraId="46624170"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67C0AF18"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4E67A416"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Labor/Prod Direct</w:t>
            </w:r>
          </w:p>
        </w:tc>
        <w:tc>
          <w:tcPr>
            <w:tcW w:w="5057" w:type="dxa"/>
            <w:tcBorders>
              <w:top w:val="nil"/>
              <w:left w:val="nil"/>
              <w:bottom w:val="single" w:sz="4" w:space="0" w:color="auto"/>
              <w:right w:val="single" w:sz="4" w:space="0" w:color="auto"/>
            </w:tcBorders>
            <w:shd w:val="clear" w:color="000000" w:fill="FFFFFF"/>
            <w:noWrap/>
            <w:vAlign w:val="bottom"/>
            <w:hideMark/>
          </w:tcPr>
          <w:p w14:paraId="4B8484D5"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45A920D3"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2CF86718"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Overhead</w:t>
            </w:r>
          </w:p>
        </w:tc>
        <w:tc>
          <w:tcPr>
            <w:tcW w:w="5057" w:type="dxa"/>
            <w:tcBorders>
              <w:top w:val="nil"/>
              <w:left w:val="nil"/>
              <w:bottom w:val="single" w:sz="4" w:space="0" w:color="auto"/>
              <w:right w:val="single" w:sz="4" w:space="0" w:color="auto"/>
            </w:tcBorders>
            <w:shd w:val="clear" w:color="000000" w:fill="FFFFFF"/>
            <w:noWrap/>
            <w:vAlign w:val="bottom"/>
            <w:hideMark/>
          </w:tcPr>
          <w:p w14:paraId="4F8F56C0"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21F4D8EE"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92682D1"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Overhead Burden</w:t>
            </w:r>
          </w:p>
        </w:tc>
        <w:tc>
          <w:tcPr>
            <w:tcW w:w="5057" w:type="dxa"/>
            <w:tcBorders>
              <w:top w:val="nil"/>
              <w:left w:val="nil"/>
              <w:bottom w:val="single" w:sz="4" w:space="0" w:color="auto"/>
              <w:right w:val="single" w:sz="4" w:space="0" w:color="auto"/>
            </w:tcBorders>
            <w:shd w:val="clear" w:color="000000" w:fill="FFFFFF"/>
            <w:noWrap/>
            <w:vAlign w:val="bottom"/>
            <w:hideMark/>
          </w:tcPr>
          <w:p w14:paraId="649CC1FA"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309DF18E"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93657B4"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Subcontracting</w:t>
            </w:r>
          </w:p>
        </w:tc>
        <w:tc>
          <w:tcPr>
            <w:tcW w:w="5057" w:type="dxa"/>
            <w:tcBorders>
              <w:top w:val="nil"/>
              <w:left w:val="nil"/>
              <w:bottom w:val="single" w:sz="4" w:space="0" w:color="auto"/>
              <w:right w:val="single" w:sz="4" w:space="0" w:color="auto"/>
            </w:tcBorders>
            <w:shd w:val="clear" w:color="000000" w:fill="FFFFFF"/>
            <w:noWrap/>
            <w:vAlign w:val="bottom"/>
            <w:hideMark/>
          </w:tcPr>
          <w:p w14:paraId="10EF996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2047CA23"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08C4B33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Labor/Prod Direct OH</w:t>
            </w:r>
          </w:p>
        </w:tc>
        <w:tc>
          <w:tcPr>
            <w:tcW w:w="5057" w:type="dxa"/>
            <w:tcBorders>
              <w:top w:val="nil"/>
              <w:left w:val="nil"/>
              <w:bottom w:val="single" w:sz="4" w:space="0" w:color="auto"/>
              <w:right w:val="single" w:sz="4" w:space="0" w:color="auto"/>
            </w:tcBorders>
            <w:shd w:val="clear" w:color="000000" w:fill="FFFFFF"/>
            <w:noWrap/>
            <w:vAlign w:val="bottom"/>
            <w:hideMark/>
          </w:tcPr>
          <w:p w14:paraId="5E3886A4"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321E69AC"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A8F66C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Ext Processing</w:t>
            </w:r>
          </w:p>
        </w:tc>
        <w:tc>
          <w:tcPr>
            <w:tcW w:w="5057" w:type="dxa"/>
            <w:tcBorders>
              <w:top w:val="nil"/>
              <w:left w:val="nil"/>
              <w:bottom w:val="single" w:sz="4" w:space="0" w:color="auto"/>
              <w:right w:val="single" w:sz="4" w:space="0" w:color="auto"/>
            </w:tcBorders>
            <w:shd w:val="clear" w:color="000000" w:fill="FFFFFF"/>
            <w:noWrap/>
            <w:vAlign w:val="bottom"/>
            <w:hideMark/>
          </w:tcPr>
          <w:p w14:paraId="4ECEB114"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637ACAE9"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E135896"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Std OH E&amp;Z</w:t>
            </w:r>
          </w:p>
        </w:tc>
        <w:tc>
          <w:tcPr>
            <w:tcW w:w="5057" w:type="dxa"/>
            <w:tcBorders>
              <w:top w:val="nil"/>
              <w:left w:val="nil"/>
              <w:bottom w:val="single" w:sz="4" w:space="0" w:color="auto"/>
              <w:right w:val="single" w:sz="4" w:space="0" w:color="auto"/>
            </w:tcBorders>
            <w:shd w:val="clear" w:color="000000" w:fill="FFFFFF"/>
            <w:noWrap/>
            <w:vAlign w:val="bottom"/>
            <w:hideMark/>
          </w:tcPr>
          <w:p w14:paraId="0D8BF348"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453B26C6"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5CAF0EA"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 xml:space="preserve">Std OH </w:t>
            </w:r>
            <w:proofErr w:type="spellStart"/>
            <w:r w:rsidRPr="00EE5088">
              <w:rPr>
                <w:rFonts w:ascii="Arial" w:eastAsia="Times New Roman" w:hAnsi="Arial" w:cs="Arial"/>
                <w:color w:val="000000"/>
                <w:sz w:val="20"/>
                <w:szCs w:val="20"/>
              </w:rPr>
              <w:t>Ops&amp;Var</w:t>
            </w:r>
            <w:proofErr w:type="spellEnd"/>
          </w:p>
        </w:tc>
        <w:tc>
          <w:tcPr>
            <w:tcW w:w="5057" w:type="dxa"/>
            <w:tcBorders>
              <w:top w:val="nil"/>
              <w:left w:val="nil"/>
              <w:bottom w:val="single" w:sz="4" w:space="0" w:color="auto"/>
              <w:right w:val="single" w:sz="4" w:space="0" w:color="auto"/>
            </w:tcBorders>
            <w:shd w:val="clear" w:color="000000" w:fill="FFFFFF"/>
            <w:noWrap/>
            <w:vAlign w:val="bottom"/>
            <w:hideMark/>
          </w:tcPr>
          <w:p w14:paraId="5EDB29A5"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7D5FD78A"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B7B5788"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 xml:space="preserve">Std OH Floor </w:t>
            </w:r>
            <w:proofErr w:type="spellStart"/>
            <w:r w:rsidRPr="00EE5088">
              <w:rPr>
                <w:rFonts w:ascii="Arial" w:eastAsia="Times New Roman" w:hAnsi="Arial" w:cs="Arial"/>
                <w:color w:val="000000"/>
                <w:sz w:val="20"/>
                <w:szCs w:val="20"/>
              </w:rPr>
              <w:t>Stk</w:t>
            </w:r>
            <w:proofErr w:type="spellEnd"/>
          </w:p>
        </w:tc>
        <w:tc>
          <w:tcPr>
            <w:tcW w:w="5057" w:type="dxa"/>
            <w:tcBorders>
              <w:top w:val="nil"/>
              <w:left w:val="nil"/>
              <w:bottom w:val="single" w:sz="4" w:space="0" w:color="auto"/>
              <w:right w:val="single" w:sz="4" w:space="0" w:color="auto"/>
            </w:tcBorders>
            <w:shd w:val="clear" w:color="000000" w:fill="FFFFFF"/>
            <w:noWrap/>
            <w:vAlign w:val="bottom"/>
            <w:hideMark/>
          </w:tcPr>
          <w:p w14:paraId="4474F8A0"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2E333CDB"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DF93322"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Std OH OBF &amp; Crating</w:t>
            </w:r>
          </w:p>
        </w:tc>
        <w:tc>
          <w:tcPr>
            <w:tcW w:w="5057" w:type="dxa"/>
            <w:tcBorders>
              <w:top w:val="nil"/>
              <w:left w:val="nil"/>
              <w:bottom w:val="single" w:sz="4" w:space="0" w:color="auto"/>
              <w:right w:val="single" w:sz="4" w:space="0" w:color="auto"/>
            </w:tcBorders>
            <w:shd w:val="clear" w:color="000000" w:fill="FFFFFF"/>
            <w:noWrap/>
            <w:vAlign w:val="bottom"/>
            <w:hideMark/>
          </w:tcPr>
          <w:p w14:paraId="5E6F60B5"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0D2E30FE"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3D06EC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Std OH Other</w:t>
            </w:r>
          </w:p>
        </w:tc>
        <w:tc>
          <w:tcPr>
            <w:tcW w:w="5057" w:type="dxa"/>
            <w:tcBorders>
              <w:top w:val="nil"/>
              <w:left w:val="nil"/>
              <w:bottom w:val="single" w:sz="4" w:space="0" w:color="auto"/>
              <w:right w:val="single" w:sz="4" w:space="0" w:color="auto"/>
            </w:tcBorders>
            <w:shd w:val="clear" w:color="000000" w:fill="FFFFFF"/>
            <w:noWrap/>
            <w:vAlign w:val="bottom"/>
            <w:hideMark/>
          </w:tcPr>
          <w:p w14:paraId="1DF8BA61"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 </w:t>
            </w:r>
          </w:p>
        </w:tc>
      </w:tr>
      <w:tr w:rsidR="00EE5088" w:rsidRPr="00EE5088" w14:paraId="79F79DBA"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958BD59"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Higher-level item</w:t>
            </w:r>
          </w:p>
        </w:tc>
        <w:tc>
          <w:tcPr>
            <w:tcW w:w="5057" w:type="dxa"/>
            <w:tcBorders>
              <w:top w:val="nil"/>
              <w:left w:val="nil"/>
              <w:bottom w:val="single" w:sz="4" w:space="0" w:color="auto"/>
              <w:right w:val="single" w:sz="4" w:space="0" w:color="auto"/>
            </w:tcBorders>
            <w:shd w:val="clear" w:color="000000" w:fill="FFFFFF"/>
            <w:noWrap/>
            <w:vAlign w:val="bottom"/>
            <w:hideMark/>
          </w:tcPr>
          <w:p w14:paraId="12995319"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1150D411"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5E5F5D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Sales Document Type</w:t>
            </w:r>
          </w:p>
        </w:tc>
        <w:tc>
          <w:tcPr>
            <w:tcW w:w="5057" w:type="dxa"/>
            <w:tcBorders>
              <w:top w:val="nil"/>
              <w:left w:val="nil"/>
              <w:bottom w:val="single" w:sz="4" w:space="0" w:color="auto"/>
              <w:right w:val="single" w:sz="4" w:space="0" w:color="auto"/>
            </w:tcBorders>
            <w:shd w:val="clear" w:color="000000" w:fill="FFFFFF"/>
            <w:noWrap/>
            <w:vAlign w:val="bottom"/>
            <w:hideMark/>
          </w:tcPr>
          <w:p w14:paraId="391525AD"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495CE224"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191FA3C"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Reason for rejection</w:t>
            </w:r>
          </w:p>
        </w:tc>
        <w:tc>
          <w:tcPr>
            <w:tcW w:w="5057" w:type="dxa"/>
            <w:tcBorders>
              <w:top w:val="nil"/>
              <w:left w:val="nil"/>
              <w:bottom w:val="single" w:sz="4" w:space="0" w:color="auto"/>
              <w:right w:val="single" w:sz="4" w:space="0" w:color="auto"/>
            </w:tcBorders>
            <w:shd w:val="clear" w:color="000000" w:fill="FFFFFF"/>
            <w:noWrap/>
            <w:vAlign w:val="bottom"/>
            <w:hideMark/>
          </w:tcPr>
          <w:p w14:paraId="680296A4"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0DB875D1"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2DA97BD"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Opportunity number</w:t>
            </w:r>
          </w:p>
        </w:tc>
        <w:tc>
          <w:tcPr>
            <w:tcW w:w="5057" w:type="dxa"/>
            <w:tcBorders>
              <w:top w:val="nil"/>
              <w:left w:val="nil"/>
              <w:bottom w:val="single" w:sz="4" w:space="0" w:color="auto"/>
              <w:right w:val="single" w:sz="4" w:space="0" w:color="auto"/>
            </w:tcBorders>
            <w:shd w:val="clear" w:color="000000" w:fill="FFFFFF"/>
            <w:noWrap/>
            <w:vAlign w:val="bottom"/>
            <w:hideMark/>
          </w:tcPr>
          <w:p w14:paraId="7221D8CF"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ZAC0001</w:t>
            </w:r>
          </w:p>
        </w:tc>
      </w:tr>
      <w:tr w:rsidR="00EE5088" w:rsidRPr="00EE5088" w14:paraId="632B2617"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251FC28"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Slot Number</w:t>
            </w:r>
          </w:p>
        </w:tc>
        <w:tc>
          <w:tcPr>
            <w:tcW w:w="5057" w:type="dxa"/>
            <w:tcBorders>
              <w:top w:val="nil"/>
              <w:left w:val="nil"/>
              <w:bottom w:val="single" w:sz="4" w:space="0" w:color="auto"/>
              <w:right w:val="single" w:sz="4" w:space="0" w:color="auto"/>
            </w:tcBorders>
            <w:shd w:val="clear" w:color="000000" w:fill="FFFFFF"/>
            <w:noWrap/>
            <w:vAlign w:val="bottom"/>
            <w:hideMark/>
          </w:tcPr>
          <w:p w14:paraId="7762BBE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ZAC0001</w:t>
            </w:r>
          </w:p>
        </w:tc>
      </w:tr>
      <w:tr w:rsidR="00EE5088" w:rsidRPr="00EE5088" w14:paraId="6D771AE6"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054CEFD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Opportunity Type</w:t>
            </w:r>
          </w:p>
        </w:tc>
        <w:tc>
          <w:tcPr>
            <w:tcW w:w="5057" w:type="dxa"/>
            <w:tcBorders>
              <w:top w:val="nil"/>
              <w:left w:val="nil"/>
              <w:bottom w:val="single" w:sz="4" w:space="0" w:color="auto"/>
              <w:right w:val="single" w:sz="4" w:space="0" w:color="auto"/>
            </w:tcBorders>
            <w:shd w:val="clear" w:color="000000" w:fill="FFFFFF"/>
            <w:noWrap/>
            <w:vAlign w:val="bottom"/>
            <w:hideMark/>
          </w:tcPr>
          <w:p w14:paraId="1A1DF466"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33F0CA8B"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4420419"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Opportunity Subtype</w:t>
            </w:r>
          </w:p>
        </w:tc>
        <w:tc>
          <w:tcPr>
            <w:tcW w:w="5057" w:type="dxa"/>
            <w:tcBorders>
              <w:top w:val="nil"/>
              <w:left w:val="nil"/>
              <w:bottom w:val="single" w:sz="4" w:space="0" w:color="auto"/>
              <w:right w:val="single" w:sz="4" w:space="0" w:color="auto"/>
            </w:tcBorders>
            <w:shd w:val="clear" w:color="000000" w:fill="FFFFFF"/>
            <w:noWrap/>
            <w:vAlign w:val="bottom"/>
            <w:hideMark/>
          </w:tcPr>
          <w:p w14:paraId="51BB1ECA"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6C04FE5B"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F03CB0F"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Alpha Configuration</w:t>
            </w:r>
          </w:p>
        </w:tc>
        <w:tc>
          <w:tcPr>
            <w:tcW w:w="5057" w:type="dxa"/>
            <w:tcBorders>
              <w:top w:val="nil"/>
              <w:left w:val="nil"/>
              <w:bottom w:val="single" w:sz="4" w:space="0" w:color="auto"/>
              <w:right w:val="single" w:sz="4" w:space="0" w:color="auto"/>
            </w:tcBorders>
            <w:shd w:val="clear" w:color="000000" w:fill="FFFFFF"/>
            <w:noWrap/>
            <w:vAlign w:val="bottom"/>
            <w:hideMark/>
          </w:tcPr>
          <w:p w14:paraId="7998FA93"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25D3A1DA"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A43C354"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Chamber Count</w:t>
            </w:r>
          </w:p>
        </w:tc>
        <w:tc>
          <w:tcPr>
            <w:tcW w:w="5057" w:type="dxa"/>
            <w:tcBorders>
              <w:top w:val="nil"/>
              <w:left w:val="nil"/>
              <w:bottom w:val="single" w:sz="4" w:space="0" w:color="auto"/>
              <w:right w:val="single" w:sz="4" w:space="0" w:color="auto"/>
            </w:tcBorders>
            <w:shd w:val="clear" w:color="000000" w:fill="FFFFFF"/>
            <w:noWrap/>
            <w:vAlign w:val="bottom"/>
            <w:hideMark/>
          </w:tcPr>
          <w:p w14:paraId="5E070243"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02CD5361"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10F746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Build Strategy</w:t>
            </w:r>
          </w:p>
        </w:tc>
        <w:tc>
          <w:tcPr>
            <w:tcW w:w="5057" w:type="dxa"/>
            <w:tcBorders>
              <w:top w:val="nil"/>
              <w:left w:val="nil"/>
              <w:bottom w:val="single" w:sz="4" w:space="0" w:color="auto"/>
              <w:right w:val="single" w:sz="4" w:space="0" w:color="auto"/>
            </w:tcBorders>
            <w:shd w:val="clear" w:color="000000" w:fill="FFFFFF"/>
            <w:noWrap/>
            <w:vAlign w:val="bottom"/>
            <w:hideMark/>
          </w:tcPr>
          <w:p w14:paraId="1AB8353D"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01D96DD2"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67FE4400"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Platform</w:t>
            </w:r>
          </w:p>
        </w:tc>
        <w:tc>
          <w:tcPr>
            <w:tcW w:w="5057" w:type="dxa"/>
            <w:tcBorders>
              <w:top w:val="nil"/>
              <w:left w:val="nil"/>
              <w:bottom w:val="single" w:sz="4" w:space="0" w:color="auto"/>
              <w:right w:val="single" w:sz="4" w:space="0" w:color="auto"/>
            </w:tcBorders>
            <w:shd w:val="clear" w:color="000000" w:fill="FFFFFF"/>
            <w:noWrap/>
            <w:vAlign w:val="bottom"/>
            <w:hideMark/>
          </w:tcPr>
          <w:p w14:paraId="2A902434"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148E7EF0"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95B93C6"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FAB Name</w:t>
            </w:r>
          </w:p>
        </w:tc>
        <w:tc>
          <w:tcPr>
            <w:tcW w:w="5057" w:type="dxa"/>
            <w:tcBorders>
              <w:top w:val="nil"/>
              <w:left w:val="nil"/>
              <w:bottom w:val="single" w:sz="4" w:space="0" w:color="auto"/>
              <w:right w:val="single" w:sz="4" w:space="0" w:color="auto"/>
            </w:tcBorders>
            <w:shd w:val="clear" w:color="000000" w:fill="FFFFFF"/>
            <w:noWrap/>
            <w:vAlign w:val="bottom"/>
            <w:hideMark/>
          </w:tcPr>
          <w:p w14:paraId="6231AD47"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5A015E07"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455C471F"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Region</w:t>
            </w:r>
          </w:p>
        </w:tc>
        <w:tc>
          <w:tcPr>
            <w:tcW w:w="5057" w:type="dxa"/>
            <w:tcBorders>
              <w:top w:val="nil"/>
              <w:left w:val="nil"/>
              <w:bottom w:val="single" w:sz="4" w:space="0" w:color="auto"/>
              <w:right w:val="single" w:sz="4" w:space="0" w:color="auto"/>
            </w:tcBorders>
            <w:shd w:val="clear" w:color="000000" w:fill="FFFFFF"/>
            <w:noWrap/>
            <w:vAlign w:val="bottom"/>
            <w:hideMark/>
          </w:tcPr>
          <w:p w14:paraId="0A749BE9"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28A5FE5C"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7F314E78"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Parent Customer</w:t>
            </w:r>
          </w:p>
        </w:tc>
        <w:tc>
          <w:tcPr>
            <w:tcW w:w="5057" w:type="dxa"/>
            <w:tcBorders>
              <w:top w:val="nil"/>
              <w:left w:val="nil"/>
              <w:bottom w:val="single" w:sz="4" w:space="0" w:color="auto"/>
              <w:right w:val="single" w:sz="4" w:space="0" w:color="auto"/>
            </w:tcBorders>
            <w:shd w:val="clear" w:color="000000" w:fill="FFFFFF"/>
            <w:noWrap/>
            <w:vAlign w:val="bottom"/>
            <w:hideMark/>
          </w:tcPr>
          <w:p w14:paraId="27316406"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0B96323C"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A267954"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Product G3 Desc</w:t>
            </w:r>
          </w:p>
        </w:tc>
        <w:tc>
          <w:tcPr>
            <w:tcW w:w="5057" w:type="dxa"/>
            <w:tcBorders>
              <w:top w:val="nil"/>
              <w:left w:val="nil"/>
              <w:bottom w:val="single" w:sz="4" w:space="0" w:color="auto"/>
              <w:right w:val="single" w:sz="4" w:space="0" w:color="auto"/>
            </w:tcBorders>
            <w:shd w:val="clear" w:color="000000" w:fill="FFFFFF"/>
            <w:noWrap/>
            <w:vAlign w:val="bottom"/>
            <w:hideMark/>
          </w:tcPr>
          <w:p w14:paraId="749AF4AA"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from ZAC0001 - then use existing logic to get description</w:t>
            </w:r>
          </w:p>
        </w:tc>
      </w:tr>
      <w:tr w:rsidR="00EE5088" w:rsidRPr="00EE5088" w14:paraId="43A8EFB2"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1C4DF43E"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Build BU</w:t>
            </w:r>
          </w:p>
        </w:tc>
        <w:tc>
          <w:tcPr>
            <w:tcW w:w="5057" w:type="dxa"/>
            <w:tcBorders>
              <w:top w:val="nil"/>
              <w:left w:val="nil"/>
              <w:bottom w:val="single" w:sz="4" w:space="0" w:color="auto"/>
              <w:right w:val="single" w:sz="4" w:space="0" w:color="auto"/>
            </w:tcBorders>
            <w:shd w:val="clear" w:color="000000" w:fill="FFFFFF"/>
            <w:noWrap/>
            <w:vAlign w:val="bottom"/>
            <w:hideMark/>
          </w:tcPr>
          <w:p w14:paraId="025553F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BW based on OPP</w:t>
            </w:r>
          </w:p>
        </w:tc>
      </w:tr>
      <w:tr w:rsidR="00EE5088" w:rsidRPr="00EE5088" w14:paraId="155B8572"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3B48EEA2"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Revenue BU</w:t>
            </w:r>
          </w:p>
        </w:tc>
        <w:tc>
          <w:tcPr>
            <w:tcW w:w="5057" w:type="dxa"/>
            <w:tcBorders>
              <w:top w:val="nil"/>
              <w:left w:val="nil"/>
              <w:bottom w:val="single" w:sz="4" w:space="0" w:color="auto"/>
              <w:right w:val="single" w:sz="4" w:space="0" w:color="auto"/>
            </w:tcBorders>
            <w:shd w:val="clear" w:color="000000" w:fill="FFFFFF"/>
            <w:noWrap/>
            <w:vAlign w:val="bottom"/>
            <w:hideMark/>
          </w:tcPr>
          <w:p w14:paraId="58D527FB" w14:textId="77777777" w:rsidR="00EE5088" w:rsidRPr="00EE5088" w:rsidRDefault="00EE5088" w:rsidP="00EE5088">
            <w:pPr>
              <w:rPr>
                <w:rFonts w:ascii="Calibri" w:eastAsia="Times New Roman" w:hAnsi="Calibri" w:cs="Calibri"/>
                <w:color w:val="000000"/>
                <w:sz w:val="22"/>
                <w:szCs w:val="22"/>
              </w:rPr>
            </w:pPr>
            <w:r w:rsidRPr="00EE5088">
              <w:rPr>
                <w:rFonts w:ascii="Calibri" w:eastAsia="Times New Roman" w:hAnsi="Calibri" w:cs="Calibri"/>
                <w:color w:val="000000"/>
                <w:sz w:val="22"/>
                <w:szCs w:val="22"/>
              </w:rPr>
              <w:t>NA</w:t>
            </w:r>
          </w:p>
        </w:tc>
      </w:tr>
      <w:tr w:rsidR="00EE5088" w:rsidRPr="00EE5088" w14:paraId="5CD80490"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B3A3B7B"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Profit Center</w:t>
            </w:r>
          </w:p>
        </w:tc>
        <w:tc>
          <w:tcPr>
            <w:tcW w:w="5057" w:type="dxa"/>
            <w:tcBorders>
              <w:top w:val="nil"/>
              <w:left w:val="nil"/>
              <w:bottom w:val="single" w:sz="4" w:space="0" w:color="auto"/>
              <w:right w:val="single" w:sz="4" w:space="0" w:color="auto"/>
            </w:tcBorders>
            <w:shd w:val="clear" w:color="000000" w:fill="FFFFFF"/>
            <w:noWrap/>
            <w:vAlign w:val="bottom"/>
            <w:hideMark/>
          </w:tcPr>
          <w:p w14:paraId="2C686787" w14:textId="77777777" w:rsidR="00EE5088" w:rsidRPr="00EE5088" w:rsidRDefault="00EF7E6B" w:rsidP="00EE5088">
            <w:pPr>
              <w:rPr>
                <w:rFonts w:ascii="Calibri" w:eastAsia="Times New Roman" w:hAnsi="Calibri" w:cs="Calibri"/>
                <w:color w:val="000000"/>
                <w:sz w:val="22"/>
                <w:szCs w:val="22"/>
              </w:rPr>
            </w:pPr>
            <w:ins w:id="115" w:author="Ram Mohan Thammineni --CNTR" w:date="2019-04-30T11:39:00Z">
              <w:r>
                <w:rPr>
                  <w:rFonts w:ascii="Calibri" w:eastAsia="Times New Roman" w:hAnsi="Calibri" w:cs="Calibri"/>
                  <w:color w:val="000000"/>
                  <w:sz w:val="22"/>
                  <w:szCs w:val="22"/>
                </w:rPr>
                <w:t xml:space="preserve">Based on </w:t>
              </w:r>
              <w:proofErr w:type="spellStart"/>
              <w:r>
                <w:rPr>
                  <w:rFonts w:ascii="Calibri" w:eastAsia="Times New Roman" w:hAnsi="Calibri" w:cs="Calibri"/>
                  <w:color w:val="000000"/>
                  <w:sz w:val="22"/>
                  <w:szCs w:val="22"/>
                </w:rPr>
                <w:t>amat</w:t>
              </w:r>
              <w:proofErr w:type="spellEnd"/>
              <w:r>
                <w:rPr>
                  <w:rFonts w:ascii="Calibri" w:eastAsia="Times New Roman" w:hAnsi="Calibri" w:cs="Calibri"/>
                  <w:color w:val="000000"/>
                  <w:sz w:val="22"/>
                  <w:szCs w:val="22"/>
                </w:rPr>
                <w:t xml:space="preserve"> product id in ZAC0001, then go to table ZAF0207 to get profit center</w:t>
              </w:r>
            </w:ins>
            <w:del w:id="116" w:author="Ram Mohan Thammineni --CNTR" w:date="2019-04-30T11:39:00Z">
              <w:r w:rsidR="00EE5088" w:rsidRPr="00EE5088" w:rsidDel="00EF7E6B">
                <w:rPr>
                  <w:rFonts w:ascii="Calibri" w:eastAsia="Times New Roman" w:hAnsi="Calibri" w:cs="Calibri"/>
                  <w:color w:val="000000"/>
                  <w:sz w:val="22"/>
                  <w:szCs w:val="22"/>
                </w:rPr>
                <w:delText>?</w:delText>
              </w:r>
            </w:del>
          </w:p>
        </w:tc>
      </w:tr>
      <w:tr w:rsidR="00EE5088" w:rsidRPr="00EE5088" w14:paraId="2B392479"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5ADF7800"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Product Line G1 Description</w:t>
            </w:r>
          </w:p>
        </w:tc>
        <w:tc>
          <w:tcPr>
            <w:tcW w:w="5057" w:type="dxa"/>
            <w:tcBorders>
              <w:top w:val="nil"/>
              <w:left w:val="nil"/>
              <w:bottom w:val="single" w:sz="4" w:space="0" w:color="auto"/>
              <w:right w:val="single" w:sz="4" w:space="0" w:color="auto"/>
            </w:tcBorders>
            <w:shd w:val="clear" w:color="000000" w:fill="FFFFFF"/>
            <w:noWrap/>
            <w:vAlign w:val="bottom"/>
            <w:hideMark/>
          </w:tcPr>
          <w:p w14:paraId="1FA2919E" w14:textId="77777777" w:rsidR="00EE5088" w:rsidRPr="00EE5088" w:rsidRDefault="00EE5088" w:rsidP="00EE5088">
            <w:pPr>
              <w:rPr>
                <w:rFonts w:ascii="Calibri" w:eastAsia="Times New Roman" w:hAnsi="Calibri" w:cs="Calibri"/>
                <w:color w:val="000000"/>
                <w:sz w:val="22"/>
                <w:szCs w:val="22"/>
              </w:rPr>
            </w:pPr>
            <w:proofErr w:type="spellStart"/>
            <w:r w:rsidRPr="00EE5088">
              <w:rPr>
                <w:rFonts w:ascii="Calibri" w:eastAsia="Times New Roman" w:hAnsi="Calibri" w:cs="Calibri"/>
                <w:color w:val="000000"/>
                <w:sz w:val="22"/>
                <w:szCs w:val="22"/>
              </w:rPr>
              <w:t>Exisiting</w:t>
            </w:r>
            <w:proofErr w:type="spellEnd"/>
            <w:r w:rsidRPr="00EE5088">
              <w:rPr>
                <w:rFonts w:ascii="Calibri" w:eastAsia="Times New Roman" w:hAnsi="Calibri" w:cs="Calibri"/>
                <w:color w:val="000000"/>
                <w:sz w:val="22"/>
                <w:szCs w:val="22"/>
              </w:rPr>
              <w:t xml:space="preserve"> logic - ZAF0204</w:t>
            </w:r>
          </w:p>
        </w:tc>
      </w:tr>
      <w:tr w:rsidR="00EE5088" w:rsidRPr="00EE5088" w14:paraId="2D7DDA9B"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2CA2D0E6"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Product Line G2 Description</w:t>
            </w:r>
          </w:p>
        </w:tc>
        <w:tc>
          <w:tcPr>
            <w:tcW w:w="5057" w:type="dxa"/>
            <w:tcBorders>
              <w:top w:val="nil"/>
              <w:left w:val="nil"/>
              <w:bottom w:val="single" w:sz="4" w:space="0" w:color="auto"/>
              <w:right w:val="single" w:sz="4" w:space="0" w:color="auto"/>
            </w:tcBorders>
            <w:shd w:val="clear" w:color="000000" w:fill="FFFFFF"/>
            <w:noWrap/>
            <w:vAlign w:val="bottom"/>
            <w:hideMark/>
          </w:tcPr>
          <w:p w14:paraId="17C6B53E" w14:textId="77777777" w:rsidR="00EE5088" w:rsidRPr="00EE5088" w:rsidRDefault="00EE5088" w:rsidP="00EE5088">
            <w:pPr>
              <w:rPr>
                <w:rFonts w:ascii="Calibri" w:eastAsia="Times New Roman" w:hAnsi="Calibri" w:cs="Calibri"/>
                <w:color w:val="000000"/>
                <w:sz w:val="22"/>
                <w:szCs w:val="22"/>
              </w:rPr>
            </w:pPr>
            <w:proofErr w:type="spellStart"/>
            <w:r w:rsidRPr="00EE5088">
              <w:rPr>
                <w:rFonts w:ascii="Calibri" w:eastAsia="Times New Roman" w:hAnsi="Calibri" w:cs="Calibri"/>
                <w:color w:val="000000"/>
                <w:sz w:val="22"/>
                <w:szCs w:val="22"/>
              </w:rPr>
              <w:t>Exisiting</w:t>
            </w:r>
            <w:proofErr w:type="spellEnd"/>
            <w:r w:rsidRPr="00EE5088">
              <w:rPr>
                <w:rFonts w:ascii="Calibri" w:eastAsia="Times New Roman" w:hAnsi="Calibri" w:cs="Calibri"/>
                <w:color w:val="000000"/>
                <w:sz w:val="22"/>
                <w:szCs w:val="22"/>
              </w:rPr>
              <w:t xml:space="preserve"> logic - ZAF0204</w:t>
            </w:r>
          </w:p>
        </w:tc>
      </w:tr>
      <w:tr w:rsidR="00EE5088" w:rsidRPr="00EE5088" w14:paraId="58AD1EE5" w14:textId="77777777" w:rsidTr="00EE5088">
        <w:trPr>
          <w:trHeight w:val="290"/>
        </w:trPr>
        <w:tc>
          <w:tcPr>
            <w:tcW w:w="2512" w:type="dxa"/>
            <w:tcBorders>
              <w:top w:val="nil"/>
              <w:left w:val="single" w:sz="4" w:space="0" w:color="auto"/>
              <w:bottom w:val="single" w:sz="4" w:space="0" w:color="auto"/>
              <w:right w:val="single" w:sz="4" w:space="0" w:color="auto"/>
            </w:tcBorders>
            <w:shd w:val="clear" w:color="000000" w:fill="FFFFFF"/>
            <w:noWrap/>
            <w:vAlign w:val="bottom"/>
            <w:hideMark/>
          </w:tcPr>
          <w:p w14:paraId="34FB80BF" w14:textId="77777777" w:rsidR="00EE5088" w:rsidRPr="00EE5088" w:rsidRDefault="00EE5088" w:rsidP="00EE5088">
            <w:pPr>
              <w:rPr>
                <w:rFonts w:ascii="Arial" w:eastAsia="Times New Roman" w:hAnsi="Arial" w:cs="Arial"/>
                <w:color w:val="000000"/>
                <w:sz w:val="20"/>
                <w:szCs w:val="20"/>
              </w:rPr>
            </w:pPr>
            <w:r w:rsidRPr="00EE5088">
              <w:rPr>
                <w:rFonts w:ascii="Arial" w:eastAsia="Times New Roman" w:hAnsi="Arial" w:cs="Arial"/>
                <w:color w:val="000000"/>
                <w:sz w:val="20"/>
                <w:szCs w:val="20"/>
              </w:rPr>
              <w:t>Product</w:t>
            </w:r>
          </w:p>
        </w:tc>
        <w:tc>
          <w:tcPr>
            <w:tcW w:w="5057" w:type="dxa"/>
            <w:tcBorders>
              <w:top w:val="nil"/>
              <w:left w:val="nil"/>
              <w:bottom w:val="single" w:sz="4" w:space="0" w:color="auto"/>
              <w:right w:val="single" w:sz="4" w:space="0" w:color="auto"/>
            </w:tcBorders>
            <w:shd w:val="clear" w:color="000000" w:fill="FFFFFF"/>
            <w:noWrap/>
            <w:vAlign w:val="bottom"/>
            <w:hideMark/>
          </w:tcPr>
          <w:p w14:paraId="4ED5EB33" w14:textId="77777777" w:rsidR="00EE5088" w:rsidRPr="00EE5088" w:rsidRDefault="00EE5088" w:rsidP="00EE5088">
            <w:pPr>
              <w:rPr>
                <w:rFonts w:ascii="Calibri" w:eastAsia="Times New Roman" w:hAnsi="Calibri" w:cs="Calibri"/>
                <w:color w:val="000000"/>
                <w:sz w:val="22"/>
                <w:szCs w:val="22"/>
              </w:rPr>
            </w:pPr>
            <w:proofErr w:type="spellStart"/>
            <w:r w:rsidRPr="00EE5088">
              <w:rPr>
                <w:rFonts w:ascii="Calibri" w:eastAsia="Times New Roman" w:hAnsi="Calibri" w:cs="Calibri"/>
                <w:color w:val="000000"/>
                <w:sz w:val="22"/>
                <w:szCs w:val="22"/>
              </w:rPr>
              <w:t>Exisiting</w:t>
            </w:r>
            <w:proofErr w:type="spellEnd"/>
            <w:r w:rsidRPr="00EE5088">
              <w:rPr>
                <w:rFonts w:ascii="Calibri" w:eastAsia="Times New Roman" w:hAnsi="Calibri" w:cs="Calibri"/>
                <w:color w:val="000000"/>
                <w:sz w:val="22"/>
                <w:szCs w:val="22"/>
              </w:rPr>
              <w:t xml:space="preserve"> logic - ZAF0204</w:t>
            </w:r>
          </w:p>
        </w:tc>
      </w:tr>
    </w:tbl>
    <w:p w14:paraId="00F03A6D" w14:textId="77777777" w:rsidR="003470A4" w:rsidRDefault="003470A4" w:rsidP="003470A4">
      <w:pPr>
        <w:rPr>
          <w:ins w:id="117" w:author="Ram Mohan Thammineni --CNTR" w:date="2019-04-16T22:41:00Z"/>
        </w:rPr>
      </w:pPr>
    </w:p>
    <w:p w14:paraId="6930E822" w14:textId="77777777" w:rsidR="008A166C" w:rsidRDefault="008A166C" w:rsidP="00200FED">
      <w:pPr>
        <w:rPr>
          <w:ins w:id="118" w:author="Ram Mohan Thammineni --CNTR" w:date="2019-04-16T22:41:00Z"/>
        </w:rPr>
      </w:pPr>
    </w:p>
    <w:p w14:paraId="5B0BAA6E" w14:textId="77777777" w:rsidR="00551A4B" w:rsidRPr="0004778B" w:rsidRDefault="00551A4B" w:rsidP="00551A4B">
      <w:pPr>
        <w:rPr>
          <w:ins w:id="119" w:author="Ram Mohan Thammineni --CNTR" w:date="2019-06-04T22:31:00Z"/>
          <w:highlight w:val="cyan"/>
        </w:rPr>
      </w:pPr>
      <w:proofErr w:type="gramStart"/>
      <w:ins w:id="120" w:author="Ram Mohan Thammineni --CNTR" w:date="2019-06-04T22:31:00Z">
        <w:r>
          <w:rPr>
            <w:highlight w:val="cyan"/>
          </w:rPr>
          <w:t>Date :</w:t>
        </w:r>
        <w:proofErr w:type="gramEnd"/>
        <w:r>
          <w:rPr>
            <w:highlight w:val="cyan"/>
          </w:rPr>
          <w:t xml:space="preserve"> 5/3</w:t>
        </w:r>
      </w:ins>
      <w:ins w:id="121" w:author="Ram Mohan Thammineni --CNTR" w:date="2019-06-04T22:32:00Z">
        <w:r>
          <w:rPr>
            <w:highlight w:val="cyan"/>
          </w:rPr>
          <w:t>0</w:t>
        </w:r>
      </w:ins>
      <w:ins w:id="122" w:author="Ram Mohan Thammineni --CNTR" w:date="2019-06-04T22:31:00Z">
        <w:r w:rsidRPr="0004778B">
          <w:rPr>
            <w:highlight w:val="cyan"/>
          </w:rPr>
          <w:t>/2019</w:t>
        </w:r>
      </w:ins>
    </w:p>
    <w:p w14:paraId="064B3138" w14:textId="77777777" w:rsidR="00551A4B" w:rsidRDefault="00551A4B" w:rsidP="00551A4B">
      <w:pPr>
        <w:rPr>
          <w:ins w:id="123" w:author="Ram Mohan Thammineni --CNTR" w:date="2019-06-04T22:31:00Z"/>
        </w:rPr>
      </w:pPr>
      <w:ins w:id="124" w:author="Ram Mohan Thammineni --CNTR" w:date="2019-06-04T22:31:00Z">
        <w:r>
          <w:rPr>
            <w:highlight w:val="cyan"/>
          </w:rPr>
          <w:t xml:space="preserve">Version </w:t>
        </w:r>
        <w:proofErr w:type="gramStart"/>
        <w:r>
          <w:rPr>
            <w:highlight w:val="cyan"/>
          </w:rPr>
          <w:t>6</w:t>
        </w:r>
        <w:r w:rsidRPr="0004778B">
          <w:rPr>
            <w:highlight w:val="cyan"/>
          </w:rPr>
          <w:t xml:space="preserve"> :</w:t>
        </w:r>
        <w:proofErr w:type="gramEnd"/>
        <w:r w:rsidRPr="0004778B">
          <w:rPr>
            <w:highlight w:val="cyan"/>
          </w:rPr>
          <w:t xml:space="preserve"> </w:t>
        </w:r>
        <w:r>
          <w:rPr>
            <w:highlight w:val="cyan"/>
          </w:rPr>
          <w:t xml:space="preserve">No Touch MCOS project </w:t>
        </w:r>
      </w:ins>
      <w:ins w:id="125" w:author="Ram Mohan Thammineni --CNTR" w:date="2019-06-04T22:32:00Z">
        <w:r>
          <w:rPr>
            <w:highlight w:val="cyan"/>
          </w:rPr>
          <w:t xml:space="preserve">changes - </w:t>
        </w:r>
      </w:ins>
      <w:ins w:id="126" w:author="Ram Mohan Thammineni --CNTR" w:date="2019-06-04T22:31:00Z">
        <w:r w:rsidRPr="0004778B">
          <w:rPr>
            <w:highlight w:val="cyan"/>
          </w:rPr>
          <w:t xml:space="preserve">Add new fields </w:t>
        </w:r>
      </w:ins>
      <w:ins w:id="127" w:author="Ram Mohan Thammineni --CNTR" w:date="2019-06-04T22:32:00Z">
        <w:r>
          <w:rPr>
            <w:highlight w:val="cyan"/>
          </w:rPr>
          <w:t>and Z table update</w:t>
        </w:r>
      </w:ins>
      <w:ins w:id="128" w:author="Ram Mohan Thammineni --CNTR" w:date="2019-06-04T22:31:00Z">
        <w:r w:rsidRPr="0004778B">
          <w:rPr>
            <w:highlight w:val="cyan"/>
          </w:rPr>
          <w:t xml:space="preserve"> </w:t>
        </w:r>
      </w:ins>
    </w:p>
    <w:p w14:paraId="20E36DAB" w14:textId="77777777" w:rsidR="00551A4B" w:rsidRDefault="00551A4B" w:rsidP="00551A4B">
      <w:pPr>
        <w:rPr>
          <w:ins w:id="129" w:author="Ram Mohan Thammineni --CNTR" w:date="2019-06-04T22:31:00Z"/>
        </w:rPr>
      </w:pPr>
    </w:p>
    <w:p w14:paraId="29161257" w14:textId="77777777" w:rsidR="00551A4B" w:rsidRDefault="00551A4B" w:rsidP="00551A4B">
      <w:pPr>
        <w:rPr>
          <w:ins w:id="130" w:author="Ram Mohan Thammineni --CNTR" w:date="2019-06-04T22:31:00Z"/>
        </w:rPr>
      </w:pPr>
      <w:ins w:id="131" w:author="Ram Mohan Thammineni --CNTR" w:date="2019-06-04T22:31:00Z">
        <w:r>
          <w:t xml:space="preserve">In SO cost component report ZAFGR252, need to add following additional fields in the output of the </w:t>
        </w:r>
        <w:proofErr w:type="gramStart"/>
        <w:r>
          <w:t>report :</w:t>
        </w:r>
        <w:proofErr w:type="gramEnd"/>
      </w:ins>
    </w:p>
    <w:p w14:paraId="0BDB5323" w14:textId="77777777" w:rsidR="00551A4B" w:rsidRPr="003B007C" w:rsidRDefault="00551A4B" w:rsidP="00551A4B">
      <w:pPr>
        <w:numPr>
          <w:ilvl w:val="0"/>
          <w:numId w:val="4"/>
        </w:numPr>
        <w:rPr>
          <w:ins w:id="132" w:author="Ram Mohan Thammineni --CNTR" w:date="2019-06-04T22:31:00Z"/>
        </w:rPr>
      </w:pPr>
      <w:ins w:id="133" w:author="Ram Mohan Thammineni --CNTR" w:date="2019-06-04T22:31:00Z">
        <w:r>
          <w:lastRenderedPageBreak/>
          <w:t xml:space="preserve">Alpha config – currently alpha config field length is 60 which need to </w:t>
        </w:r>
        <w:proofErr w:type="gramStart"/>
        <w:r>
          <w:t>extended</w:t>
        </w:r>
        <w:proofErr w:type="gramEnd"/>
        <w:r>
          <w:t xml:space="preserve"> 180 similar to fields in BW. In BW table, alpha config </w:t>
        </w:r>
        <w:proofErr w:type="gramStart"/>
        <w:r>
          <w:t>are</w:t>
        </w:r>
        <w:proofErr w:type="gramEnd"/>
        <w:r>
          <w:t xml:space="preserve"> stored in three fields </w:t>
        </w:r>
        <w:proofErr w:type="spellStart"/>
        <w:r>
          <w:t>ie</w:t>
        </w:r>
        <w:proofErr w:type="spellEnd"/>
        <w:r>
          <w:t xml:space="preserve"> </w:t>
        </w:r>
        <w:r w:rsidRPr="00B65E09">
          <w:t>/BIC/MGBPCOPITM</w:t>
        </w:r>
        <w:r>
          <w:t>-</w:t>
        </w:r>
        <w:r w:rsidRPr="00D14F85">
          <w:t xml:space="preserve"> /BIC/GBCNFG_N1</w:t>
        </w:r>
        <w:r>
          <w:t>, /BIC/GBCNFG_N2 and /BIC/GBCNFG_N3. In the ZAFGR252 report, we need to concatenate three fields of BW and show in the output.</w:t>
        </w:r>
      </w:ins>
    </w:p>
    <w:p w14:paraId="7A928E4C" w14:textId="77777777" w:rsidR="00551A4B" w:rsidRDefault="00551A4B" w:rsidP="00551A4B">
      <w:pPr>
        <w:numPr>
          <w:ilvl w:val="0"/>
          <w:numId w:val="4"/>
        </w:numPr>
        <w:rPr>
          <w:ins w:id="134" w:author="Ram Mohan Thammineni --CNTR" w:date="2019-06-04T22:31:00Z"/>
        </w:rPr>
      </w:pPr>
      <w:proofErr w:type="spellStart"/>
      <w:ins w:id="135" w:author="Ram Mohan Thammineni --CNTR" w:date="2019-06-04T22:31:00Z">
        <w:r>
          <w:t>Opp</w:t>
        </w:r>
        <w:proofErr w:type="spellEnd"/>
        <w:r>
          <w:t xml:space="preserve"> ID line item – Currently report is showing </w:t>
        </w:r>
        <w:proofErr w:type="spellStart"/>
        <w:r>
          <w:t>opp</w:t>
        </w:r>
        <w:proofErr w:type="spellEnd"/>
        <w:r>
          <w:t xml:space="preserve"> ID but need corresponding OPP ID line item also. </w:t>
        </w:r>
        <w:r w:rsidRPr="00E25BEB">
          <w:t>Take OPP ID (ZAV0505- OPP_</w:t>
        </w:r>
        <w:proofErr w:type="gramStart"/>
        <w:r w:rsidRPr="00E25BEB">
          <w:t>NO)  and</w:t>
        </w:r>
        <w:proofErr w:type="gramEnd"/>
        <w:r w:rsidRPr="00E25BEB">
          <w:t xml:space="preserve"> OPP ID line item (ZAV050</w:t>
        </w:r>
      </w:ins>
      <w:ins w:id="136" w:author="Ram Mohan Thammineni --CNTR" w:date="2019-06-05T15:13:00Z">
        <w:r w:rsidR="007774A7">
          <w:t>5</w:t>
        </w:r>
      </w:ins>
      <w:ins w:id="137" w:author="Ram Mohan Thammineni --CNTR" w:date="2019-06-04T22:31:00Z">
        <w:r w:rsidRPr="00E25BEB">
          <w:t>-OPP_ITEM_NO) based on SO (ZAV0505- SALES_ORDER) and SO higher Level Item (ZAV0505- SALES_ORDER_LNO )</w:t>
        </w:r>
        <w:r>
          <w:t>.</w:t>
        </w:r>
      </w:ins>
      <w:ins w:id="138" w:author="Ram Mohan Thammineni --CNTR" w:date="2019-06-05T15:13:00Z">
        <w:r w:rsidR="007774A7">
          <w:t xml:space="preserve"> </w:t>
        </w:r>
      </w:ins>
      <w:ins w:id="139" w:author="Ram Mohan Thammineni --CNTR" w:date="2019-06-05T15:14:00Z">
        <w:r w:rsidR="007774A7">
          <w:t xml:space="preserve"> Check for active field in the ZAV0505 table.</w:t>
        </w:r>
      </w:ins>
    </w:p>
    <w:p w14:paraId="034366EA" w14:textId="77777777" w:rsidR="00551A4B" w:rsidRDefault="00551A4B" w:rsidP="00551A4B">
      <w:pPr>
        <w:numPr>
          <w:ilvl w:val="0"/>
          <w:numId w:val="4"/>
        </w:numPr>
        <w:rPr>
          <w:ins w:id="140" w:author="Ram Mohan Thammineni --CNTR" w:date="2019-06-04T22:31:00Z"/>
        </w:rPr>
      </w:pPr>
      <w:ins w:id="141" w:author="Ram Mohan Thammineni --CNTR" w:date="2019-06-04T22:31:00Z">
        <w:r>
          <w:t xml:space="preserve">Opportunity ID – For planning BOM records, Opportunity ID is obtained from Primary </w:t>
        </w:r>
        <w:proofErr w:type="spellStart"/>
        <w:r>
          <w:t>opp</w:t>
        </w:r>
        <w:proofErr w:type="spellEnd"/>
        <w:r>
          <w:t xml:space="preserve"> </w:t>
        </w:r>
        <w:proofErr w:type="gramStart"/>
        <w:r>
          <w:t>id(</w:t>
        </w:r>
        <w:proofErr w:type="gramEnd"/>
        <w:r>
          <w:t>ZAC0001-</w:t>
        </w:r>
        <w:r w:rsidRPr="00E25BEB">
          <w:t>PRI_OPP</w:t>
        </w:r>
        <w:r>
          <w:t xml:space="preserve">) so need to change it to take from Driving </w:t>
        </w:r>
        <w:proofErr w:type="spellStart"/>
        <w:r>
          <w:t>Opp</w:t>
        </w:r>
        <w:proofErr w:type="spellEnd"/>
        <w:r>
          <w:t xml:space="preserve"> ID (ZAC001-</w:t>
        </w:r>
        <w:r w:rsidRPr="00E25BEB">
          <w:t>DRIVING_OPP</w:t>
        </w:r>
        <w:r>
          <w:t>)</w:t>
        </w:r>
      </w:ins>
      <w:ins w:id="142" w:author="Ram Mohan Thammineni --CNTR" w:date="2019-06-11T17:47:00Z">
        <w:r w:rsidR="00551492">
          <w:t>. Also consider deletion flag in ZAC0001.</w:t>
        </w:r>
      </w:ins>
    </w:p>
    <w:p w14:paraId="588FA0B2" w14:textId="77777777" w:rsidR="00551A4B" w:rsidRDefault="00E52154" w:rsidP="00551A4B">
      <w:pPr>
        <w:numPr>
          <w:ilvl w:val="0"/>
          <w:numId w:val="4"/>
        </w:numPr>
        <w:rPr>
          <w:ins w:id="143" w:author="Ram Mohan Thammineni --CNTR" w:date="2019-06-05T14:52:00Z"/>
        </w:rPr>
      </w:pPr>
      <w:ins w:id="144" w:author="Ram Mohan Thammineni --CNTR" w:date="2019-06-13T13:07:00Z">
        <w:r>
          <w:t xml:space="preserve">SO </w:t>
        </w:r>
      </w:ins>
      <w:ins w:id="145" w:author="Ram Mohan Thammineni --CNTR" w:date="2019-06-04T22:31:00Z">
        <w:r w:rsidR="00551A4B">
          <w:t xml:space="preserve">Rejection Status Code – Reason for </w:t>
        </w:r>
        <w:proofErr w:type="gramStart"/>
        <w:r w:rsidR="00551A4B">
          <w:t>Rejection(</w:t>
        </w:r>
        <w:proofErr w:type="gramEnd"/>
        <w:r w:rsidR="00551A4B" w:rsidRPr="00E1313D">
          <w:t>VBAP-ABGRU</w:t>
        </w:r>
        <w:r w:rsidR="00551A4B">
          <w:t>)</w:t>
        </w:r>
      </w:ins>
    </w:p>
    <w:p w14:paraId="54F77DFC" w14:textId="77777777" w:rsidR="007774A7" w:rsidRDefault="007774A7" w:rsidP="007774A7">
      <w:pPr>
        <w:numPr>
          <w:ilvl w:val="0"/>
          <w:numId w:val="4"/>
        </w:numPr>
        <w:rPr>
          <w:ins w:id="146" w:author="Ram Mohan Thammineni --CNTR" w:date="2019-07-25T15:50:00Z"/>
        </w:rPr>
      </w:pPr>
      <w:proofErr w:type="gramStart"/>
      <w:ins w:id="147" w:author="Ram Mohan Thammineni --CNTR" w:date="2019-06-05T14:52:00Z">
        <w:r w:rsidRPr="00E25BEB">
          <w:t>SO</w:t>
        </w:r>
        <w:proofErr w:type="gramEnd"/>
        <w:r w:rsidRPr="00E25BEB">
          <w:t xml:space="preserve"> Schedule line category – With SO and SO item, check Schedule line category (VBEP-ETTYP)</w:t>
        </w:r>
        <w:r>
          <w:t>. If there are multiple schedule line items, then pick up</w:t>
        </w:r>
      </w:ins>
      <w:ins w:id="148" w:author="Ram Mohan Thammineni --CNTR" w:date="2019-06-05T14:55:00Z">
        <w:r w:rsidR="000F0EBF">
          <w:t xml:space="preserve"> </w:t>
        </w:r>
      </w:ins>
      <w:ins w:id="149" w:author="Ram Mohan Thammineni --CNTR" w:date="2019-06-11T17:48:00Z">
        <w:r w:rsidR="000F0EBF">
          <w:t>wher</w:t>
        </w:r>
      </w:ins>
      <w:ins w:id="150" w:author="Ram Mohan Thammineni --CNTR" w:date="2019-06-12T15:01:00Z">
        <w:r w:rsidR="003F24E5">
          <w:t>e</w:t>
        </w:r>
      </w:ins>
      <w:ins w:id="151" w:author="Ram Mohan Thammineni --CNTR" w:date="2019-06-11T17:48:00Z">
        <w:r w:rsidR="000F0EBF">
          <w:t xml:space="preserve"> order quantity (</w:t>
        </w:r>
      </w:ins>
      <w:ins w:id="152" w:author="Ram Mohan Thammineni --CNTR" w:date="2019-06-11T17:49:00Z">
        <w:r w:rsidR="000F0EBF">
          <w:t>W</w:t>
        </w:r>
      </w:ins>
      <w:ins w:id="153" w:author="Ram Mohan Thammineni --CNTR" w:date="2019-06-11T17:48:00Z">
        <w:r w:rsidR="000F0EBF">
          <w:t>MENG</w:t>
        </w:r>
      </w:ins>
      <w:ins w:id="154" w:author="Ram Mohan Thammineni --CNTR" w:date="2019-06-11T17:49:00Z">
        <w:r w:rsidR="000F0EBF">
          <w:t>)</w:t>
        </w:r>
      </w:ins>
      <w:ins w:id="155" w:author="Ram Mohan Thammineni --CNTR" w:date="2019-06-11T17:48:00Z">
        <w:r w:rsidR="003F24E5">
          <w:t xml:space="preserve"> is not equal </w:t>
        </w:r>
      </w:ins>
      <w:ins w:id="156" w:author="Ram Mohan Thammineni --CNTR" w:date="2019-06-12T14:59:00Z">
        <w:r w:rsidR="003F24E5">
          <w:t>to</w:t>
        </w:r>
      </w:ins>
      <w:ins w:id="157" w:author="Ram Mohan Thammineni --CNTR" w:date="2019-06-11T17:48:00Z">
        <w:r w:rsidR="000F0EBF">
          <w:t xml:space="preserve"> zero</w:t>
        </w:r>
      </w:ins>
    </w:p>
    <w:p w14:paraId="1A0A7457" w14:textId="77777777" w:rsidR="00113088" w:rsidRDefault="00113088" w:rsidP="00113088">
      <w:pPr>
        <w:numPr>
          <w:ilvl w:val="0"/>
          <w:numId w:val="4"/>
        </w:numPr>
        <w:rPr>
          <w:ins w:id="158" w:author="Ram Mohan Thammineni --CNTR" w:date="2019-06-04T22:31:00Z"/>
        </w:rPr>
      </w:pPr>
      <w:ins w:id="159" w:author="Ram Mohan Thammineni --CNTR" w:date="2019-07-25T15:53:00Z">
        <w:r w:rsidRPr="00113088">
          <w:rPr>
            <w:rPrChange w:id="160" w:author="Ram Mohan Thammineni --CNTR" w:date="2019-07-25T15:54:00Z">
              <w:rPr>
                <w:rFonts w:ascii="Arial" w:hAnsi="Arial" w:cs="Arial"/>
              </w:rPr>
            </w:rPrChange>
          </w:rPr>
          <w:t xml:space="preserve">Product Hierarchy – Add Product Hierarchy (VBAP-PRODH) field in the output of the report, which we are adding based on request from </w:t>
        </w:r>
      </w:ins>
      <w:ins w:id="161" w:author="Ram Mohan Thammineni --CNTR" w:date="2019-07-25T15:54:00Z">
        <w:r w:rsidRPr="00113088">
          <w:rPr>
            <w:rPrChange w:id="162" w:author="Ram Mohan Thammineni --CNTR" w:date="2019-07-25T15:54:00Z">
              <w:rPr>
                <w:rFonts w:ascii="Arial" w:hAnsi="Arial" w:cs="Arial"/>
              </w:rPr>
            </w:rPrChange>
          </w:rPr>
          <w:t>BW.</w:t>
        </w:r>
      </w:ins>
    </w:p>
    <w:p w14:paraId="20424172" w14:textId="77777777" w:rsidR="00551A4B" w:rsidRDefault="00551A4B" w:rsidP="00551A4B">
      <w:pPr>
        <w:numPr>
          <w:ilvl w:val="0"/>
          <w:numId w:val="4"/>
        </w:numPr>
        <w:rPr>
          <w:ins w:id="163" w:author="Ram Mohan Thammineni --CNTR" w:date="2019-06-12T15:04:00Z"/>
        </w:rPr>
      </w:pPr>
      <w:ins w:id="164" w:author="Ram Mohan Thammineni --CNTR" w:date="2019-06-04T22:31:00Z">
        <w:r>
          <w:t xml:space="preserve">Costing period and Year - </w:t>
        </w:r>
        <w:r w:rsidRPr="00992813">
          <w:t>KEKO-POPER</w:t>
        </w:r>
        <w:r>
          <w:t xml:space="preserve"> and </w:t>
        </w:r>
        <w:r w:rsidRPr="00992813">
          <w:t>KEKO-BDATJ</w:t>
        </w:r>
      </w:ins>
      <w:ins w:id="165" w:author="Ram Mohan Thammineni --CNTR" w:date="2019-06-12T15:04:00Z">
        <w:r w:rsidR="003F24E5">
          <w:t>.</w:t>
        </w:r>
      </w:ins>
    </w:p>
    <w:p w14:paraId="6608B3EC" w14:textId="77777777" w:rsidR="003F24E5" w:rsidRDefault="003F24E5" w:rsidP="00551A4B">
      <w:pPr>
        <w:numPr>
          <w:ilvl w:val="0"/>
          <w:numId w:val="4"/>
        </w:numPr>
        <w:rPr>
          <w:ins w:id="166" w:author="Ram Mohan Thammineni --CNTR" w:date="2019-06-12T15:06:00Z"/>
        </w:rPr>
      </w:pPr>
      <w:ins w:id="167" w:author="Ram Mohan Thammineni --CNTR" w:date="2019-06-12T15:05:00Z">
        <w:r>
          <w:t xml:space="preserve">Currently, ZAFGR252 report fetches data from SO based on selection parameter. But logic need to be </w:t>
        </w:r>
        <w:proofErr w:type="gramStart"/>
        <w:r>
          <w:t>changed</w:t>
        </w:r>
      </w:ins>
      <w:ins w:id="168" w:author="Ram Mohan Thammineni --CNTR" w:date="2019-06-12T15:06:00Z">
        <w:r>
          <w:t xml:space="preserve"> :</w:t>
        </w:r>
        <w:proofErr w:type="gramEnd"/>
      </w:ins>
    </w:p>
    <w:p w14:paraId="22F87CD0" w14:textId="77777777" w:rsidR="003F24E5" w:rsidRDefault="003F24E5">
      <w:pPr>
        <w:numPr>
          <w:ilvl w:val="1"/>
          <w:numId w:val="4"/>
        </w:numPr>
        <w:rPr>
          <w:ins w:id="169" w:author="Ram Mohan Thammineni --CNTR" w:date="2019-06-12T15:07:00Z"/>
        </w:rPr>
        <w:pPrChange w:id="170" w:author="Ram Mohan Thammineni --CNTR" w:date="2019-06-12T15:06:00Z">
          <w:pPr>
            <w:numPr>
              <w:numId w:val="4"/>
            </w:numPr>
            <w:ind w:left="720" w:hanging="360"/>
          </w:pPr>
        </w:pPrChange>
      </w:pPr>
      <w:ins w:id="171" w:author="Ram Mohan Thammineni --CNTR" w:date="2019-06-12T15:06:00Z">
        <w:r>
          <w:t xml:space="preserve">First, Go to BW table </w:t>
        </w:r>
      </w:ins>
      <w:ins w:id="172" w:author="Ram Mohan Thammineni --CNTR" w:date="2019-06-12T15:07:00Z">
        <w:r>
          <w:t>OP</w:t>
        </w:r>
      </w:ins>
      <w:ins w:id="173" w:author="Ram Mohan Thammineni --CNTR" w:date="2019-06-12T15:09:00Z">
        <w:r>
          <w:t xml:space="preserve">P </w:t>
        </w:r>
      </w:ins>
      <w:ins w:id="174" w:author="Ram Mohan Thammineni --CNTR" w:date="2019-06-12T15:07:00Z">
        <w:r>
          <w:t xml:space="preserve">ID Item </w:t>
        </w:r>
      </w:ins>
      <w:ins w:id="175" w:author="Ram Mohan Thammineni --CNTR" w:date="2019-06-13T12:45:00Z">
        <w:r w:rsidR="00261427">
          <w:t xml:space="preserve">master </w:t>
        </w:r>
      </w:ins>
      <w:ins w:id="176" w:author="Ram Mohan Thammineni --CNTR" w:date="2019-06-12T15:07:00Z">
        <w:r>
          <w:t xml:space="preserve">table </w:t>
        </w:r>
        <w:r w:rsidRPr="00B65E09">
          <w:t>/BIC/MGBPCOPITM</w:t>
        </w:r>
        <w:r>
          <w:t xml:space="preserve"> and get all opportunity ID item into ECC.</w:t>
        </w:r>
      </w:ins>
    </w:p>
    <w:p w14:paraId="6466088F" w14:textId="77777777" w:rsidR="003F24E5" w:rsidRDefault="003F24E5">
      <w:pPr>
        <w:numPr>
          <w:ilvl w:val="1"/>
          <w:numId w:val="4"/>
        </w:numPr>
        <w:rPr>
          <w:ins w:id="177" w:author="Ram Mohan Thammineni --CNTR" w:date="2019-06-12T15:16:00Z"/>
        </w:rPr>
        <w:pPrChange w:id="178" w:author="Ram Mohan Thammineni --CNTR" w:date="2019-06-12T15:06:00Z">
          <w:pPr>
            <w:numPr>
              <w:numId w:val="4"/>
            </w:numPr>
            <w:ind w:left="720" w:hanging="360"/>
          </w:pPr>
        </w:pPrChange>
      </w:pPr>
      <w:ins w:id="179" w:author="Ram Mohan Thammineni --CNTR" w:date="2019-06-12T15:08:00Z">
        <w:r>
          <w:t>Based on these OP</w:t>
        </w:r>
      </w:ins>
      <w:ins w:id="180" w:author="Ram Mohan Thammineni --CNTR" w:date="2019-06-12T15:09:00Z">
        <w:r>
          <w:t>P</w:t>
        </w:r>
      </w:ins>
      <w:ins w:id="181" w:author="Ram Mohan Thammineni --CNTR" w:date="2019-06-12T15:08:00Z">
        <w:r>
          <w:t xml:space="preserve"> ID item, </w:t>
        </w:r>
      </w:ins>
      <w:ins w:id="182" w:author="Ram Mohan Thammineni --CNTR" w:date="2019-06-12T15:09:00Z">
        <w:r>
          <w:t xml:space="preserve">get all the linked SO </w:t>
        </w:r>
      </w:ins>
      <w:ins w:id="183" w:author="Ram Mohan Thammineni --CNTR" w:date="2019-06-12T15:10:00Z">
        <w:r>
          <w:t xml:space="preserve">no. from opportunity table </w:t>
        </w:r>
        <w:r w:rsidRPr="00E25BEB">
          <w:t>ZAV0505</w:t>
        </w:r>
        <w:r>
          <w:t xml:space="preserve"> with active</w:t>
        </w:r>
      </w:ins>
      <w:ins w:id="184" w:author="Ram Mohan Thammineni --CNTR" w:date="2019-06-12T15:15:00Z">
        <w:r>
          <w:t xml:space="preserve"> </w:t>
        </w:r>
        <w:proofErr w:type="gramStart"/>
        <w:r>
          <w:t>flags(</w:t>
        </w:r>
        <w:proofErr w:type="gramEnd"/>
        <w:r>
          <w:t>ZAV0505-</w:t>
        </w:r>
        <w:r w:rsidRPr="003F24E5">
          <w:t>ACTIVE_LINES</w:t>
        </w:r>
        <w:r>
          <w:t>)</w:t>
        </w:r>
      </w:ins>
      <w:ins w:id="185" w:author="Ram Mohan Thammineni --CNTR" w:date="2019-06-12T15:16:00Z">
        <w:r>
          <w:t xml:space="preserve">. Once SOs determined, continue with </w:t>
        </w:r>
      </w:ins>
      <w:ins w:id="186" w:author="Ram Mohan Thammineni --CNTR" w:date="2019-06-12T15:17:00Z">
        <w:r>
          <w:t>current logic to get SO cost component.</w:t>
        </w:r>
      </w:ins>
    </w:p>
    <w:p w14:paraId="5D4D5F8B" w14:textId="77777777" w:rsidR="00C742FD" w:rsidRDefault="003F24E5">
      <w:pPr>
        <w:numPr>
          <w:ilvl w:val="1"/>
          <w:numId w:val="4"/>
        </w:numPr>
        <w:rPr>
          <w:ins w:id="187" w:author="Ram Mohan Thammineni --CNTR" w:date="2019-06-12T15:26:00Z"/>
        </w:rPr>
        <w:pPrChange w:id="188" w:author="Ram Mohan Thammineni --CNTR" w:date="2019-06-12T15:06:00Z">
          <w:pPr>
            <w:numPr>
              <w:numId w:val="4"/>
            </w:numPr>
            <w:ind w:left="720" w:hanging="360"/>
          </w:pPr>
        </w:pPrChange>
      </w:pPr>
      <w:proofErr w:type="gramStart"/>
      <w:ins w:id="189" w:author="Ram Mohan Thammineni --CNTR" w:date="2019-06-12T15:17:00Z">
        <w:r>
          <w:t>Similarly</w:t>
        </w:r>
      </w:ins>
      <w:proofErr w:type="gramEnd"/>
      <w:ins w:id="190" w:author="Ram Mohan Thammineni --CNTR" w:date="2019-06-12T15:18:00Z">
        <w:r>
          <w:t xml:space="preserve"> for planning BOM</w:t>
        </w:r>
      </w:ins>
      <w:ins w:id="191" w:author="Ram Mohan Thammineni --CNTR" w:date="2019-06-12T15:19:00Z">
        <w:r>
          <w:t xml:space="preserve"> logic</w:t>
        </w:r>
      </w:ins>
      <w:ins w:id="192" w:author="Ram Mohan Thammineni --CNTR" w:date="2019-06-12T15:18:00Z">
        <w:r>
          <w:t xml:space="preserve">, get all the slots </w:t>
        </w:r>
      </w:ins>
      <w:ins w:id="193" w:author="Ram Mohan Thammineni --CNTR" w:date="2019-06-12T15:24:00Z">
        <w:r w:rsidR="00C742FD">
          <w:t xml:space="preserve">(ZAC0001) </w:t>
        </w:r>
      </w:ins>
      <w:ins w:id="194" w:author="Ram Mohan Thammineni --CNTR" w:date="2019-06-12T15:18:00Z">
        <w:r>
          <w:t>with OPP ID item</w:t>
        </w:r>
      </w:ins>
      <w:ins w:id="195" w:author="Ram Mohan Thammineni --CNTR" w:date="2019-06-12T15:24:00Z">
        <w:r w:rsidR="00C742FD">
          <w:t xml:space="preserve"> obtained from BW.</w:t>
        </w:r>
      </w:ins>
    </w:p>
    <w:p w14:paraId="67B7A135" w14:textId="77777777" w:rsidR="00C742FD" w:rsidRDefault="00C742FD">
      <w:pPr>
        <w:numPr>
          <w:ilvl w:val="1"/>
          <w:numId w:val="4"/>
        </w:numPr>
        <w:rPr>
          <w:ins w:id="196" w:author="Ram Mohan Thammineni --CNTR" w:date="2019-06-12T15:25:00Z"/>
        </w:rPr>
        <w:pPrChange w:id="197" w:author="Ram Mohan Thammineni --CNTR" w:date="2019-06-12T15:06:00Z">
          <w:pPr>
            <w:numPr>
              <w:numId w:val="4"/>
            </w:numPr>
            <w:ind w:left="720" w:hanging="360"/>
          </w:pPr>
        </w:pPrChange>
      </w:pPr>
      <w:ins w:id="198" w:author="Ram Mohan Thammineni --CNTR" w:date="2019-06-12T15:26:00Z">
        <w:r>
          <w:t xml:space="preserve">For OPP ID item for which there is </w:t>
        </w:r>
        <w:proofErr w:type="gramStart"/>
        <w:r>
          <w:t>no</w:t>
        </w:r>
        <w:proofErr w:type="gramEnd"/>
        <w:r>
          <w:t xml:space="preserve"> SO or Slot, those OPP ID item will </w:t>
        </w:r>
      </w:ins>
      <w:ins w:id="199" w:author="Ram Mohan Thammineni --CNTR" w:date="2019-06-12T15:27:00Z">
        <w:r>
          <w:t>displayed in output of the report but with zero cost.</w:t>
        </w:r>
      </w:ins>
    </w:p>
    <w:p w14:paraId="09A4EC47" w14:textId="77777777" w:rsidR="003F24E5" w:rsidRDefault="00C742FD">
      <w:pPr>
        <w:numPr>
          <w:ilvl w:val="1"/>
          <w:numId w:val="4"/>
        </w:numPr>
        <w:rPr>
          <w:ins w:id="200" w:author="Ram Mohan Thammineni --CNTR" w:date="2019-06-06T11:52:00Z"/>
        </w:rPr>
        <w:pPrChange w:id="201" w:author="Ram Mohan Thammineni --CNTR" w:date="2019-06-12T15:06:00Z">
          <w:pPr>
            <w:numPr>
              <w:numId w:val="4"/>
            </w:numPr>
            <w:ind w:left="720" w:hanging="360"/>
          </w:pPr>
        </w:pPrChange>
      </w:pPr>
      <w:ins w:id="202" w:author="Ram Mohan Thammineni --CNTR" w:date="2019-06-12T15:25:00Z">
        <w:r>
          <w:t xml:space="preserve">We don’t want to miss any </w:t>
        </w:r>
      </w:ins>
      <w:ins w:id="203" w:author="Ram Mohan Thammineni --CNTR" w:date="2019-06-12T15:26:00Z">
        <w:r>
          <w:t xml:space="preserve">OPP ID </w:t>
        </w:r>
      </w:ins>
      <w:ins w:id="204" w:author="Ram Mohan Thammineni --CNTR" w:date="2019-06-12T15:27:00Z">
        <w:r>
          <w:t xml:space="preserve">Item or any OPP ID which have been </w:t>
        </w:r>
      </w:ins>
      <w:ins w:id="205" w:author="Ram Mohan Thammineni --CNTR" w:date="2019-06-12T15:28:00Z">
        <w:r>
          <w:t>dropped or linked to other SO.</w:t>
        </w:r>
      </w:ins>
    </w:p>
    <w:p w14:paraId="09C92579" w14:textId="77777777" w:rsidR="004C4757" w:rsidRDefault="004C4757" w:rsidP="00551A4B">
      <w:pPr>
        <w:numPr>
          <w:ilvl w:val="0"/>
          <w:numId w:val="4"/>
        </w:numPr>
        <w:rPr>
          <w:ins w:id="206" w:author="Ram Mohan Thammineni --CNTR" w:date="2019-06-06T15:18:00Z"/>
        </w:rPr>
      </w:pPr>
      <w:ins w:id="207" w:author="Ram Mohan Thammineni --CNTR" w:date="2019-06-06T15:01:00Z">
        <w:r>
          <w:t xml:space="preserve">Add selection </w:t>
        </w:r>
        <w:proofErr w:type="gramStart"/>
        <w:r>
          <w:t xml:space="preserve">parameter </w:t>
        </w:r>
      </w:ins>
      <w:ins w:id="208" w:author="Ram Mohan Thammineni --CNTR" w:date="2019-06-06T15:18:00Z">
        <w:r>
          <w:t>:</w:t>
        </w:r>
        <w:proofErr w:type="gramEnd"/>
      </w:ins>
    </w:p>
    <w:p w14:paraId="69B5BF0D" w14:textId="77777777" w:rsidR="004C4757" w:rsidRDefault="004C4757">
      <w:pPr>
        <w:numPr>
          <w:ilvl w:val="1"/>
          <w:numId w:val="4"/>
        </w:numPr>
        <w:rPr>
          <w:ins w:id="209" w:author="Ram Mohan Thammineni --CNTR" w:date="2019-06-04T22:31:00Z"/>
        </w:rPr>
        <w:pPrChange w:id="210" w:author="Ram Mohan Thammineni --CNTR" w:date="2019-06-06T15:19:00Z">
          <w:pPr>
            <w:numPr>
              <w:numId w:val="4"/>
            </w:numPr>
            <w:ind w:left="720" w:hanging="360"/>
          </w:pPr>
        </w:pPrChange>
      </w:pPr>
      <w:ins w:id="211" w:author="Ram Mohan Thammineni --CNTR" w:date="2019-06-06T15:19:00Z">
        <w:r>
          <w:t xml:space="preserve">Separate selection parameter for planning BOM </w:t>
        </w:r>
      </w:ins>
      <w:ins w:id="212" w:author="Ram Mohan Thammineni --CNTR" w:date="2019-06-06T15:20:00Z">
        <w:r>
          <w:t xml:space="preserve">level – Currently BOM level in selection parameter is same </w:t>
        </w:r>
      </w:ins>
      <w:ins w:id="213" w:author="Ram Mohan Thammineni --CNTR" w:date="2019-06-06T15:21:00Z">
        <w:r>
          <w:t xml:space="preserve">for SO and planning BOM. </w:t>
        </w:r>
      </w:ins>
      <w:ins w:id="214" w:author="Ram Mohan Thammineni --CNTR" w:date="2019-06-06T16:06:00Z">
        <w:r w:rsidR="006A013E">
          <w:t xml:space="preserve">Need ability </w:t>
        </w:r>
      </w:ins>
      <w:ins w:id="215" w:author="Ram Mohan Thammineni --CNTR" w:date="2019-06-06T16:16:00Z">
        <w:r w:rsidR="0073359F">
          <w:t>to run report with SO</w:t>
        </w:r>
      </w:ins>
      <w:ins w:id="216" w:author="Ram Mohan Thammineni --CNTR" w:date="2019-06-06T15:21:00Z">
        <w:r>
          <w:t xml:space="preserve"> at BOM level 3 </w:t>
        </w:r>
      </w:ins>
      <w:ins w:id="217" w:author="Ram Mohan Thammineni --CNTR" w:date="2019-06-06T16:16:00Z">
        <w:r w:rsidR="0073359F">
          <w:t>and planning BOM at l</w:t>
        </w:r>
      </w:ins>
      <w:ins w:id="218" w:author="Ram Mohan Thammineni --CNTR" w:date="2019-06-06T15:21:00Z">
        <w:r>
          <w:t>eve</w:t>
        </w:r>
        <w:r w:rsidR="0073359F">
          <w:t>l</w:t>
        </w:r>
      </w:ins>
      <w:ins w:id="219" w:author="Ram Mohan Thammineni --CNTR" w:date="2019-06-06T16:49:00Z">
        <w:r w:rsidR="00D266AC">
          <w:t xml:space="preserve"> </w:t>
        </w:r>
      </w:ins>
      <w:ins w:id="220" w:author="Ram Mohan Thammineni --CNTR" w:date="2019-06-06T16:17:00Z">
        <w:r w:rsidR="0073359F">
          <w:t>1</w:t>
        </w:r>
      </w:ins>
      <w:ins w:id="221" w:author="Ram Mohan Thammineni --CNTR" w:date="2019-06-06T16:18:00Z">
        <w:r w:rsidR="0073359F">
          <w:t xml:space="preserve"> </w:t>
        </w:r>
      </w:ins>
      <w:proofErr w:type="gramStart"/>
      <w:ins w:id="222" w:author="Ram Mohan Thammineni --CNTR" w:date="2019-06-06T16:17:00Z">
        <w:r w:rsidR="0073359F">
          <w:t>so as to</w:t>
        </w:r>
      </w:ins>
      <w:proofErr w:type="gramEnd"/>
      <w:ins w:id="223" w:author="Ram Mohan Thammineni --CNTR" w:date="2019-06-06T15:22:00Z">
        <w:r>
          <w:t xml:space="preserve"> reduce</w:t>
        </w:r>
      </w:ins>
      <w:ins w:id="224" w:author="Ram Mohan Thammineni --CNTR" w:date="2019-06-06T16:17:00Z">
        <w:r w:rsidR="0073359F">
          <w:t xml:space="preserve"> data in Z table.</w:t>
        </w:r>
      </w:ins>
      <w:ins w:id="225" w:author="Ram Mohan Thammineni --CNTR" w:date="2019-06-06T15:22:00Z">
        <w:r>
          <w:t xml:space="preserve"> </w:t>
        </w:r>
      </w:ins>
    </w:p>
    <w:p w14:paraId="32D85219" w14:textId="77777777" w:rsidR="00551A4B" w:rsidRDefault="00551A4B" w:rsidP="00551A4B">
      <w:pPr>
        <w:ind w:left="360"/>
        <w:rPr>
          <w:ins w:id="226" w:author="Ram Mohan Thammineni --CNTR" w:date="2019-06-13T12:46:00Z"/>
        </w:rPr>
      </w:pPr>
    </w:p>
    <w:p w14:paraId="0CE19BC3" w14:textId="77777777" w:rsidR="00261427" w:rsidRDefault="00261427" w:rsidP="00551A4B">
      <w:pPr>
        <w:ind w:left="360"/>
        <w:rPr>
          <w:ins w:id="227" w:author="Ram Mohan Thammineni --CNTR" w:date="2019-06-13T12:46:00Z"/>
        </w:rPr>
      </w:pPr>
    </w:p>
    <w:p w14:paraId="63966B72" w14:textId="77777777" w:rsidR="00261427" w:rsidRDefault="00261427" w:rsidP="00551A4B">
      <w:pPr>
        <w:ind w:left="360"/>
        <w:rPr>
          <w:ins w:id="228" w:author="Ram Mohan Thammineni --CNTR" w:date="2019-06-13T12:46:00Z"/>
        </w:rPr>
      </w:pPr>
    </w:p>
    <w:p w14:paraId="23536548" w14:textId="77777777" w:rsidR="00261427" w:rsidRDefault="00261427" w:rsidP="00551A4B">
      <w:pPr>
        <w:ind w:left="360"/>
        <w:rPr>
          <w:ins w:id="229" w:author="Ram Mohan Thammineni --CNTR" w:date="2019-06-13T12:46:00Z"/>
        </w:rPr>
      </w:pPr>
    </w:p>
    <w:p w14:paraId="0828CD30" w14:textId="77777777" w:rsidR="00365BA8" w:rsidRPr="00551A4B" w:rsidRDefault="00365BA8" w:rsidP="00365BA8">
      <w:pPr>
        <w:ind w:left="360"/>
        <w:rPr>
          <w:ins w:id="230" w:author="Ram Mohan Thammineni --CNTR" w:date="2019-07-30T14:15:00Z"/>
          <w:b/>
          <w:rPrChange w:id="231" w:author="Ram Mohan Thammineni --CNTR" w:date="2019-06-04T22:33:00Z">
            <w:rPr>
              <w:ins w:id="232" w:author="Ram Mohan Thammineni --CNTR" w:date="2019-07-30T14:15:00Z"/>
            </w:rPr>
          </w:rPrChange>
        </w:rPr>
      </w:pPr>
      <w:ins w:id="233" w:author="Ram Mohan Thammineni --CNTR" w:date="2019-07-30T14:15:00Z">
        <w:r>
          <w:rPr>
            <w:b/>
          </w:rPr>
          <w:t xml:space="preserve">ZAFGR252 output in </w:t>
        </w:r>
        <w:r w:rsidRPr="00551A4B">
          <w:rPr>
            <w:b/>
            <w:rPrChange w:id="234" w:author="Ram Mohan Thammineni --CNTR" w:date="2019-06-04T22:33:00Z">
              <w:rPr/>
            </w:rPrChange>
          </w:rPr>
          <w:t xml:space="preserve">Z </w:t>
        </w:r>
        <w:r>
          <w:rPr>
            <w:b/>
          </w:rPr>
          <w:t>table.</w:t>
        </w:r>
      </w:ins>
    </w:p>
    <w:p w14:paraId="23D76C93" w14:textId="77777777" w:rsidR="00365BA8" w:rsidRDefault="00365BA8" w:rsidP="00365BA8">
      <w:pPr>
        <w:ind w:left="360"/>
        <w:rPr>
          <w:ins w:id="235" w:author="Ram Mohan Thammineni --CNTR" w:date="2019-07-30T14:15:00Z"/>
        </w:rPr>
      </w:pPr>
      <w:ins w:id="236" w:author="Ram Mohan Thammineni --CNTR" w:date="2019-07-30T14:15:00Z">
        <w:r>
          <w:t xml:space="preserve">Output of the report need to be updated in the Z table. </w:t>
        </w:r>
      </w:ins>
    </w:p>
    <w:p w14:paraId="271AE1F2" w14:textId="77777777" w:rsidR="00365BA8" w:rsidRDefault="00365BA8" w:rsidP="00365BA8">
      <w:pPr>
        <w:ind w:left="360"/>
        <w:rPr>
          <w:ins w:id="237" w:author="Ram Mohan Thammineni --CNTR" w:date="2019-07-30T14:15:00Z"/>
        </w:rPr>
      </w:pPr>
    </w:p>
    <w:p w14:paraId="7B08CC4E" w14:textId="77777777" w:rsidR="00365BA8" w:rsidRDefault="00365BA8" w:rsidP="00365BA8">
      <w:pPr>
        <w:ind w:left="360"/>
        <w:rPr>
          <w:ins w:id="238" w:author="Ram Mohan Thammineni --CNTR" w:date="2019-07-30T14:15:00Z"/>
        </w:rPr>
      </w:pPr>
      <w:ins w:id="239" w:author="Ram Mohan Thammineni --CNTR" w:date="2019-07-30T14:15:00Z">
        <w:r>
          <w:t xml:space="preserve">Detail </w:t>
        </w:r>
        <w:proofErr w:type="gramStart"/>
        <w:r>
          <w:t>logic :</w:t>
        </w:r>
        <w:proofErr w:type="gramEnd"/>
      </w:ins>
    </w:p>
    <w:p w14:paraId="472DC61D" w14:textId="77777777" w:rsidR="00365BA8" w:rsidRDefault="00365BA8" w:rsidP="00365BA8">
      <w:pPr>
        <w:ind w:left="360"/>
        <w:rPr>
          <w:ins w:id="240" w:author="Ram Mohan Thammineni --CNTR" w:date="2019-07-30T14:15:00Z"/>
        </w:rPr>
      </w:pPr>
      <w:ins w:id="241" w:author="Ram Mohan Thammineni --CNTR" w:date="2019-07-30T14:15:00Z">
        <w:r>
          <w:lastRenderedPageBreak/>
          <w:t>1. Create new program which will call ZAFGR252 report – Since we need to update output of the report in Z table so required a separate program which can do update when report executed. Couple of reason behind creating new program, first, we don’t want business user to update records in z table when they run report and second, following the program naming convention need to use ZAFGU252 instead of ZAFGR252 to update tables.</w:t>
        </w:r>
      </w:ins>
    </w:p>
    <w:p w14:paraId="05E9B484" w14:textId="77777777" w:rsidR="00365BA8" w:rsidRDefault="00365BA8" w:rsidP="00365BA8">
      <w:pPr>
        <w:ind w:left="360"/>
        <w:rPr>
          <w:ins w:id="242" w:author="Ram Mohan Thammineni --CNTR" w:date="2019-07-30T14:15:00Z"/>
        </w:rPr>
      </w:pPr>
      <w:ins w:id="243" w:author="Ram Mohan Thammineni --CNTR" w:date="2019-07-30T14:15:00Z">
        <w:r>
          <w:t xml:space="preserve">2. In ZAFGU252 program, will have same selection parameters and in addition, one checkbox to “update output in Table”. If having all selection </w:t>
        </w:r>
        <w:proofErr w:type="spellStart"/>
        <w:r>
          <w:t>parametes</w:t>
        </w:r>
        <w:proofErr w:type="spellEnd"/>
        <w:r>
          <w:t xml:space="preserve"> is difficult, then we can </w:t>
        </w:r>
        <w:proofErr w:type="gramStart"/>
        <w:r>
          <w:t>look into</w:t>
        </w:r>
        <w:proofErr w:type="gramEnd"/>
        <w:r>
          <w:t xml:space="preserve"> option of 252 report variant selection parameter in ZAFGU252.</w:t>
        </w:r>
      </w:ins>
    </w:p>
    <w:p w14:paraId="5FBBFECE" w14:textId="77777777" w:rsidR="00365BA8" w:rsidRDefault="00365BA8" w:rsidP="00365BA8">
      <w:pPr>
        <w:ind w:left="360"/>
        <w:rPr>
          <w:ins w:id="244" w:author="Ram Mohan Thammineni --CNTR" w:date="2019-07-30T14:15:00Z"/>
        </w:rPr>
      </w:pPr>
      <w:ins w:id="245" w:author="Ram Mohan Thammineni --CNTR" w:date="2019-07-30T14:15:00Z">
        <w:r>
          <w:t xml:space="preserve">3. ZAFGU252 program will call ZAFGR252 program when executed as any </w:t>
        </w:r>
        <w:proofErr w:type="gramStart"/>
        <w:r>
          <w:t>reports</w:t>
        </w:r>
        <w:proofErr w:type="gramEnd"/>
        <w:r>
          <w:t xml:space="preserve"> changes in ZAFGR252 are also reflected in ZAFGU252. </w:t>
        </w:r>
      </w:ins>
    </w:p>
    <w:p w14:paraId="486CFB71" w14:textId="77777777" w:rsidR="00365BA8" w:rsidRDefault="00365BA8" w:rsidP="00365BA8">
      <w:pPr>
        <w:ind w:left="360"/>
        <w:rPr>
          <w:ins w:id="246" w:author="Ram Mohan Thammineni --CNTR" w:date="2019-07-30T14:15:00Z"/>
        </w:rPr>
      </w:pPr>
      <w:ins w:id="247" w:author="Ram Mohan Thammineni --CNTR" w:date="2019-07-30T14:15:00Z">
        <w:r>
          <w:t>4. ZAFGU252 program will not be provided access to business users but GIS will have access through FFID roles</w:t>
        </w:r>
      </w:ins>
    </w:p>
    <w:p w14:paraId="1E5EF94D" w14:textId="77777777" w:rsidR="00365BA8" w:rsidRDefault="00365BA8" w:rsidP="00365BA8">
      <w:pPr>
        <w:ind w:left="360"/>
        <w:rPr>
          <w:ins w:id="248" w:author="Ram Mohan Thammineni --CNTR" w:date="2019-07-30T14:15:00Z"/>
        </w:rPr>
      </w:pPr>
      <w:ins w:id="249" w:author="Ram Mohan Thammineni --CNTR" w:date="2019-07-30T14:15:00Z">
        <w:r>
          <w:t xml:space="preserve">5. Once “Table update” checkbox field is checked, then program need to update output of the report in the Z table including time stamp (Date and time of record insert). Two Z tables are updated by the </w:t>
        </w:r>
        <w:proofErr w:type="gramStart"/>
        <w:r>
          <w:t>program :</w:t>
        </w:r>
        <w:proofErr w:type="gramEnd"/>
      </w:ins>
    </w:p>
    <w:p w14:paraId="14E4F642" w14:textId="77777777" w:rsidR="00365BA8" w:rsidRDefault="00365BA8" w:rsidP="00365BA8">
      <w:pPr>
        <w:ind w:left="360"/>
        <w:rPr>
          <w:ins w:id="250" w:author="Ram Mohan Thammineni --CNTR" w:date="2019-07-30T14:15:00Z"/>
        </w:rPr>
      </w:pPr>
      <w:ins w:id="251" w:author="Ram Mohan Thammineni --CNTR" w:date="2019-07-30T14:15:00Z">
        <w:r>
          <w:tab/>
          <w:t xml:space="preserve">a. BPC ZAFGR252 table – Program will update the output of the report in this table with time stamp for BPC. </w:t>
        </w:r>
      </w:ins>
    </w:p>
    <w:p w14:paraId="7174B15A" w14:textId="77777777" w:rsidR="00365BA8" w:rsidRDefault="00365BA8" w:rsidP="00365BA8">
      <w:pPr>
        <w:ind w:left="720" w:firstLine="360"/>
        <w:rPr>
          <w:ins w:id="252" w:author="Ram Mohan Thammineni --CNTR" w:date="2019-07-30T14:15:00Z"/>
        </w:rPr>
      </w:pPr>
      <w:ins w:id="253" w:author="Ram Mohan Thammineni --CNTR" w:date="2019-07-30T14:15:00Z">
        <w:r>
          <w:t xml:space="preserve">- </w:t>
        </w:r>
        <w:proofErr w:type="spellStart"/>
        <w:r>
          <w:t>Recods</w:t>
        </w:r>
        <w:proofErr w:type="spellEnd"/>
        <w:r>
          <w:t xml:space="preserve"> with BOM level 1</w:t>
        </w:r>
      </w:ins>
    </w:p>
    <w:p w14:paraId="2579B5E7" w14:textId="77777777" w:rsidR="00365BA8" w:rsidRDefault="00365BA8" w:rsidP="00365BA8">
      <w:pPr>
        <w:ind w:left="720" w:firstLine="360"/>
        <w:rPr>
          <w:ins w:id="254" w:author="Ram Mohan Thammineni --CNTR" w:date="2019-07-30T14:15:00Z"/>
        </w:rPr>
      </w:pPr>
      <w:ins w:id="255" w:author="Ram Mohan Thammineni --CNTR" w:date="2019-07-30T14:15:00Z">
        <w:r>
          <w:t xml:space="preserve">- This table will be snapshot of all OPP ID items. </w:t>
        </w:r>
      </w:ins>
    </w:p>
    <w:p w14:paraId="006251C9" w14:textId="77777777" w:rsidR="00365BA8" w:rsidRDefault="00365BA8" w:rsidP="00365BA8">
      <w:pPr>
        <w:ind w:left="720" w:firstLine="360"/>
        <w:rPr>
          <w:ins w:id="256" w:author="Ram Mohan Thammineni --CNTR" w:date="2019-07-30T14:15:00Z"/>
        </w:rPr>
      </w:pPr>
      <w:ins w:id="257" w:author="Ram Mohan Thammineni --CNTR" w:date="2019-07-30T14:15:00Z">
        <w:r>
          <w:t>- Batch job to run every 12 hours to update in Z table</w:t>
        </w:r>
      </w:ins>
    </w:p>
    <w:p w14:paraId="0FCE6003" w14:textId="77777777" w:rsidR="00365BA8" w:rsidRDefault="00365BA8" w:rsidP="00365BA8">
      <w:pPr>
        <w:ind w:left="720" w:firstLine="360"/>
        <w:rPr>
          <w:ins w:id="258" w:author="Ram Mohan Thammineni --CNTR" w:date="2019-07-30T14:15:00Z"/>
        </w:rPr>
      </w:pPr>
      <w:ins w:id="259" w:author="Ram Mohan Thammineni --CNTR" w:date="2019-07-30T14:15:00Z">
        <w:r>
          <w:t>- Run with success (VO) and failure (VF) SO are sent</w:t>
        </w:r>
      </w:ins>
    </w:p>
    <w:p w14:paraId="39FC0F1E" w14:textId="77777777" w:rsidR="00365BA8" w:rsidRDefault="00365BA8" w:rsidP="00365BA8">
      <w:pPr>
        <w:ind w:left="720" w:firstLine="360"/>
        <w:rPr>
          <w:ins w:id="260" w:author="Ram Mohan Thammineni --CNTR" w:date="2019-07-30T14:15:00Z"/>
        </w:rPr>
      </w:pPr>
      <w:ins w:id="261" w:author="Ram Mohan Thammineni --CNTR" w:date="2019-07-30T14:15:00Z">
        <w:r>
          <w:t>- ECC and BW reconciliation, Records for past 7 days will be kept in the z table and deleted records which are more than 7 day old.</w:t>
        </w:r>
      </w:ins>
    </w:p>
    <w:p w14:paraId="287D57A2" w14:textId="77777777" w:rsidR="00365BA8" w:rsidRDefault="00365BA8" w:rsidP="00365BA8">
      <w:pPr>
        <w:ind w:left="360"/>
        <w:rPr>
          <w:ins w:id="262" w:author="Ram Mohan Thammineni --CNTR" w:date="2019-07-30T14:15:00Z"/>
        </w:rPr>
      </w:pPr>
      <w:ins w:id="263" w:author="Ram Mohan Thammineni --CNTR" w:date="2019-07-30T14:15:00Z">
        <w:r>
          <w:t xml:space="preserve">     b. Hadoop ZAFGR252 table – In this table, program will update output of records with time stamp for Hadoop for BOBJ reporting.</w:t>
        </w:r>
      </w:ins>
    </w:p>
    <w:p w14:paraId="100FFC10" w14:textId="77777777" w:rsidR="00365BA8" w:rsidRDefault="00365BA8" w:rsidP="00365BA8">
      <w:pPr>
        <w:ind w:left="1080"/>
        <w:rPr>
          <w:ins w:id="264" w:author="Ram Mohan Thammineni --CNTR" w:date="2019-07-30T14:15:00Z"/>
        </w:rPr>
      </w:pPr>
      <w:ins w:id="265" w:author="Ram Mohan Thammineni --CNTR" w:date="2019-07-30T14:15:00Z">
        <w:r>
          <w:t xml:space="preserve">- Records with BOM level </w:t>
        </w:r>
        <w:proofErr w:type="spellStart"/>
        <w:r>
          <w:t>upto</w:t>
        </w:r>
        <w:proofErr w:type="spellEnd"/>
        <w:r>
          <w:t xml:space="preserve"> 3</w:t>
        </w:r>
      </w:ins>
    </w:p>
    <w:p w14:paraId="331301FE" w14:textId="77777777" w:rsidR="00365BA8" w:rsidRDefault="00365BA8" w:rsidP="00365BA8">
      <w:pPr>
        <w:ind w:left="1080"/>
        <w:rPr>
          <w:ins w:id="266" w:author="Ram Mohan Thammineni --CNTR" w:date="2019-07-30T14:15:00Z"/>
          <w:b/>
        </w:rPr>
      </w:pPr>
      <w:ins w:id="267" w:author="Ram Mohan Thammineni --CNTR" w:date="2019-07-30T14:15:00Z">
        <w:r>
          <w:t xml:space="preserve">- </w:t>
        </w:r>
        <w:r>
          <w:rPr>
            <w:b/>
          </w:rPr>
          <w:t>Batch job to run daily t</w:t>
        </w:r>
        <w:r w:rsidRPr="00FD023C">
          <w:rPr>
            <w:b/>
          </w:rPr>
          <w:t>o update records in Z table.</w:t>
        </w:r>
        <w:r>
          <w:rPr>
            <w:b/>
          </w:rPr>
          <w:t xml:space="preserve"> </w:t>
        </w:r>
      </w:ins>
    </w:p>
    <w:p w14:paraId="42F6CB21" w14:textId="77777777" w:rsidR="00365BA8" w:rsidRDefault="00365BA8" w:rsidP="00365BA8">
      <w:pPr>
        <w:ind w:left="1080"/>
        <w:rPr>
          <w:ins w:id="268" w:author="Ram Mohan Thammineni --CNTR" w:date="2019-07-30T14:15:00Z"/>
        </w:rPr>
      </w:pPr>
      <w:ins w:id="269" w:author="Ram Mohan Thammineni --CNTR" w:date="2019-07-30T14:15:00Z">
        <w:r>
          <w:rPr>
            <w:b/>
          </w:rPr>
          <w:t xml:space="preserve">- Run the report with VO and KF status </w:t>
        </w:r>
      </w:ins>
    </w:p>
    <w:p w14:paraId="5EE03459" w14:textId="77777777" w:rsidR="00365BA8" w:rsidRDefault="00365BA8" w:rsidP="00365BA8">
      <w:pPr>
        <w:ind w:left="360"/>
        <w:rPr>
          <w:ins w:id="270" w:author="Ram Mohan Thammineni --CNTR" w:date="2019-07-30T14:15:00Z"/>
        </w:rPr>
      </w:pPr>
      <w:ins w:id="271" w:author="Ram Mohan Thammineni --CNTR" w:date="2019-07-30T14:15:00Z">
        <w:r>
          <w:t>6. Following fields need to be updated in the table.</w:t>
        </w:r>
      </w:ins>
    </w:p>
    <w:p w14:paraId="4AE5B7AF" w14:textId="77777777" w:rsidR="00365BA8" w:rsidRDefault="00365BA8" w:rsidP="00365BA8">
      <w:pPr>
        <w:ind w:left="360"/>
        <w:rPr>
          <w:ins w:id="272" w:author="Ram Mohan Thammineni --CNTR" w:date="2019-07-30T14:15:00Z"/>
        </w:rPr>
      </w:pPr>
    </w:p>
    <w:tbl>
      <w:tblPr>
        <w:tblW w:w="6208" w:type="dxa"/>
        <w:tblInd w:w="108" w:type="dxa"/>
        <w:tblLook w:val="04A0" w:firstRow="1" w:lastRow="0" w:firstColumn="1" w:lastColumn="0" w:noHBand="0" w:noVBand="1"/>
        <w:tblPrChange w:id="273" w:author="Ram Mohan Thammineni --CNTR" w:date="2019-06-06T16:51:00Z">
          <w:tblPr>
            <w:tblW w:w="4520" w:type="dxa"/>
            <w:tblInd w:w="108" w:type="dxa"/>
            <w:tblLook w:val="04A0" w:firstRow="1" w:lastRow="0" w:firstColumn="1" w:lastColumn="0" w:noHBand="0" w:noVBand="1"/>
          </w:tblPr>
        </w:tblPrChange>
      </w:tblPr>
      <w:tblGrid>
        <w:gridCol w:w="960"/>
        <w:gridCol w:w="3270"/>
        <w:gridCol w:w="1295"/>
        <w:gridCol w:w="683"/>
        <w:tblGridChange w:id="274">
          <w:tblGrid>
            <w:gridCol w:w="960"/>
            <w:gridCol w:w="3270"/>
            <w:gridCol w:w="683"/>
            <w:gridCol w:w="683"/>
          </w:tblGrid>
        </w:tblGridChange>
      </w:tblGrid>
      <w:tr w:rsidR="00365BA8" w:rsidRPr="007C19B9" w14:paraId="0C9696C4" w14:textId="77777777" w:rsidTr="000C15E1">
        <w:trPr>
          <w:trHeight w:val="270"/>
          <w:ins w:id="275" w:author="Ram Mohan Thammineni --CNTR" w:date="2019-07-30T14:15:00Z"/>
          <w:trPrChange w:id="276" w:author="Ram Mohan Thammineni --CNTR" w:date="2019-06-06T16:51:00Z">
            <w:trPr>
              <w:trHeight w:val="270"/>
            </w:trPr>
          </w:trPrChange>
        </w:trPr>
        <w:tc>
          <w:tcPr>
            <w:tcW w:w="960" w:type="dxa"/>
            <w:tcBorders>
              <w:top w:val="single" w:sz="12" w:space="0" w:color="auto"/>
              <w:left w:val="single" w:sz="12" w:space="0" w:color="auto"/>
              <w:bottom w:val="single" w:sz="12" w:space="0" w:color="auto"/>
              <w:right w:val="single" w:sz="12" w:space="0" w:color="auto"/>
            </w:tcBorders>
            <w:shd w:val="clear" w:color="auto" w:fill="auto"/>
            <w:noWrap/>
            <w:hideMark/>
            <w:tcPrChange w:id="277" w:author="Ram Mohan Thammineni --CNTR" w:date="2019-06-06T16:51:00Z">
              <w:tcPr>
                <w:tcW w:w="960" w:type="dxa"/>
                <w:tcBorders>
                  <w:top w:val="single" w:sz="12" w:space="0" w:color="auto"/>
                  <w:left w:val="single" w:sz="12" w:space="0" w:color="auto"/>
                  <w:bottom w:val="single" w:sz="12" w:space="0" w:color="auto"/>
                  <w:right w:val="single" w:sz="12" w:space="0" w:color="auto"/>
                </w:tcBorders>
                <w:shd w:val="clear" w:color="auto" w:fill="auto"/>
                <w:noWrap/>
                <w:hideMark/>
              </w:tcPr>
            </w:tcPrChange>
          </w:tcPr>
          <w:p w14:paraId="28A9E497" w14:textId="77777777" w:rsidR="00365BA8" w:rsidRPr="00992813" w:rsidRDefault="00365BA8" w:rsidP="000C15E1">
            <w:pPr>
              <w:rPr>
                <w:ins w:id="278" w:author="Ram Mohan Thammineni --CNTR" w:date="2019-07-30T14:15:00Z"/>
                <w:rFonts w:ascii="Arial" w:eastAsia="Times New Roman" w:hAnsi="Arial" w:cs="Arial"/>
                <w:sz w:val="20"/>
                <w:szCs w:val="20"/>
              </w:rPr>
            </w:pPr>
            <w:proofErr w:type="spellStart"/>
            <w:ins w:id="279" w:author="Ram Mohan Thammineni --CNTR" w:date="2019-07-30T14:15:00Z">
              <w:r w:rsidRPr="00992813">
                <w:rPr>
                  <w:rFonts w:ascii="Arial" w:eastAsia="Times New Roman" w:hAnsi="Arial" w:cs="Arial"/>
                  <w:sz w:val="20"/>
                  <w:szCs w:val="20"/>
                </w:rPr>
                <w:t>S.No</w:t>
              </w:r>
              <w:proofErr w:type="spellEnd"/>
              <w:r w:rsidRPr="00992813">
                <w:rPr>
                  <w:rFonts w:ascii="Arial" w:eastAsia="Times New Roman" w:hAnsi="Arial" w:cs="Arial"/>
                  <w:sz w:val="20"/>
                  <w:szCs w:val="20"/>
                </w:rPr>
                <w:t>.</w:t>
              </w:r>
            </w:ins>
          </w:p>
        </w:tc>
        <w:tc>
          <w:tcPr>
            <w:tcW w:w="3270" w:type="dxa"/>
            <w:tcBorders>
              <w:top w:val="single" w:sz="12" w:space="0" w:color="auto"/>
              <w:left w:val="nil"/>
              <w:bottom w:val="single" w:sz="12" w:space="0" w:color="auto"/>
              <w:right w:val="single" w:sz="12" w:space="0" w:color="auto"/>
            </w:tcBorders>
            <w:shd w:val="clear" w:color="auto" w:fill="auto"/>
            <w:noWrap/>
            <w:hideMark/>
            <w:tcPrChange w:id="280" w:author="Ram Mohan Thammineni --CNTR" w:date="2019-06-06T16:51:00Z">
              <w:tcPr>
                <w:tcW w:w="3270" w:type="dxa"/>
                <w:tcBorders>
                  <w:top w:val="single" w:sz="12" w:space="0" w:color="auto"/>
                  <w:left w:val="nil"/>
                  <w:bottom w:val="single" w:sz="12" w:space="0" w:color="auto"/>
                  <w:right w:val="single" w:sz="12" w:space="0" w:color="auto"/>
                </w:tcBorders>
                <w:shd w:val="clear" w:color="auto" w:fill="auto"/>
                <w:noWrap/>
                <w:hideMark/>
              </w:tcPr>
            </w:tcPrChange>
          </w:tcPr>
          <w:p w14:paraId="2626D615" w14:textId="77777777" w:rsidR="00365BA8" w:rsidRPr="00992813" w:rsidRDefault="00365BA8" w:rsidP="000C15E1">
            <w:pPr>
              <w:rPr>
                <w:ins w:id="281" w:author="Ram Mohan Thammineni --CNTR" w:date="2019-07-30T14:15:00Z"/>
                <w:rFonts w:ascii="Arial" w:eastAsia="Times New Roman" w:hAnsi="Arial" w:cs="Arial"/>
                <w:sz w:val="20"/>
                <w:szCs w:val="20"/>
              </w:rPr>
            </w:pPr>
            <w:ins w:id="282" w:author="Ram Mohan Thammineni --CNTR" w:date="2019-07-30T14:15:00Z">
              <w:r w:rsidRPr="00992813">
                <w:rPr>
                  <w:rFonts w:ascii="Arial" w:eastAsia="Times New Roman" w:hAnsi="Arial" w:cs="Arial"/>
                  <w:sz w:val="20"/>
                  <w:szCs w:val="20"/>
                </w:rPr>
                <w:t>Field Description</w:t>
              </w:r>
            </w:ins>
          </w:p>
        </w:tc>
        <w:tc>
          <w:tcPr>
            <w:tcW w:w="1295" w:type="dxa"/>
            <w:tcBorders>
              <w:top w:val="single" w:sz="12" w:space="0" w:color="auto"/>
              <w:left w:val="nil"/>
              <w:bottom w:val="single" w:sz="12" w:space="0" w:color="auto"/>
              <w:right w:val="single" w:sz="12" w:space="0" w:color="auto"/>
            </w:tcBorders>
            <w:shd w:val="clear" w:color="auto" w:fill="auto"/>
            <w:noWrap/>
            <w:hideMark/>
            <w:tcPrChange w:id="283" w:author="Ram Mohan Thammineni --CNTR" w:date="2019-06-06T16:51:00Z">
              <w:tcPr>
                <w:tcW w:w="290" w:type="dxa"/>
                <w:tcBorders>
                  <w:top w:val="single" w:sz="12" w:space="0" w:color="auto"/>
                  <w:left w:val="nil"/>
                  <w:bottom w:val="single" w:sz="12" w:space="0" w:color="auto"/>
                  <w:right w:val="single" w:sz="12" w:space="0" w:color="auto"/>
                </w:tcBorders>
                <w:shd w:val="clear" w:color="auto" w:fill="auto"/>
                <w:noWrap/>
                <w:hideMark/>
              </w:tcPr>
            </w:tcPrChange>
          </w:tcPr>
          <w:p w14:paraId="0A31E394" w14:textId="77777777" w:rsidR="00365BA8" w:rsidRPr="00992813" w:rsidRDefault="00365BA8" w:rsidP="000C15E1">
            <w:pPr>
              <w:rPr>
                <w:ins w:id="284" w:author="Ram Mohan Thammineni --CNTR" w:date="2019-07-30T14:15:00Z"/>
                <w:rFonts w:ascii="Arial" w:eastAsia="Times New Roman" w:hAnsi="Arial" w:cs="Arial"/>
                <w:sz w:val="20"/>
                <w:szCs w:val="20"/>
              </w:rPr>
            </w:pPr>
            <w:ins w:id="285" w:author="Ram Mohan Thammineni --CNTR" w:date="2019-07-30T14:15:00Z">
              <w:r>
                <w:rPr>
                  <w:rFonts w:ascii="Arial" w:eastAsia="Times New Roman" w:hAnsi="Arial" w:cs="Arial"/>
                  <w:sz w:val="20"/>
                  <w:szCs w:val="20"/>
                </w:rPr>
                <w:t>Comparison fields</w:t>
              </w:r>
            </w:ins>
          </w:p>
        </w:tc>
        <w:tc>
          <w:tcPr>
            <w:tcW w:w="683" w:type="dxa"/>
            <w:tcBorders>
              <w:top w:val="single" w:sz="12" w:space="0" w:color="auto"/>
              <w:left w:val="nil"/>
              <w:bottom w:val="single" w:sz="12" w:space="0" w:color="auto"/>
              <w:right w:val="single" w:sz="12" w:space="0" w:color="auto"/>
            </w:tcBorders>
            <w:tcPrChange w:id="286" w:author="Ram Mohan Thammineni --CNTR" w:date="2019-06-06T16:51:00Z">
              <w:tcPr>
                <w:tcW w:w="683" w:type="dxa"/>
                <w:tcBorders>
                  <w:top w:val="single" w:sz="12" w:space="0" w:color="auto"/>
                  <w:left w:val="nil"/>
                  <w:bottom w:val="single" w:sz="12" w:space="0" w:color="auto"/>
                  <w:right w:val="single" w:sz="12" w:space="0" w:color="auto"/>
                </w:tcBorders>
              </w:tcPr>
            </w:tcPrChange>
          </w:tcPr>
          <w:p w14:paraId="7BBE889F" w14:textId="77777777" w:rsidR="00365BA8" w:rsidRPr="00992813" w:rsidRDefault="00365BA8" w:rsidP="000C15E1">
            <w:pPr>
              <w:rPr>
                <w:ins w:id="287" w:author="Ram Mohan Thammineni --CNTR" w:date="2019-07-30T14:15:00Z"/>
                <w:rFonts w:ascii="Arial" w:eastAsia="Times New Roman" w:hAnsi="Arial" w:cs="Arial"/>
                <w:sz w:val="20"/>
                <w:szCs w:val="20"/>
              </w:rPr>
            </w:pPr>
            <w:ins w:id="288" w:author="Ram Mohan Thammineni --CNTR" w:date="2019-07-30T14:15:00Z">
              <w:r>
                <w:rPr>
                  <w:rFonts w:ascii="Arial" w:eastAsia="Times New Roman" w:hAnsi="Arial" w:cs="Arial"/>
                  <w:sz w:val="20"/>
                  <w:szCs w:val="20"/>
                </w:rPr>
                <w:t>Key fields</w:t>
              </w:r>
            </w:ins>
          </w:p>
        </w:tc>
      </w:tr>
      <w:tr w:rsidR="00365BA8" w:rsidRPr="007C19B9" w14:paraId="561ACA96" w14:textId="77777777" w:rsidTr="000C15E1">
        <w:trPr>
          <w:trHeight w:val="310"/>
          <w:ins w:id="289" w:author="Ram Mohan Thammineni --CNTR" w:date="2019-07-30T14:15:00Z"/>
          <w:trPrChange w:id="290"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291"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65D2414" w14:textId="77777777" w:rsidR="00365BA8" w:rsidRPr="00992813" w:rsidRDefault="00365BA8" w:rsidP="000C15E1">
            <w:pPr>
              <w:jc w:val="right"/>
              <w:rPr>
                <w:ins w:id="292" w:author="Ram Mohan Thammineni --CNTR" w:date="2019-07-30T14:15:00Z"/>
                <w:rFonts w:ascii="Arial" w:eastAsia="Times New Roman" w:hAnsi="Arial" w:cs="Arial"/>
                <w:sz w:val="20"/>
                <w:szCs w:val="20"/>
              </w:rPr>
            </w:pPr>
            <w:ins w:id="293" w:author="Ram Mohan Thammineni --CNTR" w:date="2019-07-30T14:15:00Z">
              <w:r w:rsidRPr="00992813">
                <w:rPr>
                  <w:rFonts w:ascii="Arial" w:eastAsia="Times New Roman" w:hAnsi="Arial" w:cs="Arial"/>
                  <w:sz w:val="20"/>
                  <w:szCs w:val="20"/>
                </w:rPr>
                <w:t>1</w:t>
              </w:r>
            </w:ins>
          </w:p>
        </w:tc>
        <w:tc>
          <w:tcPr>
            <w:tcW w:w="3270" w:type="dxa"/>
            <w:tcBorders>
              <w:top w:val="nil"/>
              <w:left w:val="nil"/>
              <w:bottom w:val="single" w:sz="12" w:space="0" w:color="auto"/>
              <w:right w:val="single" w:sz="12" w:space="0" w:color="auto"/>
            </w:tcBorders>
            <w:shd w:val="clear" w:color="000000" w:fill="FFFFFF"/>
            <w:noWrap/>
            <w:vAlign w:val="center"/>
            <w:hideMark/>
            <w:tcPrChange w:id="294"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D014A3D" w14:textId="77777777" w:rsidR="00365BA8" w:rsidRPr="00992813" w:rsidRDefault="00365BA8" w:rsidP="000C15E1">
            <w:pPr>
              <w:rPr>
                <w:ins w:id="295" w:author="Ram Mohan Thammineni --CNTR" w:date="2019-07-30T14:15:00Z"/>
                <w:rFonts w:ascii="Arial" w:eastAsia="Times New Roman" w:hAnsi="Arial" w:cs="Arial"/>
                <w:color w:val="000000"/>
                <w:sz w:val="20"/>
                <w:szCs w:val="20"/>
              </w:rPr>
            </w:pPr>
            <w:ins w:id="296" w:author="Ram Mohan Thammineni --CNTR" w:date="2019-07-30T14:15:00Z">
              <w:r w:rsidRPr="00992813">
                <w:rPr>
                  <w:rFonts w:ascii="Arial" w:eastAsia="Times New Roman" w:hAnsi="Arial" w:cs="Arial"/>
                  <w:color w:val="000000"/>
                  <w:sz w:val="20"/>
                  <w:szCs w:val="20"/>
                </w:rPr>
                <w:t>BOM Type</w:t>
              </w:r>
            </w:ins>
          </w:p>
        </w:tc>
        <w:tc>
          <w:tcPr>
            <w:tcW w:w="1295" w:type="dxa"/>
            <w:tcBorders>
              <w:top w:val="nil"/>
              <w:left w:val="nil"/>
              <w:bottom w:val="single" w:sz="12" w:space="0" w:color="auto"/>
              <w:right w:val="single" w:sz="12" w:space="0" w:color="auto"/>
            </w:tcBorders>
            <w:shd w:val="clear" w:color="000000" w:fill="FFFFFF"/>
            <w:vAlign w:val="center"/>
            <w:hideMark/>
            <w:tcPrChange w:id="297"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3096EF0" w14:textId="77777777" w:rsidR="00365BA8" w:rsidRPr="00992813" w:rsidRDefault="00365BA8" w:rsidP="000C15E1">
            <w:pPr>
              <w:rPr>
                <w:ins w:id="298" w:author="Ram Mohan Thammineni --CNTR" w:date="2019-07-30T14:15:00Z"/>
                <w:rFonts w:ascii="Calibri" w:eastAsia="Times New Roman" w:hAnsi="Calibri" w:cs="Calibri"/>
                <w:color w:val="000000"/>
                <w:sz w:val="22"/>
                <w:szCs w:val="22"/>
              </w:rPr>
            </w:pPr>
            <w:ins w:id="299" w:author="Ram Mohan Thammineni --CNTR" w:date="2019-07-30T14:15:00Z">
              <w:r>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0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955E093" w14:textId="77777777" w:rsidR="00365BA8" w:rsidRPr="00992813" w:rsidRDefault="00365BA8" w:rsidP="000C15E1">
            <w:pPr>
              <w:rPr>
                <w:ins w:id="301" w:author="Ram Mohan Thammineni --CNTR" w:date="2019-07-30T14:15:00Z"/>
                <w:rFonts w:ascii="Calibri" w:eastAsia="Times New Roman" w:hAnsi="Calibri" w:cs="Calibri"/>
                <w:color w:val="000000"/>
                <w:sz w:val="22"/>
                <w:szCs w:val="22"/>
              </w:rPr>
            </w:pPr>
          </w:p>
        </w:tc>
      </w:tr>
      <w:tr w:rsidR="00365BA8" w:rsidRPr="007C19B9" w14:paraId="09704C16" w14:textId="77777777" w:rsidTr="000C15E1">
        <w:trPr>
          <w:trHeight w:val="310"/>
          <w:ins w:id="302" w:author="Ram Mohan Thammineni --CNTR" w:date="2019-07-30T14:15:00Z"/>
          <w:trPrChange w:id="30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0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7842F596" w14:textId="77777777" w:rsidR="00365BA8" w:rsidRPr="00992813" w:rsidRDefault="00365BA8" w:rsidP="000C15E1">
            <w:pPr>
              <w:jc w:val="right"/>
              <w:rPr>
                <w:ins w:id="305" w:author="Ram Mohan Thammineni --CNTR" w:date="2019-07-30T14:15:00Z"/>
                <w:rFonts w:ascii="Arial" w:eastAsia="Times New Roman" w:hAnsi="Arial" w:cs="Arial"/>
                <w:sz w:val="20"/>
                <w:szCs w:val="20"/>
              </w:rPr>
            </w:pPr>
            <w:ins w:id="306" w:author="Ram Mohan Thammineni --CNTR" w:date="2019-07-30T14:15:00Z">
              <w:r w:rsidRPr="00992813">
                <w:rPr>
                  <w:rFonts w:ascii="Arial" w:eastAsia="Times New Roman" w:hAnsi="Arial" w:cs="Arial"/>
                  <w:sz w:val="20"/>
                  <w:szCs w:val="20"/>
                </w:rPr>
                <w:t>2</w:t>
              </w:r>
            </w:ins>
          </w:p>
        </w:tc>
        <w:tc>
          <w:tcPr>
            <w:tcW w:w="3270" w:type="dxa"/>
            <w:tcBorders>
              <w:top w:val="nil"/>
              <w:left w:val="nil"/>
              <w:bottom w:val="single" w:sz="12" w:space="0" w:color="auto"/>
              <w:right w:val="single" w:sz="12" w:space="0" w:color="auto"/>
            </w:tcBorders>
            <w:shd w:val="clear" w:color="000000" w:fill="FFFFFF"/>
            <w:noWrap/>
            <w:vAlign w:val="center"/>
            <w:hideMark/>
            <w:tcPrChange w:id="30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8570720" w14:textId="77777777" w:rsidR="00365BA8" w:rsidRPr="00992813" w:rsidRDefault="00365BA8" w:rsidP="000C15E1">
            <w:pPr>
              <w:rPr>
                <w:ins w:id="308" w:author="Ram Mohan Thammineni --CNTR" w:date="2019-07-30T14:15:00Z"/>
                <w:rFonts w:ascii="Arial" w:eastAsia="Times New Roman" w:hAnsi="Arial" w:cs="Arial"/>
                <w:color w:val="000000"/>
                <w:sz w:val="20"/>
                <w:szCs w:val="20"/>
              </w:rPr>
            </w:pPr>
            <w:ins w:id="309" w:author="Ram Mohan Thammineni --CNTR" w:date="2019-07-30T14:15:00Z">
              <w:r w:rsidRPr="00992813">
                <w:rPr>
                  <w:rFonts w:ascii="Arial" w:eastAsia="Times New Roman" w:hAnsi="Arial" w:cs="Arial"/>
                  <w:color w:val="000000"/>
                  <w:sz w:val="20"/>
                  <w:szCs w:val="20"/>
                </w:rPr>
                <w:t>Sales Document</w:t>
              </w:r>
            </w:ins>
          </w:p>
        </w:tc>
        <w:tc>
          <w:tcPr>
            <w:tcW w:w="1295" w:type="dxa"/>
            <w:tcBorders>
              <w:top w:val="nil"/>
              <w:left w:val="nil"/>
              <w:bottom w:val="single" w:sz="12" w:space="0" w:color="auto"/>
              <w:right w:val="single" w:sz="12" w:space="0" w:color="auto"/>
            </w:tcBorders>
            <w:shd w:val="clear" w:color="000000" w:fill="FFFFFF"/>
            <w:vAlign w:val="center"/>
            <w:hideMark/>
            <w:tcPrChange w:id="31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E0CB7FE" w14:textId="77777777" w:rsidR="00365BA8" w:rsidRPr="00992813" w:rsidRDefault="00365BA8" w:rsidP="000C15E1">
            <w:pPr>
              <w:rPr>
                <w:ins w:id="311" w:author="Ram Mohan Thammineni --CNTR" w:date="2019-07-30T14:15:00Z"/>
                <w:rFonts w:ascii="Calibri" w:eastAsia="Times New Roman" w:hAnsi="Calibri" w:cs="Calibri"/>
                <w:color w:val="000000"/>
                <w:sz w:val="22"/>
                <w:szCs w:val="22"/>
              </w:rPr>
            </w:pPr>
            <w:ins w:id="312"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1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12C42424" w14:textId="77777777" w:rsidR="00365BA8" w:rsidRPr="00992813" w:rsidRDefault="00365BA8" w:rsidP="000C15E1">
            <w:pPr>
              <w:rPr>
                <w:ins w:id="314" w:author="Ram Mohan Thammineni --CNTR" w:date="2019-07-30T14:15:00Z"/>
                <w:rFonts w:ascii="Calibri" w:eastAsia="Times New Roman" w:hAnsi="Calibri" w:cs="Calibri"/>
                <w:color w:val="000000"/>
                <w:sz w:val="22"/>
                <w:szCs w:val="22"/>
              </w:rPr>
            </w:pPr>
          </w:p>
        </w:tc>
      </w:tr>
      <w:tr w:rsidR="00365BA8" w:rsidRPr="007C19B9" w14:paraId="2BCF2165" w14:textId="77777777" w:rsidTr="000C15E1">
        <w:trPr>
          <w:trHeight w:val="310"/>
          <w:ins w:id="315" w:author="Ram Mohan Thammineni --CNTR" w:date="2019-07-30T14:15:00Z"/>
          <w:trPrChange w:id="31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1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7AB7477" w14:textId="77777777" w:rsidR="00365BA8" w:rsidRPr="00992813" w:rsidRDefault="00365BA8" w:rsidP="000C15E1">
            <w:pPr>
              <w:jc w:val="right"/>
              <w:rPr>
                <w:ins w:id="318" w:author="Ram Mohan Thammineni --CNTR" w:date="2019-07-30T14:15:00Z"/>
                <w:rFonts w:ascii="Arial" w:eastAsia="Times New Roman" w:hAnsi="Arial" w:cs="Arial"/>
                <w:sz w:val="20"/>
                <w:szCs w:val="20"/>
              </w:rPr>
            </w:pPr>
            <w:ins w:id="319" w:author="Ram Mohan Thammineni --CNTR" w:date="2019-07-30T14:15:00Z">
              <w:r w:rsidRPr="00992813">
                <w:rPr>
                  <w:rFonts w:ascii="Arial" w:eastAsia="Times New Roman" w:hAnsi="Arial" w:cs="Arial"/>
                  <w:sz w:val="20"/>
                  <w:szCs w:val="20"/>
                </w:rPr>
                <w:t>3</w:t>
              </w:r>
            </w:ins>
          </w:p>
        </w:tc>
        <w:tc>
          <w:tcPr>
            <w:tcW w:w="3270" w:type="dxa"/>
            <w:tcBorders>
              <w:top w:val="nil"/>
              <w:left w:val="nil"/>
              <w:bottom w:val="single" w:sz="12" w:space="0" w:color="auto"/>
              <w:right w:val="single" w:sz="12" w:space="0" w:color="auto"/>
            </w:tcBorders>
            <w:shd w:val="clear" w:color="000000" w:fill="FFFFFF"/>
            <w:noWrap/>
            <w:vAlign w:val="center"/>
            <w:hideMark/>
            <w:tcPrChange w:id="32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75DC28A" w14:textId="77777777" w:rsidR="00365BA8" w:rsidRPr="00992813" w:rsidRDefault="00365BA8" w:rsidP="000C15E1">
            <w:pPr>
              <w:rPr>
                <w:ins w:id="321" w:author="Ram Mohan Thammineni --CNTR" w:date="2019-07-30T14:15:00Z"/>
                <w:rFonts w:ascii="Arial" w:eastAsia="Times New Roman" w:hAnsi="Arial" w:cs="Arial"/>
                <w:color w:val="000000"/>
                <w:sz w:val="20"/>
                <w:szCs w:val="20"/>
              </w:rPr>
            </w:pPr>
            <w:ins w:id="322" w:author="Ram Mohan Thammineni --CNTR" w:date="2019-07-30T14:15:00Z">
              <w:r w:rsidRPr="00992813">
                <w:rPr>
                  <w:rFonts w:ascii="Arial" w:eastAsia="Times New Roman" w:hAnsi="Arial" w:cs="Arial"/>
                  <w:color w:val="000000"/>
                  <w:sz w:val="20"/>
                  <w:szCs w:val="20"/>
                </w:rPr>
                <w:t>Sales Document Item</w:t>
              </w:r>
            </w:ins>
          </w:p>
        </w:tc>
        <w:tc>
          <w:tcPr>
            <w:tcW w:w="1295" w:type="dxa"/>
            <w:tcBorders>
              <w:top w:val="nil"/>
              <w:left w:val="nil"/>
              <w:bottom w:val="single" w:sz="12" w:space="0" w:color="auto"/>
              <w:right w:val="single" w:sz="12" w:space="0" w:color="auto"/>
            </w:tcBorders>
            <w:shd w:val="clear" w:color="000000" w:fill="FFFFFF"/>
            <w:vAlign w:val="center"/>
            <w:hideMark/>
            <w:tcPrChange w:id="32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1E61A33" w14:textId="77777777" w:rsidR="00365BA8" w:rsidRPr="00992813" w:rsidRDefault="00365BA8" w:rsidP="000C15E1">
            <w:pPr>
              <w:rPr>
                <w:ins w:id="324" w:author="Ram Mohan Thammineni --CNTR" w:date="2019-07-30T14:15:00Z"/>
                <w:rFonts w:ascii="Calibri" w:eastAsia="Times New Roman" w:hAnsi="Calibri" w:cs="Calibri"/>
                <w:color w:val="000000"/>
                <w:sz w:val="22"/>
                <w:szCs w:val="22"/>
              </w:rPr>
            </w:pPr>
            <w:ins w:id="325"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2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79CA55B" w14:textId="77777777" w:rsidR="00365BA8" w:rsidRPr="00992813" w:rsidRDefault="00365BA8" w:rsidP="000C15E1">
            <w:pPr>
              <w:rPr>
                <w:ins w:id="327" w:author="Ram Mohan Thammineni --CNTR" w:date="2019-07-30T14:15:00Z"/>
                <w:rFonts w:ascii="Calibri" w:eastAsia="Times New Roman" w:hAnsi="Calibri" w:cs="Calibri"/>
                <w:color w:val="000000"/>
                <w:sz w:val="22"/>
                <w:szCs w:val="22"/>
              </w:rPr>
            </w:pPr>
          </w:p>
        </w:tc>
      </w:tr>
      <w:tr w:rsidR="00365BA8" w:rsidRPr="007C19B9" w14:paraId="3999F76A" w14:textId="77777777" w:rsidTr="000C15E1">
        <w:trPr>
          <w:trHeight w:val="310"/>
          <w:ins w:id="328" w:author="Ram Mohan Thammineni --CNTR" w:date="2019-07-30T14:15:00Z"/>
          <w:trPrChange w:id="32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3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17310F6F" w14:textId="77777777" w:rsidR="00365BA8" w:rsidRPr="00992813" w:rsidRDefault="00365BA8" w:rsidP="000C15E1">
            <w:pPr>
              <w:jc w:val="right"/>
              <w:rPr>
                <w:ins w:id="331" w:author="Ram Mohan Thammineni --CNTR" w:date="2019-07-30T14:15:00Z"/>
                <w:rFonts w:ascii="Arial" w:eastAsia="Times New Roman" w:hAnsi="Arial" w:cs="Arial"/>
                <w:sz w:val="20"/>
                <w:szCs w:val="20"/>
              </w:rPr>
            </w:pPr>
            <w:ins w:id="332" w:author="Ram Mohan Thammineni --CNTR" w:date="2019-07-30T14:15:00Z">
              <w:r w:rsidRPr="00992813">
                <w:rPr>
                  <w:rFonts w:ascii="Arial" w:eastAsia="Times New Roman" w:hAnsi="Arial" w:cs="Arial"/>
                  <w:sz w:val="20"/>
                  <w:szCs w:val="20"/>
                </w:rPr>
                <w:t>4</w:t>
              </w:r>
            </w:ins>
          </w:p>
        </w:tc>
        <w:tc>
          <w:tcPr>
            <w:tcW w:w="3270" w:type="dxa"/>
            <w:tcBorders>
              <w:top w:val="nil"/>
              <w:left w:val="nil"/>
              <w:bottom w:val="single" w:sz="12" w:space="0" w:color="auto"/>
              <w:right w:val="single" w:sz="12" w:space="0" w:color="auto"/>
            </w:tcBorders>
            <w:shd w:val="clear" w:color="000000" w:fill="FFFFFF"/>
            <w:noWrap/>
            <w:vAlign w:val="center"/>
            <w:hideMark/>
            <w:tcPrChange w:id="33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D2185B9" w14:textId="77777777" w:rsidR="00365BA8" w:rsidRPr="00992813" w:rsidRDefault="00365BA8" w:rsidP="000C15E1">
            <w:pPr>
              <w:rPr>
                <w:ins w:id="334" w:author="Ram Mohan Thammineni --CNTR" w:date="2019-07-30T14:15:00Z"/>
                <w:rFonts w:ascii="Arial" w:eastAsia="Times New Roman" w:hAnsi="Arial" w:cs="Arial"/>
                <w:color w:val="000000"/>
                <w:sz w:val="20"/>
                <w:szCs w:val="20"/>
              </w:rPr>
            </w:pPr>
            <w:ins w:id="335" w:author="Ram Mohan Thammineni --CNTR" w:date="2019-07-30T14:15:00Z">
              <w:r w:rsidRPr="00992813">
                <w:rPr>
                  <w:rFonts w:ascii="Arial" w:eastAsia="Times New Roman" w:hAnsi="Arial" w:cs="Arial"/>
                  <w:color w:val="000000"/>
                  <w:sz w:val="20"/>
                  <w:szCs w:val="20"/>
                </w:rPr>
                <w:t>Level</w:t>
              </w:r>
            </w:ins>
          </w:p>
        </w:tc>
        <w:tc>
          <w:tcPr>
            <w:tcW w:w="1295" w:type="dxa"/>
            <w:tcBorders>
              <w:top w:val="nil"/>
              <w:left w:val="nil"/>
              <w:bottom w:val="single" w:sz="12" w:space="0" w:color="auto"/>
              <w:right w:val="single" w:sz="12" w:space="0" w:color="auto"/>
            </w:tcBorders>
            <w:shd w:val="clear" w:color="000000" w:fill="FFFFFF"/>
            <w:vAlign w:val="center"/>
            <w:hideMark/>
            <w:tcPrChange w:id="33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A5697B1" w14:textId="77777777" w:rsidR="00365BA8" w:rsidRPr="00992813" w:rsidRDefault="00365BA8" w:rsidP="000C15E1">
            <w:pPr>
              <w:rPr>
                <w:ins w:id="337" w:author="Ram Mohan Thammineni --CNTR" w:date="2019-07-30T14:15:00Z"/>
                <w:rFonts w:ascii="Calibri" w:eastAsia="Times New Roman" w:hAnsi="Calibri" w:cs="Calibri"/>
                <w:color w:val="000000"/>
                <w:sz w:val="22"/>
                <w:szCs w:val="22"/>
              </w:rPr>
            </w:pPr>
            <w:ins w:id="338"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39"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ABF93C4" w14:textId="77777777" w:rsidR="00365BA8" w:rsidRPr="00992813" w:rsidRDefault="00365BA8" w:rsidP="000C15E1">
            <w:pPr>
              <w:rPr>
                <w:ins w:id="340" w:author="Ram Mohan Thammineni --CNTR" w:date="2019-07-30T14:15:00Z"/>
                <w:rFonts w:ascii="Calibri" w:eastAsia="Times New Roman" w:hAnsi="Calibri" w:cs="Calibri"/>
                <w:color w:val="000000"/>
                <w:sz w:val="22"/>
                <w:szCs w:val="22"/>
              </w:rPr>
            </w:pPr>
          </w:p>
        </w:tc>
      </w:tr>
      <w:tr w:rsidR="00365BA8" w:rsidRPr="007C19B9" w14:paraId="5BC28564" w14:textId="77777777" w:rsidTr="000C15E1">
        <w:trPr>
          <w:trHeight w:val="310"/>
          <w:ins w:id="341" w:author="Ram Mohan Thammineni --CNTR" w:date="2019-07-30T14:15:00Z"/>
          <w:trPrChange w:id="342"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43"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1D0ADF7A" w14:textId="77777777" w:rsidR="00365BA8" w:rsidRPr="00992813" w:rsidRDefault="00365BA8" w:rsidP="000C15E1">
            <w:pPr>
              <w:jc w:val="right"/>
              <w:rPr>
                <w:ins w:id="344" w:author="Ram Mohan Thammineni --CNTR" w:date="2019-07-30T14:15:00Z"/>
                <w:rFonts w:ascii="Arial" w:eastAsia="Times New Roman" w:hAnsi="Arial" w:cs="Arial"/>
                <w:sz w:val="20"/>
                <w:szCs w:val="20"/>
              </w:rPr>
            </w:pPr>
            <w:ins w:id="345" w:author="Ram Mohan Thammineni --CNTR" w:date="2019-07-30T14:15:00Z">
              <w:r w:rsidRPr="00992813">
                <w:rPr>
                  <w:rFonts w:ascii="Arial" w:eastAsia="Times New Roman" w:hAnsi="Arial" w:cs="Arial"/>
                  <w:sz w:val="20"/>
                  <w:szCs w:val="20"/>
                </w:rPr>
                <w:t>5</w:t>
              </w:r>
            </w:ins>
          </w:p>
        </w:tc>
        <w:tc>
          <w:tcPr>
            <w:tcW w:w="3270" w:type="dxa"/>
            <w:tcBorders>
              <w:top w:val="nil"/>
              <w:left w:val="nil"/>
              <w:bottom w:val="single" w:sz="12" w:space="0" w:color="auto"/>
              <w:right w:val="single" w:sz="12" w:space="0" w:color="auto"/>
            </w:tcBorders>
            <w:shd w:val="clear" w:color="000000" w:fill="FFFFFF"/>
            <w:noWrap/>
            <w:vAlign w:val="center"/>
            <w:hideMark/>
            <w:tcPrChange w:id="346"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0C24A4C5" w14:textId="77777777" w:rsidR="00365BA8" w:rsidRPr="00992813" w:rsidRDefault="00365BA8" w:rsidP="000C15E1">
            <w:pPr>
              <w:rPr>
                <w:ins w:id="347" w:author="Ram Mohan Thammineni --CNTR" w:date="2019-07-30T14:15:00Z"/>
                <w:rFonts w:ascii="Arial" w:eastAsia="Times New Roman" w:hAnsi="Arial" w:cs="Arial"/>
                <w:color w:val="000000"/>
                <w:sz w:val="20"/>
                <w:szCs w:val="20"/>
              </w:rPr>
            </w:pPr>
            <w:ins w:id="348" w:author="Ram Mohan Thammineni --CNTR" w:date="2019-07-30T14:15:00Z">
              <w:r w:rsidRPr="00992813">
                <w:rPr>
                  <w:rFonts w:ascii="Arial" w:eastAsia="Times New Roman" w:hAnsi="Arial" w:cs="Arial"/>
                  <w:color w:val="000000"/>
                  <w:sz w:val="20"/>
                  <w:szCs w:val="20"/>
                </w:rPr>
                <w:t>Material</w:t>
              </w:r>
            </w:ins>
          </w:p>
        </w:tc>
        <w:tc>
          <w:tcPr>
            <w:tcW w:w="1295" w:type="dxa"/>
            <w:tcBorders>
              <w:top w:val="nil"/>
              <w:left w:val="nil"/>
              <w:bottom w:val="single" w:sz="12" w:space="0" w:color="auto"/>
              <w:right w:val="single" w:sz="12" w:space="0" w:color="auto"/>
            </w:tcBorders>
            <w:shd w:val="clear" w:color="000000" w:fill="FFFFFF"/>
            <w:vAlign w:val="center"/>
            <w:hideMark/>
            <w:tcPrChange w:id="349"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AA7E729" w14:textId="77777777" w:rsidR="00365BA8" w:rsidRPr="00992813" w:rsidRDefault="00365BA8" w:rsidP="000C15E1">
            <w:pPr>
              <w:rPr>
                <w:ins w:id="350" w:author="Ram Mohan Thammineni --CNTR" w:date="2019-07-30T14:15:00Z"/>
                <w:rFonts w:ascii="Calibri" w:eastAsia="Times New Roman" w:hAnsi="Calibri" w:cs="Calibri"/>
                <w:color w:val="000000"/>
                <w:sz w:val="22"/>
                <w:szCs w:val="22"/>
              </w:rPr>
            </w:pPr>
            <w:ins w:id="351"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52"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1DCB018" w14:textId="77777777" w:rsidR="00365BA8" w:rsidRPr="00992813" w:rsidRDefault="00365BA8" w:rsidP="000C15E1">
            <w:pPr>
              <w:rPr>
                <w:ins w:id="353" w:author="Ram Mohan Thammineni --CNTR" w:date="2019-07-30T14:15:00Z"/>
                <w:rFonts w:ascii="Calibri" w:eastAsia="Times New Roman" w:hAnsi="Calibri" w:cs="Calibri"/>
                <w:color w:val="000000"/>
                <w:sz w:val="22"/>
                <w:szCs w:val="22"/>
              </w:rPr>
            </w:pPr>
          </w:p>
        </w:tc>
      </w:tr>
      <w:tr w:rsidR="00365BA8" w:rsidRPr="007C19B9" w14:paraId="4F1654D9" w14:textId="77777777" w:rsidTr="000C15E1">
        <w:trPr>
          <w:trHeight w:val="310"/>
          <w:ins w:id="354" w:author="Ram Mohan Thammineni --CNTR" w:date="2019-07-30T14:15:00Z"/>
          <w:trPrChange w:id="355"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56"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DDB914C" w14:textId="77777777" w:rsidR="00365BA8" w:rsidRPr="00992813" w:rsidRDefault="00365BA8" w:rsidP="000C15E1">
            <w:pPr>
              <w:jc w:val="right"/>
              <w:rPr>
                <w:ins w:id="357" w:author="Ram Mohan Thammineni --CNTR" w:date="2019-07-30T14:15:00Z"/>
                <w:rFonts w:ascii="Arial" w:eastAsia="Times New Roman" w:hAnsi="Arial" w:cs="Arial"/>
                <w:sz w:val="20"/>
                <w:szCs w:val="20"/>
              </w:rPr>
            </w:pPr>
            <w:ins w:id="358" w:author="Ram Mohan Thammineni --CNTR" w:date="2019-07-30T14:15:00Z">
              <w:r w:rsidRPr="00992813">
                <w:rPr>
                  <w:rFonts w:ascii="Arial" w:eastAsia="Times New Roman" w:hAnsi="Arial" w:cs="Arial"/>
                  <w:sz w:val="20"/>
                  <w:szCs w:val="20"/>
                </w:rPr>
                <w:t>6</w:t>
              </w:r>
            </w:ins>
          </w:p>
        </w:tc>
        <w:tc>
          <w:tcPr>
            <w:tcW w:w="3270" w:type="dxa"/>
            <w:tcBorders>
              <w:top w:val="nil"/>
              <w:left w:val="nil"/>
              <w:bottom w:val="single" w:sz="12" w:space="0" w:color="auto"/>
              <w:right w:val="single" w:sz="12" w:space="0" w:color="auto"/>
            </w:tcBorders>
            <w:shd w:val="clear" w:color="000000" w:fill="FFFFFF"/>
            <w:noWrap/>
            <w:vAlign w:val="center"/>
            <w:hideMark/>
            <w:tcPrChange w:id="359"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13D93E2" w14:textId="77777777" w:rsidR="00365BA8" w:rsidRPr="00992813" w:rsidRDefault="00365BA8" w:rsidP="000C15E1">
            <w:pPr>
              <w:rPr>
                <w:ins w:id="360" w:author="Ram Mohan Thammineni --CNTR" w:date="2019-07-30T14:15:00Z"/>
                <w:rFonts w:ascii="Arial" w:eastAsia="Times New Roman" w:hAnsi="Arial" w:cs="Arial"/>
                <w:color w:val="000000"/>
                <w:sz w:val="20"/>
                <w:szCs w:val="20"/>
              </w:rPr>
            </w:pPr>
            <w:ins w:id="361" w:author="Ram Mohan Thammineni --CNTR" w:date="2019-07-30T14:15:00Z">
              <w:r w:rsidRPr="00992813">
                <w:rPr>
                  <w:rFonts w:ascii="Arial" w:eastAsia="Times New Roman" w:hAnsi="Arial" w:cs="Arial"/>
                  <w:color w:val="000000"/>
                  <w:sz w:val="20"/>
                  <w:szCs w:val="20"/>
                </w:rPr>
                <w:t>Description</w:t>
              </w:r>
            </w:ins>
          </w:p>
        </w:tc>
        <w:tc>
          <w:tcPr>
            <w:tcW w:w="1295" w:type="dxa"/>
            <w:tcBorders>
              <w:top w:val="nil"/>
              <w:left w:val="nil"/>
              <w:bottom w:val="single" w:sz="12" w:space="0" w:color="auto"/>
              <w:right w:val="single" w:sz="12" w:space="0" w:color="auto"/>
            </w:tcBorders>
            <w:shd w:val="clear" w:color="000000" w:fill="FFFFFF"/>
            <w:vAlign w:val="center"/>
            <w:hideMark/>
            <w:tcPrChange w:id="362"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65DB198" w14:textId="77777777" w:rsidR="00365BA8" w:rsidRPr="00992813" w:rsidRDefault="00365BA8" w:rsidP="000C15E1">
            <w:pPr>
              <w:rPr>
                <w:ins w:id="363" w:author="Ram Mohan Thammineni --CNTR" w:date="2019-07-30T14:15:00Z"/>
                <w:rFonts w:ascii="Calibri" w:eastAsia="Times New Roman" w:hAnsi="Calibri" w:cs="Calibri"/>
                <w:color w:val="000000"/>
                <w:sz w:val="22"/>
                <w:szCs w:val="22"/>
              </w:rPr>
            </w:pPr>
            <w:ins w:id="364"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36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B644A8D" w14:textId="77777777" w:rsidR="00365BA8" w:rsidRPr="00992813" w:rsidRDefault="00365BA8" w:rsidP="000C15E1">
            <w:pPr>
              <w:rPr>
                <w:ins w:id="366" w:author="Ram Mohan Thammineni --CNTR" w:date="2019-07-30T14:15:00Z"/>
                <w:rFonts w:ascii="Calibri" w:eastAsia="Times New Roman" w:hAnsi="Calibri" w:cs="Calibri"/>
                <w:color w:val="000000"/>
                <w:sz w:val="22"/>
                <w:szCs w:val="22"/>
              </w:rPr>
            </w:pPr>
          </w:p>
        </w:tc>
      </w:tr>
      <w:tr w:rsidR="00365BA8" w:rsidRPr="007C19B9" w14:paraId="013C92B6" w14:textId="77777777" w:rsidTr="000C15E1">
        <w:trPr>
          <w:trHeight w:val="310"/>
          <w:ins w:id="367" w:author="Ram Mohan Thammineni --CNTR" w:date="2019-07-30T14:15:00Z"/>
          <w:trPrChange w:id="368"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69"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71F3359E" w14:textId="77777777" w:rsidR="00365BA8" w:rsidRPr="00992813" w:rsidRDefault="00365BA8" w:rsidP="000C15E1">
            <w:pPr>
              <w:jc w:val="right"/>
              <w:rPr>
                <w:ins w:id="370" w:author="Ram Mohan Thammineni --CNTR" w:date="2019-07-30T14:15:00Z"/>
                <w:rFonts w:ascii="Arial" w:eastAsia="Times New Roman" w:hAnsi="Arial" w:cs="Arial"/>
                <w:sz w:val="20"/>
                <w:szCs w:val="20"/>
              </w:rPr>
            </w:pPr>
            <w:ins w:id="371" w:author="Ram Mohan Thammineni --CNTR" w:date="2019-07-30T14:15:00Z">
              <w:r w:rsidRPr="00992813">
                <w:rPr>
                  <w:rFonts w:ascii="Arial" w:eastAsia="Times New Roman" w:hAnsi="Arial" w:cs="Arial"/>
                  <w:sz w:val="20"/>
                  <w:szCs w:val="20"/>
                </w:rPr>
                <w:t>7</w:t>
              </w:r>
            </w:ins>
          </w:p>
        </w:tc>
        <w:tc>
          <w:tcPr>
            <w:tcW w:w="3270" w:type="dxa"/>
            <w:tcBorders>
              <w:top w:val="nil"/>
              <w:left w:val="nil"/>
              <w:bottom w:val="single" w:sz="12" w:space="0" w:color="auto"/>
              <w:right w:val="single" w:sz="12" w:space="0" w:color="auto"/>
            </w:tcBorders>
            <w:shd w:val="clear" w:color="000000" w:fill="FFFFFF"/>
            <w:noWrap/>
            <w:vAlign w:val="center"/>
            <w:hideMark/>
            <w:tcPrChange w:id="372"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9ADAD8D" w14:textId="77777777" w:rsidR="00365BA8" w:rsidRPr="00992813" w:rsidRDefault="00365BA8" w:rsidP="000C15E1">
            <w:pPr>
              <w:rPr>
                <w:ins w:id="373" w:author="Ram Mohan Thammineni --CNTR" w:date="2019-07-30T14:15:00Z"/>
                <w:rFonts w:ascii="Arial" w:eastAsia="Times New Roman" w:hAnsi="Arial" w:cs="Arial"/>
                <w:color w:val="000000"/>
                <w:sz w:val="20"/>
                <w:szCs w:val="20"/>
              </w:rPr>
            </w:pPr>
            <w:ins w:id="374" w:author="Ram Mohan Thammineni --CNTR" w:date="2019-07-30T14:15:00Z">
              <w:r w:rsidRPr="00992813">
                <w:rPr>
                  <w:rFonts w:ascii="Arial" w:eastAsia="Times New Roman" w:hAnsi="Arial" w:cs="Arial"/>
                  <w:color w:val="000000"/>
                  <w:sz w:val="20"/>
                  <w:szCs w:val="20"/>
                </w:rPr>
                <w:t>Plant</w:t>
              </w:r>
            </w:ins>
          </w:p>
        </w:tc>
        <w:tc>
          <w:tcPr>
            <w:tcW w:w="1295" w:type="dxa"/>
            <w:tcBorders>
              <w:top w:val="nil"/>
              <w:left w:val="nil"/>
              <w:bottom w:val="single" w:sz="12" w:space="0" w:color="auto"/>
              <w:right w:val="single" w:sz="12" w:space="0" w:color="auto"/>
            </w:tcBorders>
            <w:shd w:val="clear" w:color="000000" w:fill="FFFFFF"/>
            <w:vAlign w:val="center"/>
            <w:hideMark/>
            <w:tcPrChange w:id="375"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AE3BE76" w14:textId="77777777" w:rsidR="00365BA8" w:rsidRPr="00992813" w:rsidRDefault="00365BA8" w:rsidP="000C15E1">
            <w:pPr>
              <w:rPr>
                <w:ins w:id="376" w:author="Ram Mohan Thammineni --CNTR" w:date="2019-07-30T14:15:00Z"/>
                <w:rFonts w:ascii="Calibri" w:eastAsia="Times New Roman" w:hAnsi="Calibri" w:cs="Calibri"/>
                <w:color w:val="000000"/>
                <w:sz w:val="22"/>
                <w:szCs w:val="22"/>
              </w:rPr>
            </w:pPr>
            <w:ins w:id="377"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37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82C48EB" w14:textId="77777777" w:rsidR="00365BA8" w:rsidRPr="00992813" w:rsidRDefault="00365BA8" w:rsidP="000C15E1">
            <w:pPr>
              <w:rPr>
                <w:ins w:id="379" w:author="Ram Mohan Thammineni --CNTR" w:date="2019-07-30T14:15:00Z"/>
                <w:rFonts w:ascii="Calibri" w:eastAsia="Times New Roman" w:hAnsi="Calibri" w:cs="Calibri"/>
                <w:color w:val="000000"/>
                <w:sz w:val="22"/>
                <w:szCs w:val="22"/>
              </w:rPr>
            </w:pPr>
          </w:p>
        </w:tc>
      </w:tr>
      <w:tr w:rsidR="00365BA8" w:rsidRPr="007C19B9" w14:paraId="25430726" w14:textId="77777777" w:rsidTr="000C15E1">
        <w:trPr>
          <w:trHeight w:val="310"/>
          <w:ins w:id="380" w:author="Ram Mohan Thammineni --CNTR" w:date="2019-07-30T14:15:00Z"/>
          <w:trPrChange w:id="38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8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9832D11" w14:textId="77777777" w:rsidR="00365BA8" w:rsidRPr="00992813" w:rsidRDefault="00365BA8" w:rsidP="000C15E1">
            <w:pPr>
              <w:jc w:val="right"/>
              <w:rPr>
                <w:ins w:id="383" w:author="Ram Mohan Thammineni --CNTR" w:date="2019-07-30T14:15:00Z"/>
                <w:rFonts w:ascii="Arial" w:eastAsia="Times New Roman" w:hAnsi="Arial" w:cs="Arial"/>
                <w:sz w:val="20"/>
                <w:szCs w:val="20"/>
              </w:rPr>
            </w:pPr>
            <w:ins w:id="384" w:author="Ram Mohan Thammineni --CNTR" w:date="2019-07-30T14:15:00Z">
              <w:r w:rsidRPr="00992813">
                <w:rPr>
                  <w:rFonts w:ascii="Arial" w:eastAsia="Times New Roman" w:hAnsi="Arial" w:cs="Arial"/>
                  <w:sz w:val="20"/>
                  <w:szCs w:val="20"/>
                </w:rPr>
                <w:t>8</w:t>
              </w:r>
            </w:ins>
          </w:p>
        </w:tc>
        <w:tc>
          <w:tcPr>
            <w:tcW w:w="3270" w:type="dxa"/>
            <w:tcBorders>
              <w:top w:val="nil"/>
              <w:left w:val="nil"/>
              <w:bottom w:val="single" w:sz="12" w:space="0" w:color="auto"/>
              <w:right w:val="single" w:sz="12" w:space="0" w:color="auto"/>
            </w:tcBorders>
            <w:shd w:val="clear" w:color="000000" w:fill="FFFFFF"/>
            <w:noWrap/>
            <w:vAlign w:val="center"/>
            <w:hideMark/>
            <w:tcPrChange w:id="38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AD94C4C" w14:textId="77777777" w:rsidR="00365BA8" w:rsidRPr="00992813" w:rsidRDefault="00365BA8" w:rsidP="000C15E1">
            <w:pPr>
              <w:rPr>
                <w:ins w:id="386" w:author="Ram Mohan Thammineni --CNTR" w:date="2019-07-30T14:15:00Z"/>
                <w:rFonts w:ascii="Arial" w:eastAsia="Times New Roman" w:hAnsi="Arial" w:cs="Arial"/>
                <w:color w:val="000000"/>
                <w:sz w:val="20"/>
                <w:szCs w:val="20"/>
              </w:rPr>
            </w:pPr>
            <w:ins w:id="387" w:author="Ram Mohan Thammineni --CNTR" w:date="2019-07-30T14:15:00Z">
              <w:r w:rsidRPr="00992813">
                <w:rPr>
                  <w:rFonts w:ascii="Arial" w:eastAsia="Times New Roman" w:hAnsi="Arial" w:cs="Arial"/>
                  <w:color w:val="000000"/>
                  <w:sz w:val="20"/>
                  <w:szCs w:val="20"/>
                </w:rPr>
                <w:t>Costing Variant</w:t>
              </w:r>
            </w:ins>
          </w:p>
        </w:tc>
        <w:tc>
          <w:tcPr>
            <w:tcW w:w="1295" w:type="dxa"/>
            <w:tcBorders>
              <w:top w:val="nil"/>
              <w:left w:val="nil"/>
              <w:bottom w:val="single" w:sz="12" w:space="0" w:color="auto"/>
              <w:right w:val="single" w:sz="12" w:space="0" w:color="auto"/>
            </w:tcBorders>
            <w:shd w:val="clear" w:color="000000" w:fill="FFFFFF"/>
            <w:vAlign w:val="center"/>
            <w:hideMark/>
            <w:tcPrChange w:id="38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677290C" w14:textId="77777777" w:rsidR="00365BA8" w:rsidRPr="00992813" w:rsidRDefault="00365BA8" w:rsidP="000C15E1">
            <w:pPr>
              <w:rPr>
                <w:ins w:id="389"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39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249BF8C6" w14:textId="77777777" w:rsidR="00365BA8" w:rsidRPr="00992813" w:rsidRDefault="00365BA8" w:rsidP="000C15E1">
            <w:pPr>
              <w:rPr>
                <w:ins w:id="391" w:author="Ram Mohan Thammineni --CNTR" w:date="2019-07-30T14:15:00Z"/>
                <w:rFonts w:ascii="Calibri" w:eastAsia="Times New Roman" w:hAnsi="Calibri" w:cs="Calibri"/>
                <w:color w:val="000000"/>
                <w:sz w:val="22"/>
                <w:szCs w:val="22"/>
              </w:rPr>
            </w:pPr>
          </w:p>
        </w:tc>
      </w:tr>
      <w:tr w:rsidR="00365BA8" w:rsidRPr="007C19B9" w14:paraId="39C3ABF6" w14:textId="77777777" w:rsidTr="000C15E1">
        <w:trPr>
          <w:trHeight w:val="310"/>
          <w:ins w:id="392" w:author="Ram Mohan Thammineni --CNTR" w:date="2019-07-30T14:15:00Z"/>
          <w:trPrChange w:id="39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39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4BD2DED" w14:textId="77777777" w:rsidR="00365BA8" w:rsidRPr="00992813" w:rsidRDefault="00365BA8" w:rsidP="000C15E1">
            <w:pPr>
              <w:jc w:val="right"/>
              <w:rPr>
                <w:ins w:id="395" w:author="Ram Mohan Thammineni --CNTR" w:date="2019-07-30T14:15:00Z"/>
                <w:rFonts w:ascii="Arial" w:eastAsia="Times New Roman" w:hAnsi="Arial" w:cs="Arial"/>
                <w:sz w:val="20"/>
                <w:szCs w:val="20"/>
              </w:rPr>
            </w:pPr>
            <w:ins w:id="396" w:author="Ram Mohan Thammineni --CNTR" w:date="2019-07-30T14:15:00Z">
              <w:r w:rsidRPr="00992813">
                <w:rPr>
                  <w:rFonts w:ascii="Arial" w:eastAsia="Times New Roman" w:hAnsi="Arial" w:cs="Arial"/>
                  <w:sz w:val="20"/>
                  <w:szCs w:val="20"/>
                </w:rPr>
                <w:t>9</w:t>
              </w:r>
            </w:ins>
          </w:p>
        </w:tc>
        <w:tc>
          <w:tcPr>
            <w:tcW w:w="3270" w:type="dxa"/>
            <w:tcBorders>
              <w:top w:val="nil"/>
              <w:left w:val="nil"/>
              <w:bottom w:val="single" w:sz="12" w:space="0" w:color="auto"/>
              <w:right w:val="single" w:sz="12" w:space="0" w:color="auto"/>
            </w:tcBorders>
            <w:shd w:val="clear" w:color="000000" w:fill="FFFFFF"/>
            <w:noWrap/>
            <w:vAlign w:val="center"/>
            <w:hideMark/>
            <w:tcPrChange w:id="39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D0F64B0" w14:textId="77777777" w:rsidR="00365BA8" w:rsidRPr="00992813" w:rsidRDefault="00365BA8" w:rsidP="000C15E1">
            <w:pPr>
              <w:rPr>
                <w:ins w:id="398" w:author="Ram Mohan Thammineni --CNTR" w:date="2019-07-30T14:15:00Z"/>
                <w:rFonts w:ascii="Arial" w:eastAsia="Times New Roman" w:hAnsi="Arial" w:cs="Arial"/>
                <w:color w:val="000000"/>
                <w:sz w:val="20"/>
                <w:szCs w:val="20"/>
              </w:rPr>
            </w:pPr>
            <w:ins w:id="399" w:author="Ram Mohan Thammineni --CNTR" w:date="2019-07-30T14:15:00Z">
              <w:r w:rsidRPr="00992813">
                <w:rPr>
                  <w:rFonts w:ascii="Arial" w:eastAsia="Times New Roman" w:hAnsi="Arial" w:cs="Arial"/>
                  <w:color w:val="000000"/>
                  <w:sz w:val="20"/>
                  <w:szCs w:val="20"/>
                </w:rPr>
                <w:t>Costing Status</w:t>
              </w:r>
            </w:ins>
          </w:p>
        </w:tc>
        <w:tc>
          <w:tcPr>
            <w:tcW w:w="1295" w:type="dxa"/>
            <w:tcBorders>
              <w:top w:val="nil"/>
              <w:left w:val="nil"/>
              <w:bottom w:val="single" w:sz="12" w:space="0" w:color="auto"/>
              <w:right w:val="single" w:sz="12" w:space="0" w:color="auto"/>
            </w:tcBorders>
            <w:shd w:val="clear" w:color="000000" w:fill="FFFFFF"/>
            <w:vAlign w:val="center"/>
            <w:hideMark/>
            <w:tcPrChange w:id="40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8F67DA1" w14:textId="77777777" w:rsidR="00365BA8" w:rsidRPr="00992813" w:rsidRDefault="00365BA8" w:rsidP="000C15E1">
            <w:pPr>
              <w:rPr>
                <w:ins w:id="401" w:author="Ram Mohan Thammineni --CNTR" w:date="2019-07-30T14:15:00Z"/>
                <w:rFonts w:ascii="Calibri" w:eastAsia="Times New Roman" w:hAnsi="Calibri" w:cs="Calibri"/>
                <w:color w:val="000000"/>
                <w:sz w:val="22"/>
                <w:szCs w:val="22"/>
              </w:rPr>
            </w:pPr>
            <w:ins w:id="402"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40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EF46479" w14:textId="77777777" w:rsidR="00365BA8" w:rsidRPr="00992813" w:rsidRDefault="00365BA8" w:rsidP="000C15E1">
            <w:pPr>
              <w:rPr>
                <w:ins w:id="404" w:author="Ram Mohan Thammineni --CNTR" w:date="2019-07-30T14:15:00Z"/>
                <w:rFonts w:ascii="Calibri" w:eastAsia="Times New Roman" w:hAnsi="Calibri" w:cs="Calibri"/>
                <w:color w:val="000000"/>
                <w:sz w:val="22"/>
                <w:szCs w:val="22"/>
              </w:rPr>
            </w:pPr>
          </w:p>
        </w:tc>
      </w:tr>
      <w:tr w:rsidR="00365BA8" w:rsidRPr="007C19B9" w14:paraId="2328F85F" w14:textId="77777777" w:rsidTr="000C15E1">
        <w:trPr>
          <w:trHeight w:val="310"/>
          <w:ins w:id="405" w:author="Ram Mohan Thammineni --CNTR" w:date="2019-07-30T14:15:00Z"/>
          <w:trPrChange w:id="40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0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E1FE5D4" w14:textId="77777777" w:rsidR="00365BA8" w:rsidRPr="00992813" w:rsidRDefault="00365BA8" w:rsidP="000C15E1">
            <w:pPr>
              <w:jc w:val="right"/>
              <w:rPr>
                <w:ins w:id="408" w:author="Ram Mohan Thammineni --CNTR" w:date="2019-07-30T14:15:00Z"/>
                <w:rFonts w:ascii="Arial" w:eastAsia="Times New Roman" w:hAnsi="Arial" w:cs="Arial"/>
                <w:sz w:val="20"/>
                <w:szCs w:val="20"/>
              </w:rPr>
            </w:pPr>
            <w:ins w:id="409" w:author="Ram Mohan Thammineni --CNTR" w:date="2019-07-30T14:15:00Z">
              <w:r w:rsidRPr="00992813">
                <w:rPr>
                  <w:rFonts w:ascii="Arial" w:eastAsia="Times New Roman" w:hAnsi="Arial" w:cs="Arial"/>
                  <w:sz w:val="20"/>
                  <w:szCs w:val="20"/>
                </w:rPr>
                <w:t>10</w:t>
              </w:r>
            </w:ins>
          </w:p>
        </w:tc>
        <w:tc>
          <w:tcPr>
            <w:tcW w:w="3270" w:type="dxa"/>
            <w:tcBorders>
              <w:top w:val="nil"/>
              <w:left w:val="nil"/>
              <w:bottom w:val="single" w:sz="12" w:space="0" w:color="auto"/>
              <w:right w:val="single" w:sz="12" w:space="0" w:color="auto"/>
            </w:tcBorders>
            <w:shd w:val="clear" w:color="000000" w:fill="FFFFFF"/>
            <w:noWrap/>
            <w:vAlign w:val="center"/>
            <w:hideMark/>
            <w:tcPrChange w:id="41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625AC09" w14:textId="77777777" w:rsidR="00365BA8" w:rsidRPr="00992813" w:rsidRDefault="00365BA8" w:rsidP="000C15E1">
            <w:pPr>
              <w:rPr>
                <w:ins w:id="411" w:author="Ram Mohan Thammineni --CNTR" w:date="2019-07-30T14:15:00Z"/>
                <w:rFonts w:ascii="Arial" w:eastAsia="Times New Roman" w:hAnsi="Arial" w:cs="Arial"/>
                <w:color w:val="000000"/>
                <w:sz w:val="20"/>
                <w:szCs w:val="20"/>
              </w:rPr>
            </w:pPr>
            <w:proofErr w:type="spellStart"/>
            <w:ins w:id="412" w:author="Ram Mohan Thammineni --CNTR" w:date="2019-07-30T14:15:00Z">
              <w:r w:rsidRPr="00992813">
                <w:rPr>
                  <w:rFonts w:ascii="Arial" w:eastAsia="Times New Roman" w:hAnsi="Arial" w:cs="Arial"/>
                  <w:color w:val="000000"/>
                  <w:sz w:val="20"/>
                  <w:szCs w:val="20"/>
                </w:rPr>
                <w:t>SpecProcurement</w:t>
              </w:r>
              <w:proofErr w:type="spellEnd"/>
              <w:r w:rsidRPr="00992813">
                <w:rPr>
                  <w:rFonts w:ascii="Arial" w:eastAsia="Times New Roman" w:hAnsi="Arial" w:cs="Arial"/>
                  <w:color w:val="000000"/>
                  <w:sz w:val="20"/>
                  <w:szCs w:val="20"/>
                </w:rPr>
                <w:t xml:space="preserve"> Key</w:t>
              </w:r>
            </w:ins>
          </w:p>
        </w:tc>
        <w:tc>
          <w:tcPr>
            <w:tcW w:w="1295" w:type="dxa"/>
            <w:tcBorders>
              <w:top w:val="nil"/>
              <w:left w:val="nil"/>
              <w:bottom w:val="single" w:sz="12" w:space="0" w:color="auto"/>
              <w:right w:val="single" w:sz="12" w:space="0" w:color="auto"/>
            </w:tcBorders>
            <w:shd w:val="clear" w:color="000000" w:fill="FFFFFF"/>
            <w:vAlign w:val="center"/>
            <w:hideMark/>
            <w:tcPrChange w:id="41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D5BCD6B" w14:textId="77777777" w:rsidR="00365BA8" w:rsidRPr="00992813" w:rsidRDefault="00365BA8" w:rsidP="000C15E1">
            <w:pPr>
              <w:rPr>
                <w:ins w:id="414" w:author="Ram Mohan Thammineni --CNTR" w:date="2019-07-30T14:15:00Z"/>
                <w:rFonts w:ascii="Calibri" w:eastAsia="Times New Roman" w:hAnsi="Calibri" w:cs="Calibri"/>
                <w:color w:val="000000"/>
                <w:sz w:val="22"/>
                <w:szCs w:val="22"/>
              </w:rPr>
            </w:pPr>
            <w:ins w:id="415"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1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AB58C42" w14:textId="77777777" w:rsidR="00365BA8" w:rsidRPr="00992813" w:rsidRDefault="00365BA8" w:rsidP="000C15E1">
            <w:pPr>
              <w:rPr>
                <w:ins w:id="417" w:author="Ram Mohan Thammineni --CNTR" w:date="2019-07-30T14:15:00Z"/>
                <w:rFonts w:ascii="Calibri" w:eastAsia="Times New Roman" w:hAnsi="Calibri" w:cs="Calibri"/>
                <w:color w:val="000000"/>
                <w:sz w:val="22"/>
                <w:szCs w:val="22"/>
              </w:rPr>
            </w:pPr>
          </w:p>
        </w:tc>
      </w:tr>
      <w:tr w:rsidR="00365BA8" w:rsidRPr="007C19B9" w14:paraId="20040869" w14:textId="77777777" w:rsidTr="000C15E1">
        <w:trPr>
          <w:trHeight w:val="310"/>
          <w:ins w:id="418" w:author="Ram Mohan Thammineni --CNTR" w:date="2019-07-30T14:15:00Z"/>
          <w:trPrChange w:id="41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2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6335038" w14:textId="77777777" w:rsidR="00365BA8" w:rsidRPr="00992813" w:rsidRDefault="00365BA8" w:rsidP="000C15E1">
            <w:pPr>
              <w:jc w:val="right"/>
              <w:rPr>
                <w:ins w:id="421" w:author="Ram Mohan Thammineni --CNTR" w:date="2019-07-30T14:15:00Z"/>
                <w:rFonts w:ascii="Arial" w:eastAsia="Times New Roman" w:hAnsi="Arial" w:cs="Arial"/>
                <w:sz w:val="20"/>
                <w:szCs w:val="20"/>
              </w:rPr>
            </w:pPr>
            <w:ins w:id="422" w:author="Ram Mohan Thammineni --CNTR" w:date="2019-07-30T14:15:00Z">
              <w:r w:rsidRPr="00992813">
                <w:rPr>
                  <w:rFonts w:ascii="Arial" w:eastAsia="Times New Roman" w:hAnsi="Arial" w:cs="Arial"/>
                  <w:sz w:val="20"/>
                  <w:szCs w:val="20"/>
                </w:rPr>
                <w:t>11</w:t>
              </w:r>
            </w:ins>
          </w:p>
        </w:tc>
        <w:tc>
          <w:tcPr>
            <w:tcW w:w="3270" w:type="dxa"/>
            <w:tcBorders>
              <w:top w:val="nil"/>
              <w:left w:val="nil"/>
              <w:bottom w:val="single" w:sz="12" w:space="0" w:color="auto"/>
              <w:right w:val="single" w:sz="12" w:space="0" w:color="auto"/>
            </w:tcBorders>
            <w:shd w:val="clear" w:color="000000" w:fill="FFFFFF"/>
            <w:noWrap/>
            <w:vAlign w:val="center"/>
            <w:hideMark/>
            <w:tcPrChange w:id="42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8F1FD10" w14:textId="77777777" w:rsidR="00365BA8" w:rsidRPr="00992813" w:rsidRDefault="00365BA8" w:rsidP="000C15E1">
            <w:pPr>
              <w:rPr>
                <w:ins w:id="424" w:author="Ram Mohan Thammineni --CNTR" w:date="2019-07-30T14:15:00Z"/>
                <w:rFonts w:ascii="Arial" w:eastAsia="Times New Roman" w:hAnsi="Arial" w:cs="Arial"/>
                <w:color w:val="000000"/>
                <w:sz w:val="20"/>
                <w:szCs w:val="20"/>
              </w:rPr>
            </w:pPr>
            <w:ins w:id="425" w:author="Ram Mohan Thammineni --CNTR" w:date="2019-07-30T14:15:00Z">
              <w:r w:rsidRPr="00992813">
                <w:rPr>
                  <w:rFonts w:ascii="Arial" w:eastAsia="Times New Roman" w:hAnsi="Arial" w:cs="Arial"/>
                  <w:color w:val="000000"/>
                  <w:sz w:val="20"/>
                  <w:szCs w:val="20"/>
                </w:rPr>
                <w:t>Procurement type</w:t>
              </w:r>
            </w:ins>
          </w:p>
        </w:tc>
        <w:tc>
          <w:tcPr>
            <w:tcW w:w="1295" w:type="dxa"/>
            <w:tcBorders>
              <w:top w:val="nil"/>
              <w:left w:val="nil"/>
              <w:bottom w:val="single" w:sz="12" w:space="0" w:color="auto"/>
              <w:right w:val="single" w:sz="12" w:space="0" w:color="auto"/>
            </w:tcBorders>
            <w:shd w:val="clear" w:color="000000" w:fill="FFFFFF"/>
            <w:vAlign w:val="center"/>
            <w:hideMark/>
            <w:tcPrChange w:id="42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BC5EC03" w14:textId="77777777" w:rsidR="00365BA8" w:rsidRPr="00992813" w:rsidRDefault="00365BA8" w:rsidP="000C15E1">
            <w:pPr>
              <w:rPr>
                <w:ins w:id="427" w:author="Ram Mohan Thammineni --CNTR" w:date="2019-07-30T14:15:00Z"/>
                <w:rFonts w:ascii="Calibri" w:eastAsia="Times New Roman" w:hAnsi="Calibri" w:cs="Calibri"/>
                <w:color w:val="000000"/>
                <w:sz w:val="22"/>
                <w:szCs w:val="22"/>
              </w:rPr>
            </w:pPr>
            <w:ins w:id="428"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29"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EA9BA15" w14:textId="77777777" w:rsidR="00365BA8" w:rsidRPr="00992813" w:rsidRDefault="00365BA8" w:rsidP="000C15E1">
            <w:pPr>
              <w:rPr>
                <w:ins w:id="430" w:author="Ram Mohan Thammineni --CNTR" w:date="2019-07-30T14:15:00Z"/>
                <w:rFonts w:ascii="Calibri" w:eastAsia="Times New Roman" w:hAnsi="Calibri" w:cs="Calibri"/>
                <w:color w:val="000000"/>
                <w:sz w:val="22"/>
                <w:szCs w:val="22"/>
              </w:rPr>
            </w:pPr>
          </w:p>
        </w:tc>
      </w:tr>
      <w:tr w:rsidR="00365BA8" w:rsidRPr="007C19B9" w14:paraId="1A606681" w14:textId="77777777" w:rsidTr="000C15E1">
        <w:trPr>
          <w:trHeight w:val="310"/>
          <w:ins w:id="431" w:author="Ram Mohan Thammineni --CNTR" w:date="2019-07-30T14:15:00Z"/>
          <w:trPrChange w:id="432"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33"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94C502F" w14:textId="77777777" w:rsidR="00365BA8" w:rsidRPr="00992813" w:rsidRDefault="00365BA8" w:rsidP="000C15E1">
            <w:pPr>
              <w:jc w:val="right"/>
              <w:rPr>
                <w:ins w:id="434" w:author="Ram Mohan Thammineni --CNTR" w:date="2019-07-30T14:15:00Z"/>
                <w:rFonts w:ascii="Arial" w:eastAsia="Times New Roman" w:hAnsi="Arial" w:cs="Arial"/>
                <w:sz w:val="20"/>
                <w:szCs w:val="20"/>
              </w:rPr>
            </w:pPr>
            <w:ins w:id="435" w:author="Ram Mohan Thammineni --CNTR" w:date="2019-07-30T14:15:00Z">
              <w:r w:rsidRPr="00992813">
                <w:rPr>
                  <w:rFonts w:ascii="Arial" w:eastAsia="Times New Roman" w:hAnsi="Arial" w:cs="Arial"/>
                  <w:sz w:val="20"/>
                  <w:szCs w:val="20"/>
                </w:rPr>
                <w:lastRenderedPageBreak/>
                <w:t>12</w:t>
              </w:r>
            </w:ins>
          </w:p>
        </w:tc>
        <w:tc>
          <w:tcPr>
            <w:tcW w:w="3270" w:type="dxa"/>
            <w:tcBorders>
              <w:top w:val="nil"/>
              <w:left w:val="nil"/>
              <w:bottom w:val="single" w:sz="12" w:space="0" w:color="auto"/>
              <w:right w:val="single" w:sz="12" w:space="0" w:color="auto"/>
            </w:tcBorders>
            <w:shd w:val="clear" w:color="000000" w:fill="FFFFFF"/>
            <w:noWrap/>
            <w:vAlign w:val="center"/>
            <w:hideMark/>
            <w:tcPrChange w:id="436"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594DC20" w14:textId="77777777" w:rsidR="00365BA8" w:rsidRPr="00992813" w:rsidRDefault="00365BA8" w:rsidP="000C15E1">
            <w:pPr>
              <w:rPr>
                <w:ins w:id="437" w:author="Ram Mohan Thammineni --CNTR" w:date="2019-07-30T14:15:00Z"/>
                <w:rFonts w:ascii="Arial" w:eastAsia="Times New Roman" w:hAnsi="Arial" w:cs="Arial"/>
                <w:color w:val="000000"/>
                <w:sz w:val="20"/>
                <w:szCs w:val="20"/>
              </w:rPr>
            </w:pPr>
            <w:ins w:id="438" w:author="Ram Mohan Thammineni --CNTR" w:date="2019-07-30T14:15:00Z">
              <w:r w:rsidRPr="00992813">
                <w:rPr>
                  <w:rFonts w:ascii="Arial" w:eastAsia="Times New Roman" w:hAnsi="Arial" w:cs="Arial"/>
                  <w:color w:val="000000"/>
                  <w:sz w:val="20"/>
                  <w:szCs w:val="20"/>
                </w:rPr>
                <w:t>Quantity</w:t>
              </w:r>
            </w:ins>
          </w:p>
        </w:tc>
        <w:tc>
          <w:tcPr>
            <w:tcW w:w="1295" w:type="dxa"/>
            <w:tcBorders>
              <w:top w:val="nil"/>
              <w:left w:val="nil"/>
              <w:bottom w:val="single" w:sz="12" w:space="0" w:color="auto"/>
              <w:right w:val="single" w:sz="12" w:space="0" w:color="auto"/>
            </w:tcBorders>
            <w:shd w:val="clear" w:color="000000" w:fill="FFFFFF"/>
            <w:vAlign w:val="center"/>
            <w:hideMark/>
            <w:tcPrChange w:id="439"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751300F" w14:textId="77777777" w:rsidR="00365BA8" w:rsidRPr="00992813" w:rsidRDefault="00365BA8" w:rsidP="000C15E1">
            <w:pPr>
              <w:rPr>
                <w:ins w:id="440" w:author="Ram Mohan Thammineni --CNTR" w:date="2019-07-30T14:15:00Z"/>
                <w:rFonts w:ascii="Calibri" w:eastAsia="Times New Roman" w:hAnsi="Calibri" w:cs="Calibri"/>
                <w:color w:val="000000"/>
                <w:sz w:val="22"/>
                <w:szCs w:val="22"/>
              </w:rPr>
            </w:pPr>
            <w:ins w:id="441"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42"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332107B" w14:textId="77777777" w:rsidR="00365BA8" w:rsidRPr="00992813" w:rsidRDefault="00365BA8" w:rsidP="000C15E1">
            <w:pPr>
              <w:rPr>
                <w:ins w:id="443" w:author="Ram Mohan Thammineni --CNTR" w:date="2019-07-30T14:15:00Z"/>
                <w:rFonts w:ascii="Calibri" w:eastAsia="Times New Roman" w:hAnsi="Calibri" w:cs="Calibri"/>
                <w:color w:val="000000"/>
                <w:sz w:val="22"/>
                <w:szCs w:val="22"/>
              </w:rPr>
            </w:pPr>
          </w:p>
        </w:tc>
      </w:tr>
      <w:tr w:rsidR="00365BA8" w:rsidRPr="007C19B9" w14:paraId="5F6226C7" w14:textId="77777777" w:rsidTr="000C15E1">
        <w:trPr>
          <w:trHeight w:val="310"/>
          <w:ins w:id="444" w:author="Ram Mohan Thammineni --CNTR" w:date="2019-07-30T14:15:00Z"/>
          <w:trPrChange w:id="445"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46"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15384D1" w14:textId="77777777" w:rsidR="00365BA8" w:rsidRPr="00992813" w:rsidRDefault="00365BA8" w:rsidP="000C15E1">
            <w:pPr>
              <w:jc w:val="right"/>
              <w:rPr>
                <w:ins w:id="447" w:author="Ram Mohan Thammineni --CNTR" w:date="2019-07-30T14:15:00Z"/>
                <w:rFonts w:ascii="Arial" w:eastAsia="Times New Roman" w:hAnsi="Arial" w:cs="Arial"/>
                <w:sz w:val="20"/>
                <w:szCs w:val="20"/>
              </w:rPr>
            </w:pPr>
            <w:ins w:id="448" w:author="Ram Mohan Thammineni --CNTR" w:date="2019-07-30T14:15:00Z">
              <w:r w:rsidRPr="00992813">
                <w:rPr>
                  <w:rFonts w:ascii="Arial" w:eastAsia="Times New Roman" w:hAnsi="Arial" w:cs="Arial"/>
                  <w:sz w:val="20"/>
                  <w:szCs w:val="20"/>
                </w:rPr>
                <w:t>13</w:t>
              </w:r>
            </w:ins>
          </w:p>
        </w:tc>
        <w:tc>
          <w:tcPr>
            <w:tcW w:w="3270" w:type="dxa"/>
            <w:tcBorders>
              <w:top w:val="nil"/>
              <w:left w:val="nil"/>
              <w:bottom w:val="single" w:sz="12" w:space="0" w:color="auto"/>
              <w:right w:val="single" w:sz="12" w:space="0" w:color="auto"/>
            </w:tcBorders>
            <w:shd w:val="clear" w:color="000000" w:fill="FFFFFF"/>
            <w:noWrap/>
            <w:vAlign w:val="center"/>
            <w:hideMark/>
            <w:tcPrChange w:id="449"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D2A6059" w14:textId="77777777" w:rsidR="00365BA8" w:rsidRPr="00992813" w:rsidRDefault="00365BA8" w:rsidP="000C15E1">
            <w:pPr>
              <w:rPr>
                <w:ins w:id="450" w:author="Ram Mohan Thammineni --CNTR" w:date="2019-07-30T14:15:00Z"/>
                <w:rFonts w:ascii="Arial" w:eastAsia="Times New Roman" w:hAnsi="Arial" w:cs="Arial"/>
                <w:color w:val="000000"/>
                <w:sz w:val="20"/>
                <w:szCs w:val="20"/>
              </w:rPr>
            </w:pPr>
            <w:ins w:id="451" w:author="Ram Mohan Thammineni --CNTR" w:date="2019-07-30T14:15:00Z">
              <w:r w:rsidRPr="00992813">
                <w:rPr>
                  <w:rFonts w:ascii="Arial" w:eastAsia="Times New Roman" w:hAnsi="Arial" w:cs="Arial"/>
                  <w:color w:val="000000"/>
                  <w:sz w:val="20"/>
                  <w:szCs w:val="20"/>
                </w:rPr>
                <w:t>Base Unit of Measure</w:t>
              </w:r>
            </w:ins>
          </w:p>
        </w:tc>
        <w:tc>
          <w:tcPr>
            <w:tcW w:w="1295" w:type="dxa"/>
            <w:tcBorders>
              <w:top w:val="nil"/>
              <w:left w:val="nil"/>
              <w:bottom w:val="single" w:sz="12" w:space="0" w:color="auto"/>
              <w:right w:val="single" w:sz="12" w:space="0" w:color="auto"/>
            </w:tcBorders>
            <w:shd w:val="clear" w:color="000000" w:fill="FFFFFF"/>
            <w:vAlign w:val="center"/>
            <w:hideMark/>
            <w:tcPrChange w:id="452"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5F0889A" w14:textId="77777777" w:rsidR="00365BA8" w:rsidRPr="00992813" w:rsidRDefault="00365BA8" w:rsidP="000C15E1">
            <w:pPr>
              <w:rPr>
                <w:ins w:id="453" w:author="Ram Mohan Thammineni --CNTR" w:date="2019-07-30T14:15:00Z"/>
                <w:rFonts w:ascii="Calibri" w:eastAsia="Times New Roman" w:hAnsi="Calibri" w:cs="Calibri"/>
                <w:color w:val="000000"/>
                <w:sz w:val="22"/>
                <w:szCs w:val="22"/>
              </w:rPr>
            </w:pPr>
            <w:ins w:id="454"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5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D98A3F1" w14:textId="77777777" w:rsidR="00365BA8" w:rsidRPr="00992813" w:rsidRDefault="00365BA8" w:rsidP="000C15E1">
            <w:pPr>
              <w:rPr>
                <w:ins w:id="456" w:author="Ram Mohan Thammineni --CNTR" w:date="2019-07-30T14:15:00Z"/>
                <w:rFonts w:ascii="Calibri" w:eastAsia="Times New Roman" w:hAnsi="Calibri" w:cs="Calibri"/>
                <w:color w:val="000000"/>
                <w:sz w:val="22"/>
                <w:szCs w:val="22"/>
              </w:rPr>
            </w:pPr>
          </w:p>
        </w:tc>
      </w:tr>
      <w:tr w:rsidR="00365BA8" w:rsidRPr="007C19B9" w14:paraId="27588E18" w14:textId="77777777" w:rsidTr="000C15E1">
        <w:trPr>
          <w:trHeight w:val="310"/>
          <w:ins w:id="457" w:author="Ram Mohan Thammineni --CNTR" w:date="2019-07-30T14:15:00Z"/>
          <w:trPrChange w:id="458"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59"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F953182" w14:textId="77777777" w:rsidR="00365BA8" w:rsidRPr="00992813" w:rsidRDefault="00365BA8" w:rsidP="000C15E1">
            <w:pPr>
              <w:jc w:val="right"/>
              <w:rPr>
                <w:ins w:id="460" w:author="Ram Mohan Thammineni --CNTR" w:date="2019-07-30T14:15:00Z"/>
                <w:rFonts w:ascii="Arial" w:eastAsia="Times New Roman" w:hAnsi="Arial" w:cs="Arial"/>
                <w:sz w:val="20"/>
                <w:szCs w:val="20"/>
              </w:rPr>
            </w:pPr>
            <w:ins w:id="461" w:author="Ram Mohan Thammineni --CNTR" w:date="2019-07-30T14:15:00Z">
              <w:r w:rsidRPr="00992813">
                <w:rPr>
                  <w:rFonts w:ascii="Arial" w:eastAsia="Times New Roman" w:hAnsi="Arial" w:cs="Arial"/>
                  <w:sz w:val="20"/>
                  <w:szCs w:val="20"/>
                </w:rPr>
                <w:t>14</w:t>
              </w:r>
            </w:ins>
          </w:p>
        </w:tc>
        <w:tc>
          <w:tcPr>
            <w:tcW w:w="3270" w:type="dxa"/>
            <w:tcBorders>
              <w:top w:val="nil"/>
              <w:left w:val="nil"/>
              <w:bottom w:val="single" w:sz="12" w:space="0" w:color="auto"/>
              <w:right w:val="single" w:sz="12" w:space="0" w:color="auto"/>
            </w:tcBorders>
            <w:shd w:val="clear" w:color="000000" w:fill="FFFFFF"/>
            <w:noWrap/>
            <w:vAlign w:val="center"/>
            <w:hideMark/>
            <w:tcPrChange w:id="462"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AE2340D" w14:textId="77777777" w:rsidR="00365BA8" w:rsidRPr="00992813" w:rsidRDefault="00365BA8" w:rsidP="000C15E1">
            <w:pPr>
              <w:rPr>
                <w:ins w:id="463" w:author="Ram Mohan Thammineni --CNTR" w:date="2019-07-30T14:15:00Z"/>
                <w:rFonts w:ascii="Arial" w:eastAsia="Times New Roman" w:hAnsi="Arial" w:cs="Arial"/>
                <w:color w:val="000000"/>
                <w:sz w:val="20"/>
                <w:szCs w:val="20"/>
              </w:rPr>
            </w:pPr>
            <w:ins w:id="464" w:author="Ram Mohan Thammineni --CNTR" w:date="2019-07-30T14:15:00Z">
              <w:r w:rsidRPr="00992813">
                <w:rPr>
                  <w:rFonts w:ascii="Arial" w:eastAsia="Times New Roman" w:hAnsi="Arial" w:cs="Arial"/>
                  <w:color w:val="000000"/>
                  <w:sz w:val="20"/>
                  <w:szCs w:val="20"/>
                </w:rPr>
                <w:t>Parent</w:t>
              </w:r>
            </w:ins>
          </w:p>
        </w:tc>
        <w:tc>
          <w:tcPr>
            <w:tcW w:w="1295" w:type="dxa"/>
            <w:tcBorders>
              <w:top w:val="nil"/>
              <w:left w:val="nil"/>
              <w:bottom w:val="single" w:sz="12" w:space="0" w:color="auto"/>
              <w:right w:val="single" w:sz="12" w:space="0" w:color="auto"/>
            </w:tcBorders>
            <w:shd w:val="clear" w:color="000000" w:fill="FFFFFF"/>
            <w:vAlign w:val="center"/>
            <w:hideMark/>
            <w:tcPrChange w:id="465"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B515302" w14:textId="77777777" w:rsidR="00365BA8" w:rsidRPr="00992813" w:rsidRDefault="00365BA8" w:rsidP="000C15E1">
            <w:pPr>
              <w:rPr>
                <w:ins w:id="466" w:author="Ram Mohan Thammineni --CNTR" w:date="2019-07-30T14:15:00Z"/>
                <w:rFonts w:ascii="Calibri" w:eastAsia="Times New Roman" w:hAnsi="Calibri" w:cs="Calibri"/>
                <w:color w:val="000000"/>
                <w:sz w:val="22"/>
                <w:szCs w:val="22"/>
              </w:rPr>
            </w:pPr>
            <w:ins w:id="467"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6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0C86B8C" w14:textId="77777777" w:rsidR="00365BA8" w:rsidRPr="00992813" w:rsidRDefault="00365BA8" w:rsidP="000C15E1">
            <w:pPr>
              <w:rPr>
                <w:ins w:id="469" w:author="Ram Mohan Thammineni --CNTR" w:date="2019-07-30T14:15:00Z"/>
                <w:rFonts w:ascii="Calibri" w:eastAsia="Times New Roman" w:hAnsi="Calibri" w:cs="Calibri"/>
                <w:color w:val="000000"/>
                <w:sz w:val="22"/>
                <w:szCs w:val="22"/>
              </w:rPr>
            </w:pPr>
          </w:p>
        </w:tc>
      </w:tr>
      <w:tr w:rsidR="00365BA8" w:rsidRPr="007C19B9" w14:paraId="77209EDA" w14:textId="77777777" w:rsidTr="000C15E1">
        <w:trPr>
          <w:trHeight w:val="310"/>
          <w:ins w:id="470" w:author="Ram Mohan Thammineni --CNTR" w:date="2019-07-30T14:15:00Z"/>
          <w:trPrChange w:id="47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7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C2A823A" w14:textId="77777777" w:rsidR="00365BA8" w:rsidRPr="00992813" w:rsidRDefault="00365BA8" w:rsidP="000C15E1">
            <w:pPr>
              <w:jc w:val="right"/>
              <w:rPr>
                <w:ins w:id="473" w:author="Ram Mohan Thammineni --CNTR" w:date="2019-07-30T14:15:00Z"/>
                <w:rFonts w:ascii="Arial" w:eastAsia="Times New Roman" w:hAnsi="Arial" w:cs="Arial"/>
                <w:sz w:val="20"/>
                <w:szCs w:val="20"/>
              </w:rPr>
            </w:pPr>
            <w:ins w:id="474" w:author="Ram Mohan Thammineni --CNTR" w:date="2019-07-30T14:15:00Z">
              <w:r w:rsidRPr="00992813">
                <w:rPr>
                  <w:rFonts w:ascii="Arial" w:eastAsia="Times New Roman" w:hAnsi="Arial" w:cs="Arial"/>
                  <w:sz w:val="20"/>
                  <w:szCs w:val="20"/>
                </w:rPr>
                <w:t>15</w:t>
              </w:r>
            </w:ins>
          </w:p>
        </w:tc>
        <w:tc>
          <w:tcPr>
            <w:tcW w:w="3270" w:type="dxa"/>
            <w:tcBorders>
              <w:top w:val="nil"/>
              <w:left w:val="nil"/>
              <w:bottom w:val="single" w:sz="12" w:space="0" w:color="auto"/>
              <w:right w:val="single" w:sz="12" w:space="0" w:color="auto"/>
            </w:tcBorders>
            <w:shd w:val="clear" w:color="000000" w:fill="FFFFFF"/>
            <w:noWrap/>
            <w:vAlign w:val="center"/>
            <w:hideMark/>
            <w:tcPrChange w:id="47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0CB0ED59" w14:textId="77777777" w:rsidR="00365BA8" w:rsidRPr="00992813" w:rsidRDefault="00365BA8" w:rsidP="000C15E1">
            <w:pPr>
              <w:rPr>
                <w:ins w:id="476" w:author="Ram Mohan Thammineni --CNTR" w:date="2019-07-30T14:15:00Z"/>
                <w:rFonts w:ascii="Arial" w:eastAsia="Times New Roman" w:hAnsi="Arial" w:cs="Arial"/>
                <w:color w:val="000000"/>
                <w:sz w:val="20"/>
                <w:szCs w:val="20"/>
              </w:rPr>
            </w:pPr>
            <w:ins w:id="477" w:author="Ram Mohan Thammineni --CNTR" w:date="2019-07-30T14:15:00Z">
              <w:r w:rsidRPr="00992813">
                <w:rPr>
                  <w:rFonts w:ascii="Arial" w:eastAsia="Times New Roman" w:hAnsi="Arial" w:cs="Arial"/>
                  <w:color w:val="000000"/>
                  <w:sz w:val="20"/>
                  <w:szCs w:val="20"/>
                </w:rPr>
                <w:t>Total amount</w:t>
              </w:r>
            </w:ins>
          </w:p>
        </w:tc>
        <w:tc>
          <w:tcPr>
            <w:tcW w:w="1295" w:type="dxa"/>
            <w:tcBorders>
              <w:top w:val="nil"/>
              <w:left w:val="nil"/>
              <w:bottom w:val="single" w:sz="12" w:space="0" w:color="auto"/>
              <w:right w:val="single" w:sz="12" w:space="0" w:color="auto"/>
            </w:tcBorders>
            <w:shd w:val="clear" w:color="000000" w:fill="FFFFFF"/>
            <w:vAlign w:val="center"/>
            <w:hideMark/>
            <w:tcPrChange w:id="47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551937A" w14:textId="77777777" w:rsidR="00365BA8" w:rsidRPr="00992813" w:rsidRDefault="00365BA8" w:rsidP="000C15E1">
            <w:pPr>
              <w:rPr>
                <w:ins w:id="479" w:author="Ram Mohan Thammineni --CNTR" w:date="2019-07-30T14:15:00Z"/>
                <w:rFonts w:ascii="Calibri" w:eastAsia="Times New Roman" w:hAnsi="Calibri" w:cs="Calibri"/>
                <w:color w:val="000000"/>
                <w:sz w:val="22"/>
                <w:szCs w:val="22"/>
              </w:rPr>
            </w:pPr>
            <w:ins w:id="480" w:author="Ram Mohan Thammineni --CNTR" w:date="2019-07-30T14:15:00Z">
              <w:r w:rsidRPr="00992813">
                <w:rPr>
                  <w:rFonts w:ascii="Calibri" w:eastAsia="Times New Roman" w:hAnsi="Calibri" w:cs="Calibri"/>
                  <w:color w:val="000000"/>
                  <w:sz w:val="22"/>
                  <w:szCs w:val="22"/>
                </w:rPr>
                <w:t>X</w:t>
              </w:r>
            </w:ins>
          </w:p>
        </w:tc>
        <w:tc>
          <w:tcPr>
            <w:tcW w:w="683" w:type="dxa"/>
            <w:tcBorders>
              <w:top w:val="nil"/>
              <w:left w:val="nil"/>
              <w:bottom w:val="single" w:sz="12" w:space="0" w:color="auto"/>
              <w:right w:val="single" w:sz="12" w:space="0" w:color="auto"/>
            </w:tcBorders>
            <w:shd w:val="clear" w:color="000000" w:fill="FFFFFF"/>
            <w:tcPrChange w:id="481"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0EDCC55" w14:textId="77777777" w:rsidR="00365BA8" w:rsidRPr="00992813" w:rsidRDefault="00365BA8" w:rsidP="000C15E1">
            <w:pPr>
              <w:rPr>
                <w:ins w:id="482" w:author="Ram Mohan Thammineni --CNTR" w:date="2019-07-30T14:15:00Z"/>
                <w:rFonts w:ascii="Calibri" w:eastAsia="Times New Roman" w:hAnsi="Calibri" w:cs="Calibri"/>
                <w:color w:val="000000"/>
                <w:sz w:val="22"/>
                <w:szCs w:val="22"/>
              </w:rPr>
            </w:pPr>
          </w:p>
        </w:tc>
      </w:tr>
      <w:tr w:rsidR="00365BA8" w:rsidRPr="007C19B9" w14:paraId="08B7F036" w14:textId="77777777" w:rsidTr="000C15E1">
        <w:trPr>
          <w:trHeight w:val="310"/>
          <w:ins w:id="483" w:author="Ram Mohan Thammineni --CNTR" w:date="2019-07-30T14:15:00Z"/>
          <w:trPrChange w:id="484"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85"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32BF140" w14:textId="77777777" w:rsidR="00365BA8" w:rsidRPr="00992813" w:rsidRDefault="00365BA8" w:rsidP="000C15E1">
            <w:pPr>
              <w:jc w:val="right"/>
              <w:rPr>
                <w:ins w:id="486" w:author="Ram Mohan Thammineni --CNTR" w:date="2019-07-30T14:15:00Z"/>
                <w:rFonts w:ascii="Arial" w:eastAsia="Times New Roman" w:hAnsi="Arial" w:cs="Arial"/>
                <w:sz w:val="20"/>
                <w:szCs w:val="20"/>
              </w:rPr>
            </w:pPr>
            <w:ins w:id="487" w:author="Ram Mohan Thammineni --CNTR" w:date="2019-07-30T14:15:00Z">
              <w:r w:rsidRPr="00992813">
                <w:rPr>
                  <w:rFonts w:ascii="Arial" w:eastAsia="Times New Roman" w:hAnsi="Arial" w:cs="Arial"/>
                  <w:sz w:val="20"/>
                  <w:szCs w:val="20"/>
                </w:rPr>
                <w:t>16</w:t>
              </w:r>
            </w:ins>
          </w:p>
        </w:tc>
        <w:tc>
          <w:tcPr>
            <w:tcW w:w="3270" w:type="dxa"/>
            <w:tcBorders>
              <w:top w:val="nil"/>
              <w:left w:val="nil"/>
              <w:bottom w:val="single" w:sz="12" w:space="0" w:color="auto"/>
              <w:right w:val="single" w:sz="12" w:space="0" w:color="auto"/>
            </w:tcBorders>
            <w:shd w:val="clear" w:color="000000" w:fill="FFFFFF"/>
            <w:noWrap/>
            <w:vAlign w:val="center"/>
            <w:hideMark/>
            <w:tcPrChange w:id="488"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02B27F8D" w14:textId="77777777" w:rsidR="00365BA8" w:rsidRPr="00992813" w:rsidRDefault="00365BA8" w:rsidP="000C15E1">
            <w:pPr>
              <w:rPr>
                <w:ins w:id="489" w:author="Ram Mohan Thammineni --CNTR" w:date="2019-07-30T14:15:00Z"/>
                <w:rFonts w:ascii="Arial" w:eastAsia="Times New Roman" w:hAnsi="Arial" w:cs="Arial"/>
                <w:color w:val="000000"/>
                <w:sz w:val="20"/>
                <w:szCs w:val="20"/>
              </w:rPr>
            </w:pPr>
            <w:ins w:id="490" w:author="Ram Mohan Thammineni --CNTR" w:date="2019-07-30T14:15:00Z">
              <w:r w:rsidRPr="00992813">
                <w:rPr>
                  <w:rFonts w:ascii="Arial" w:eastAsia="Times New Roman" w:hAnsi="Arial" w:cs="Arial"/>
                  <w:color w:val="000000"/>
                  <w:sz w:val="20"/>
                  <w:szCs w:val="20"/>
                </w:rPr>
                <w:t>Currency</w:t>
              </w:r>
            </w:ins>
          </w:p>
        </w:tc>
        <w:tc>
          <w:tcPr>
            <w:tcW w:w="1295" w:type="dxa"/>
            <w:tcBorders>
              <w:top w:val="nil"/>
              <w:left w:val="nil"/>
              <w:bottom w:val="single" w:sz="12" w:space="0" w:color="auto"/>
              <w:right w:val="single" w:sz="12" w:space="0" w:color="auto"/>
            </w:tcBorders>
            <w:shd w:val="clear" w:color="000000" w:fill="FFFFFF"/>
            <w:vAlign w:val="center"/>
            <w:hideMark/>
            <w:tcPrChange w:id="491"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253EF77" w14:textId="77777777" w:rsidR="00365BA8" w:rsidRPr="00992813" w:rsidRDefault="00365BA8" w:rsidP="000C15E1">
            <w:pPr>
              <w:rPr>
                <w:ins w:id="492" w:author="Ram Mohan Thammineni --CNTR" w:date="2019-07-30T14:15:00Z"/>
                <w:rFonts w:ascii="Calibri" w:eastAsia="Times New Roman" w:hAnsi="Calibri" w:cs="Calibri"/>
                <w:color w:val="000000"/>
                <w:sz w:val="22"/>
                <w:szCs w:val="22"/>
              </w:rPr>
            </w:pPr>
            <w:ins w:id="493"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494"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BBB8815" w14:textId="77777777" w:rsidR="00365BA8" w:rsidRPr="00992813" w:rsidRDefault="00365BA8" w:rsidP="000C15E1">
            <w:pPr>
              <w:rPr>
                <w:ins w:id="495" w:author="Ram Mohan Thammineni --CNTR" w:date="2019-07-30T14:15:00Z"/>
                <w:rFonts w:ascii="Calibri" w:eastAsia="Times New Roman" w:hAnsi="Calibri" w:cs="Calibri"/>
                <w:color w:val="000000"/>
                <w:sz w:val="22"/>
                <w:szCs w:val="22"/>
              </w:rPr>
            </w:pPr>
          </w:p>
        </w:tc>
      </w:tr>
      <w:tr w:rsidR="00365BA8" w:rsidRPr="007C19B9" w14:paraId="599A51A0" w14:textId="77777777" w:rsidTr="000C15E1">
        <w:trPr>
          <w:trHeight w:val="310"/>
          <w:ins w:id="496" w:author="Ram Mohan Thammineni --CNTR" w:date="2019-07-30T14:15:00Z"/>
          <w:trPrChange w:id="497"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498"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2DF9E93" w14:textId="77777777" w:rsidR="00365BA8" w:rsidRPr="00992813" w:rsidRDefault="00365BA8" w:rsidP="000C15E1">
            <w:pPr>
              <w:jc w:val="right"/>
              <w:rPr>
                <w:ins w:id="499" w:author="Ram Mohan Thammineni --CNTR" w:date="2019-07-30T14:15:00Z"/>
                <w:rFonts w:ascii="Arial" w:eastAsia="Times New Roman" w:hAnsi="Arial" w:cs="Arial"/>
                <w:sz w:val="20"/>
                <w:szCs w:val="20"/>
              </w:rPr>
            </w:pPr>
            <w:ins w:id="500" w:author="Ram Mohan Thammineni --CNTR" w:date="2019-07-30T14:15:00Z">
              <w:r w:rsidRPr="00992813">
                <w:rPr>
                  <w:rFonts w:ascii="Arial" w:eastAsia="Times New Roman" w:hAnsi="Arial" w:cs="Arial"/>
                  <w:sz w:val="20"/>
                  <w:szCs w:val="20"/>
                </w:rPr>
                <w:t>17</w:t>
              </w:r>
            </w:ins>
          </w:p>
        </w:tc>
        <w:tc>
          <w:tcPr>
            <w:tcW w:w="3270" w:type="dxa"/>
            <w:tcBorders>
              <w:top w:val="nil"/>
              <w:left w:val="nil"/>
              <w:bottom w:val="single" w:sz="12" w:space="0" w:color="auto"/>
              <w:right w:val="single" w:sz="12" w:space="0" w:color="auto"/>
            </w:tcBorders>
            <w:shd w:val="clear" w:color="000000" w:fill="FFFFFF"/>
            <w:noWrap/>
            <w:vAlign w:val="center"/>
            <w:hideMark/>
            <w:tcPrChange w:id="501"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15267F0" w14:textId="77777777" w:rsidR="00365BA8" w:rsidRPr="00992813" w:rsidRDefault="00365BA8" w:rsidP="000C15E1">
            <w:pPr>
              <w:rPr>
                <w:ins w:id="502" w:author="Ram Mohan Thammineni --CNTR" w:date="2019-07-30T14:15:00Z"/>
                <w:rFonts w:ascii="Arial" w:eastAsia="Times New Roman" w:hAnsi="Arial" w:cs="Arial"/>
                <w:color w:val="000000"/>
                <w:sz w:val="20"/>
                <w:szCs w:val="20"/>
              </w:rPr>
            </w:pPr>
            <w:ins w:id="503" w:author="Ram Mohan Thammineni --CNTR" w:date="2019-07-30T14:15:00Z">
              <w:r w:rsidRPr="00992813">
                <w:rPr>
                  <w:rFonts w:ascii="Arial" w:eastAsia="Times New Roman" w:hAnsi="Arial" w:cs="Arial"/>
                  <w:color w:val="000000"/>
                  <w:sz w:val="20"/>
                  <w:szCs w:val="20"/>
                </w:rPr>
                <w:t>Material</w:t>
              </w:r>
              <w:r>
                <w:rPr>
                  <w:rFonts w:ascii="Arial" w:eastAsia="Times New Roman" w:hAnsi="Arial" w:cs="Arial"/>
                  <w:color w:val="000000"/>
                  <w:sz w:val="20"/>
                  <w:szCs w:val="20"/>
                </w:rPr>
                <w:t xml:space="preserve"> Cost</w:t>
              </w:r>
            </w:ins>
          </w:p>
        </w:tc>
        <w:tc>
          <w:tcPr>
            <w:tcW w:w="1295" w:type="dxa"/>
            <w:tcBorders>
              <w:top w:val="nil"/>
              <w:left w:val="nil"/>
              <w:bottom w:val="single" w:sz="12" w:space="0" w:color="auto"/>
              <w:right w:val="single" w:sz="12" w:space="0" w:color="auto"/>
            </w:tcBorders>
            <w:shd w:val="clear" w:color="000000" w:fill="FFFFFF"/>
            <w:vAlign w:val="center"/>
            <w:hideMark/>
            <w:tcPrChange w:id="504"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D6473E8" w14:textId="77777777" w:rsidR="00365BA8" w:rsidRPr="00992813" w:rsidRDefault="00365BA8" w:rsidP="000C15E1">
            <w:pPr>
              <w:rPr>
                <w:ins w:id="505" w:author="Ram Mohan Thammineni --CNTR" w:date="2019-07-30T14:15:00Z"/>
                <w:rFonts w:ascii="Calibri" w:eastAsia="Times New Roman" w:hAnsi="Calibri" w:cs="Calibri"/>
                <w:color w:val="000000"/>
                <w:sz w:val="22"/>
                <w:szCs w:val="22"/>
              </w:rPr>
            </w:pPr>
            <w:ins w:id="506"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07"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5B91B0D" w14:textId="77777777" w:rsidR="00365BA8" w:rsidRPr="00992813" w:rsidRDefault="00365BA8" w:rsidP="000C15E1">
            <w:pPr>
              <w:rPr>
                <w:ins w:id="508" w:author="Ram Mohan Thammineni --CNTR" w:date="2019-07-30T14:15:00Z"/>
                <w:rFonts w:ascii="Calibri" w:eastAsia="Times New Roman" w:hAnsi="Calibri" w:cs="Calibri"/>
                <w:color w:val="000000"/>
                <w:sz w:val="22"/>
                <w:szCs w:val="22"/>
              </w:rPr>
            </w:pPr>
          </w:p>
        </w:tc>
      </w:tr>
      <w:tr w:rsidR="00365BA8" w:rsidRPr="007C19B9" w14:paraId="01007A08" w14:textId="77777777" w:rsidTr="000C15E1">
        <w:trPr>
          <w:trHeight w:val="310"/>
          <w:ins w:id="509" w:author="Ram Mohan Thammineni --CNTR" w:date="2019-07-30T14:15:00Z"/>
          <w:trPrChange w:id="510"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11"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D9857E1" w14:textId="77777777" w:rsidR="00365BA8" w:rsidRPr="00992813" w:rsidRDefault="00365BA8" w:rsidP="000C15E1">
            <w:pPr>
              <w:jc w:val="right"/>
              <w:rPr>
                <w:ins w:id="512" w:author="Ram Mohan Thammineni --CNTR" w:date="2019-07-30T14:15:00Z"/>
                <w:rFonts w:ascii="Arial" w:eastAsia="Times New Roman" w:hAnsi="Arial" w:cs="Arial"/>
                <w:sz w:val="20"/>
                <w:szCs w:val="20"/>
              </w:rPr>
            </w:pPr>
            <w:ins w:id="513" w:author="Ram Mohan Thammineni --CNTR" w:date="2019-07-30T14:15:00Z">
              <w:r w:rsidRPr="00992813">
                <w:rPr>
                  <w:rFonts w:ascii="Arial" w:eastAsia="Times New Roman" w:hAnsi="Arial" w:cs="Arial"/>
                  <w:sz w:val="20"/>
                  <w:szCs w:val="20"/>
                </w:rPr>
                <w:t>18</w:t>
              </w:r>
            </w:ins>
          </w:p>
        </w:tc>
        <w:tc>
          <w:tcPr>
            <w:tcW w:w="3270" w:type="dxa"/>
            <w:tcBorders>
              <w:top w:val="nil"/>
              <w:left w:val="nil"/>
              <w:bottom w:val="single" w:sz="12" w:space="0" w:color="auto"/>
              <w:right w:val="single" w:sz="12" w:space="0" w:color="auto"/>
            </w:tcBorders>
            <w:shd w:val="clear" w:color="000000" w:fill="FFFFFF"/>
            <w:noWrap/>
            <w:vAlign w:val="center"/>
            <w:hideMark/>
            <w:tcPrChange w:id="514"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C665120" w14:textId="77777777" w:rsidR="00365BA8" w:rsidRPr="00992813" w:rsidRDefault="00365BA8" w:rsidP="000C15E1">
            <w:pPr>
              <w:rPr>
                <w:ins w:id="515" w:author="Ram Mohan Thammineni --CNTR" w:date="2019-07-30T14:15:00Z"/>
                <w:rFonts w:ascii="Arial" w:eastAsia="Times New Roman" w:hAnsi="Arial" w:cs="Arial"/>
                <w:color w:val="000000"/>
                <w:sz w:val="20"/>
                <w:szCs w:val="20"/>
              </w:rPr>
            </w:pPr>
            <w:ins w:id="516" w:author="Ram Mohan Thammineni --CNTR" w:date="2019-07-30T14:15:00Z">
              <w:r w:rsidRPr="00992813">
                <w:rPr>
                  <w:rFonts w:ascii="Arial" w:eastAsia="Times New Roman" w:hAnsi="Arial" w:cs="Arial"/>
                  <w:color w:val="000000"/>
                  <w:sz w:val="20"/>
                  <w:szCs w:val="20"/>
                </w:rPr>
                <w:t>Labor/Prod Direct</w:t>
              </w:r>
            </w:ins>
          </w:p>
        </w:tc>
        <w:tc>
          <w:tcPr>
            <w:tcW w:w="1295" w:type="dxa"/>
            <w:tcBorders>
              <w:top w:val="nil"/>
              <w:left w:val="nil"/>
              <w:bottom w:val="single" w:sz="12" w:space="0" w:color="auto"/>
              <w:right w:val="single" w:sz="12" w:space="0" w:color="auto"/>
            </w:tcBorders>
            <w:shd w:val="clear" w:color="000000" w:fill="FFFFFF"/>
            <w:vAlign w:val="center"/>
            <w:hideMark/>
            <w:tcPrChange w:id="517"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96D69FC" w14:textId="77777777" w:rsidR="00365BA8" w:rsidRPr="00992813" w:rsidRDefault="00365BA8" w:rsidP="000C15E1">
            <w:pPr>
              <w:rPr>
                <w:ins w:id="518" w:author="Ram Mohan Thammineni --CNTR" w:date="2019-07-30T14:15:00Z"/>
                <w:rFonts w:ascii="Calibri" w:eastAsia="Times New Roman" w:hAnsi="Calibri" w:cs="Calibri"/>
                <w:color w:val="000000"/>
                <w:sz w:val="22"/>
                <w:szCs w:val="22"/>
              </w:rPr>
            </w:pPr>
            <w:ins w:id="519"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2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810F0D1" w14:textId="77777777" w:rsidR="00365BA8" w:rsidRPr="00992813" w:rsidRDefault="00365BA8" w:rsidP="000C15E1">
            <w:pPr>
              <w:rPr>
                <w:ins w:id="521" w:author="Ram Mohan Thammineni --CNTR" w:date="2019-07-30T14:15:00Z"/>
                <w:rFonts w:ascii="Calibri" w:eastAsia="Times New Roman" w:hAnsi="Calibri" w:cs="Calibri"/>
                <w:color w:val="000000"/>
                <w:sz w:val="22"/>
                <w:szCs w:val="22"/>
              </w:rPr>
            </w:pPr>
          </w:p>
        </w:tc>
      </w:tr>
      <w:tr w:rsidR="00365BA8" w:rsidRPr="007C19B9" w14:paraId="437CAA29" w14:textId="77777777" w:rsidTr="000C15E1">
        <w:trPr>
          <w:trHeight w:val="310"/>
          <w:ins w:id="522" w:author="Ram Mohan Thammineni --CNTR" w:date="2019-07-30T14:15:00Z"/>
          <w:trPrChange w:id="52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2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65B2BCC" w14:textId="77777777" w:rsidR="00365BA8" w:rsidRPr="00992813" w:rsidRDefault="00365BA8" w:rsidP="000C15E1">
            <w:pPr>
              <w:jc w:val="right"/>
              <w:rPr>
                <w:ins w:id="525" w:author="Ram Mohan Thammineni --CNTR" w:date="2019-07-30T14:15:00Z"/>
                <w:rFonts w:ascii="Arial" w:eastAsia="Times New Roman" w:hAnsi="Arial" w:cs="Arial"/>
                <w:sz w:val="20"/>
                <w:szCs w:val="20"/>
              </w:rPr>
            </w:pPr>
            <w:ins w:id="526" w:author="Ram Mohan Thammineni --CNTR" w:date="2019-07-30T14:15:00Z">
              <w:r w:rsidRPr="00992813">
                <w:rPr>
                  <w:rFonts w:ascii="Arial" w:eastAsia="Times New Roman" w:hAnsi="Arial" w:cs="Arial"/>
                  <w:sz w:val="20"/>
                  <w:szCs w:val="20"/>
                </w:rPr>
                <w:t>19</w:t>
              </w:r>
            </w:ins>
          </w:p>
        </w:tc>
        <w:tc>
          <w:tcPr>
            <w:tcW w:w="3270" w:type="dxa"/>
            <w:tcBorders>
              <w:top w:val="nil"/>
              <w:left w:val="nil"/>
              <w:bottom w:val="single" w:sz="12" w:space="0" w:color="auto"/>
              <w:right w:val="single" w:sz="12" w:space="0" w:color="auto"/>
            </w:tcBorders>
            <w:shd w:val="clear" w:color="000000" w:fill="FFFFFF"/>
            <w:noWrap/>
            <w:vAlign w:val="center"/>
            <w:hideMark/>
            <w:tcPrChange w:id="52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4E90988" w14:textId="77777777" w:rsidR="00365BA8" w:rsidRPr="00992813" w:rsidRDefault="00365BA8" w:rsidP="000C15E1">
            <w:pPr>
              <w:rPr>
                <w:ins w:id="528" w:author="Ram Mohan Thammineni --CNTR" w:date="2019-07-30T14:15:00Z"/>
                <w:rFonts w:ascii="Arial" w:eastAsia="Times New Roman" w:hAnsi="Arial" w:cs="Arial"/>
                <w:color w:val="000000"/>
                <w:sz w:val="20"/>
                <w:szCs w:val="20"/>
              </w:rPr>
            </w:pPr>
            <w:ins w:id="529" w:author="Ram Mohan Thammineni --CNTR" w:date="2019-07-30T14:15:00Z">
              <w:r w:rsidRPr="00992813">
                <w:rPr>
                  <w:rFonts w:ascii="Arial" w:eastAsia="Times New Roman" w:hAnsi="Arial" w:cs="Arial"/>
                  <w:color w:val="000000"/>
                  <w:sz w:val="20"/>
                  <w:szCs w:val="20"/>
                </w:rPr>
                <w:t>Overhead</w:t>
              </w:r>
            </w:ins>
          </w:p>
        </w:tc>
        <w:tc>
          <w:tcPr>
            <w:tcW w:w="1295" w:type="dxa"/>
            <w:tcBorders>
              <w:top w:val="nil"/>
              <w:left w:val="nil"/>
              <w:bottom w:val="single" w:sz="12" w:space="0" w:color="auto"/>
              <w:right w:val="single" w:sz="12" w:space="0" w:color="auto"/>
            </w:tcBorders>
            <w:shd w:val="clear" w:color="000000" w:fill="FFFFFF"/>
            <w:vAlign w:val="center"/>
            <w:hideMark/>
            <w:tcPrChange w:id="53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2302A59" w14:textId="77777777" w:rsidR="00365BA8" w:rsidRPr="00992813" w:rsidRDefault="00365BA8" w:rsidP="000C15E1">
            <w:pPr>
              <w:rPr>
                <w:ins w:id="531" w:author="Ram Mohan Thammineni --CNTR" w:date="2019-07-30T14:15:00Z"/>
                <w:rFonts w:ascii="Calibri" w:eastAsia="Times New Roman" w:hAnsi="Calibri" w:cs="Calibri"/>
                <w:color w:val="000000"/>
                <w:sz w:val="22"/>
                <w:szCs w:val="22"/>
              </w:rPr>
            </w:pPr>
            <w:ins w:id="532"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3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4E797DC" w14:textId="77777777" w:rsidR="00365BA8" w:rsidRPr="00992813" w:rsidRDefault="00365BA8" w:rsidP="000C15E1">
            <w:pPr>
              <w:rPr>
                <w:ins w:id="534" w:author="Ram Mohan Thammineni --CNTR" w:date="2019-07-30T14:15:00Z"/>
                <w:rFonts w:ascii="Calibri" w:eastAsia="Times New Roman" w:hAnsi="Calibri" w:cs="Calibri"/>
                <w:color w:val="000000"/>
                <w:sz w:val="22"/>
                <w:szCs w:val="22"/>
              </w:rPr>
            </w:pPr>
          </w:p>
        </w:tc>
      </w:tr>
      <w:tr w:rsidR="00365BA8" w:rsidRPr="007C19B9" w14:paraId="5A416821" w14:textId="77777777" w:rsidTr="000C15E1">
        <w:trPr>
          <w:trHeight w:val="310"/>
          <w:ins w:id="535" w:author="Ram Mohan Thammineni --CNTR" w:date="2019-07-30T14:15:00Z"/>
          <w:trPrChange w:id="53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3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72A4FFC0" w14:textId="77777777" w:rsidR="00365BA8" w:rsidRPr="00992813" w:rsidRDefault="00365BA8" w:rsidP="000C15E1">
            <w:pPr>
              <w:jc w:val="right"/>
              <w:rPr>
                <w:ins w:id="538" w:author="Ram Mohan Thammineni --CNTR" w:date="2019-07-30T14:15:00Z"/>
                <w:rFonts w:ascii="Arial" w:eastAsia="Times New Roman" w:hAnsi="Arial" w:cs="Arial"/>
                <w:sz w:val="20"/>
                <w:szCs w:val="20"/>
              </w:rPr>
            </w:pPr>
            <w:ins w:id="539" w:author="Ram Mohan Thammineni --CNTR" w:date="2019-07-30T14:15:00Z">
              <w:r w:rsidRPr="00992813">
                <w:rPr>
                  <w:rFonts w:ascii="Arial" w:eastAsia="Times New Roman" w:hAnsi="Arial" w:cs="Arial"/>
                  <w:sz w:val="20"/>
                  <w:szCs w:val="20"/>
                </w:rPr>
                <w:t>20</w:t>
              </w:r>
            </w:ins>
          </w:p>
        </w:tc>
        <w:tc>
          <w:tcPr>
            <w:tcW w:w="3270" w:type="dxa"/>
            <w:tcBorders>
              <w:top w:val="nil"/>
              <w:left w:val="nil"/>
              <w:bottom w:val="single" w:sz="12" w:space="0" w:color="auto"/>
              <w:right w:val="single" w:sz="12" w:space="0" w:color="auto"/>
            </w:tcBorders>
            <w:shd w:val="clear" w:color="000000" w:fill="FFFFFF"/>
            <w:noWrap/>
            <w:vAlign w:val="center"/>
            <w:hideMark/>
            <w:tcPrChange w:id="54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66F346B" w14:textId="77777777" w:rsidR="00365BA8" w:rsidRPr="00992813" w:rsidRDefault="00365BA8" w:rsidP="000C15E1">
            <w:pPr>
              <w:rPr>
                <w:ins w:id="541" w:author="Ram Mohan Thammineni --CNTR" w:date="2019-07-30T14:15:00Z"/>
                <w:rFonts w:ascii="Arial" w:eastAsia="Times New Roman" w:hAnsi="Arial" w:cs="Arial"/>
                <w:color w:val="000000"/>
                <w:sz w:val="20"/>
                <w:szCs w:val="20"/>
              </w:rPr>
            </w:pPr>
            <w:ins w:id="542" w:author="Ram Mohan Thammineni --CNTR" w:date="2019-07-30T14:15:00Z">
              <w:r w:rsidRPr="00992813">
                <w:rPr>
                  <w:rFonts w:ascii="Arial" w:eastAsia="Times New Roman" w:hAnsi="Arial" w:cs="Arial"/>
                  <w:color w:val="000000"/>
                  <w:sz w:val="20"/>
                  <w:szCs w:val="20"/>
                </w:rPr>
                <w:t>Overhead Burden</w:t>
              </w:r>
            </w:ins>
          </w:p>
        </w:tc>
        <w:tc>
          <w:tcPr>
            <w:tcW w:w="1295" w:type="dxa"/>
            <w:tcBorders>
              <w:top w:val="nil"/>
              <w:left w:val="nil"/>
              <w:bottom w:val="single" w:sz="12" w:space="0" w:color="auto"/>
              <w:right w:val="single" w:sz="12" w:space="0" w:color="auto"/>
            </w:tcBorders>
            <w:shd w:val="clear" w:color="000000" w:fill="FFFFFF"/>
            <w:vAlign w:val="center"/>
            <w:hideMark/>
            <w:tcPrChange w:id="54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1CBAF0D" w14:textId="77777777" w:rsidR="00365BA8" w:rsidRPr="00992813" w:rsidRDefault="00365BA8" w:rsidP="000C15E1">
            <w:pPr>
              <w:rPr>
                <w:ins w:id="544" w:author="Ram Mohan Thammineni --CNTR" w:date="2019-07-30T14:15:00Z"/>
                <w:rFonts w:ascii="Calibri" w:eastAsia="Times New Roman" w:hAnsi="Calibri" w:cs="Calibri"/>
                <w:color w:val="000000"/>
                <w:sz w:val="22"/>
                <w:szCs w:val="22"/>
              </w:rPr>
            </w:pPr>
            <w:ins w:id="545"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4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25AF7EAE" w14:textId="77777777" w:rsidR="00365BA8" w:rsidRPr="00992813" w:rsidRDefault="00365BA8" w:rsidP="000C15E1">
            <w:pPr>
              <w:rPr>
                <w:ins w:id="547" w:author="Ram Mohan Thammineni --CNTR" w:date="2019-07-30T14:15:00Z"/>
                <w:rFonts w:ascii="Calibri" w:eastAsia="Times New Roman" w:hAnsi="Calibri" w:cs="Calibri"/>
                <w:color w:val="000000"/>
                <w:sz w:val="22"/>
                <w:szCs w:val="22"/>
              </w:rPr>
            </w:pPr>
          </w:p>
        </w:tc>
      </w:tr>
      <w:tr w:rsidR="00365BA8" w:rsidRPr="007C19B9" w14:paraId="2F56E64C" w14:textId="77777777" w:rsidTr="000C15E1">
        <w:trPr>
          <w:trHeight w:val="310"/>
          <w:ins w:id="548" w:author="Ram Mohan Thammineni --CNTR" w:date="2019-07-30T14:15:00Z"/>
          <w:trPrChange w:id="54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5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263A498" w14:textId="77777777" w:rsidR="00365BA8" w:rsidRPr="00992813" w:rsidRDefault="00365BA8" w:rsidP="000C15E1">
            <w:pPr>
              <w:jc w:val="right"/>
              <w:rPr>
                <w:ins w:id="551" w:author="Ram Mohan Thammineni --CNTR" w:date="2019-07-30T14:15:00Z"/>
                <w:rFonts w:ascii="Arial" w:eastAsia="Times New Roman" w:hAnsi="Arial" w:cs="Arial"/>
                <w:sz w:val="20"/>
                <w:szCs w:val="20"/>
              </w:rPr>
            </w:pPr>
            <w:ins w:id="552" w:author="Ram Mohan Thammineni --CNTR" w:date="2019-07-30T14:15:00Z">
              <w:r w:rsidRPr="00992813">
                <w:rPr>
                  <w:rFonts w:ascii="Arial" w:eastAsia="Times New Roman" w:hAnsi="Arial" w:cs="Arial"/>
                  <w:sz w:val="20"/>
                  <w:szCs w:val="20"/>
                </w:rPr>
                <w:t>21</w:t>
              </w:r>
            </w:ins>
          </w:p>
        </w:tc>
        <w:tc>
          <w:tcPr>
            <w:tcW w:w="3270" w:type="dxa"/>
            <w:tcBorders>
              <w:top w:val="nil"/>
              <w:left w:val="nil"/>
              <w:bottom w:val="single" w:sz="12" w:space="0" w:color="auto"/>
              <w:right w:val="single" w:sz="12" w:space="0" w:color="auto"/>
            </w:tcBorders>
            <w:shd w:val="clear" w:color="000000" w:fill="FFFFFF"/>
            <w:noWrap/>
            <w:vAlign w:val="center"/>
            <w:hideMark/>
            <w:tcPrChange w:id="55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05F1151" w14:textId="77777777" w:rsidR="00365BA8" w:rsidRPr="00992813" w:rsidRDefault="00365BA8" w:rsidP="000C15E1">
            <w:pPr>
              <w:rPr>
                <w:ins w:id="554" w:author="Ram Mohan Thammineni --CNTR" w:date="2019-07-30T14:15:00Z"/>
                <w:rFonts w:ascii="Arial" w:eastAsia="Times New Roman" w:hAnsi="Arial" w:cs="Arial"/>
                <w:color w:val="000000"/>
                <w:sz w:val="20"/>
                <w:szCs w:val="20"/>
              </w:rPr>
            </w:pPr>
            <w:ins w:id="555" w:author="Ram Mohan Thammineni --CNTR" w:date="2019-07-30T14:15:00Z">
              <w:r w:rsidRPr="00992813">
                <w:rPr>
                  <w:rFonts w:ascii="Arial" w:eastAsia="Times New Roman" w:hAnsi="Arial" w:cs="Arial"/>
                  <w:color w:val="000000"/>
                  <w:sz w:val="20"/>
                  <w:szCs w:val="20"/>
                </w:rPr>
                <w:t>Subcontracting</w:t>
              </w:r>
            </w:ins>
          </w:p>
        </w:tc>
        <w:tc>
          <w:tcPr>
            <w:tcW w:w="1295" w:type="dxa"/>
            <w:tcBorders>
              <w:top w:val="nil"/>
              <w:left w:val="nil"/>
              <w:bottom w:val="single" w:sz="12" w:space="0" w:color="auto"/>
              <w:right w:val="single" w:sz="12" w:space="0" w:color="auto"/>
            </w:tcBorders>
            <w:shd w:val="clear" w:color="000000" w:fill="FFFFFF"/>
            <w:vAlign w:val="center"/>
            <w:hideMark/>
            <w:tcPrChange w:id="55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A7717C8" w14:textId="77777777" w:rsidR="00365BA8" w:rsidRPr="00992813" w:rsidRDefault="00365BA8" w:rsidP="000C15E1">
            <w:pPr>
              <w:rPr>
                <w:ins w:id="557" w:author="Ram Mohan Thammineni --CNTR" w:date="2019-07-30T14:15:00Z"/>
                <w:rFonts w:ascii="Calibri" w:eastAsia="Times New Roman" w:hAnsi="Calibri" w:cs="Calibri"/>
                <w:color w:val="000000"/>
                <w:sz w:val="22"/>
                <w:szCs w:val="22"/>
              </w:rPr>
            </w:pPr>
            <w:ins w:id="558"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59"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2633CEB9" w14:textId="77777777" w:rsidR="00365BA8" w:rsidRPr="00992813" w:rsidRDefault="00365BA8" w:rsidP="000C15E1">
            <w:pPr>
              <w:rPr>
                <w:ins w:id="560" w:author="Ram Mohan Thammineni --CNTR" w:date="2019-07-30T14:15:00Z"/>
                <w:rFonts w:ascii="Calibri" w:eastAsia="Times New Roman" w:hAnsi="Calibri" w:cs="Calibri"/>
                <w:color w:val="000000"/>
                <w:sz w:val="22"/>
                <w:szCs w:val="22"/>
              </w:rPr>
            </w:pPr>
          </w:p>
        </w:tc>
      </w:tr>
      <w:tr w:rsidR="00365BA8" w:rsidRPr="007C19B9" w14:paraId="34EA8E9A" w14:textId="77777777" w:rsidTr="000C15E1">
        <w:trPr>
          <w:trHeight w:val="310"/>
          <w:ins w:id="561" w:author="Ram Mohan Thammineni --CNTR" w:date="2019-07-30T14:15:00Z"/>
          <w:trPrChange w:id="562"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63"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7581EC8" w14:textId="77777777" w:rsidR="00365BA8" w:rsidRPr="00992813" w:rsidRDefault="00365BA8" w:rsidP="000C15E1">
            <w:pPr>
              <w:jc w:val="right"/>
              <w:rPr>
                <w:ins w:id="564" w:author="Ram Mohan Thammineni --CNTR" w:date="2019-07-30T14:15:00Z"/>
                <w:rFonts w:ascii="Arial" w:eastAsia="Times New Roman" w:hAnsi="Arial" w:cs="Arial"/>
                <w:sz w:val="20"/>
                <w:szCs w:val="20"/>
              </w:rPr>
            </w:pPr>
            <w:ins w:id="565" w:author="Ram Mohan Thammineni --CNTR" w:date="2019-07-30T14:15:00Z">
              <w:r w:rsidRPr="00992813">
                <w:rPr>
                  <w:rFonts w:ascii="Arial" w:eastAsia="Times New Roman" w:hAnsi="Arial" w:cs="Arial"/>
                  <w:sz w:val="20"/>
                  <w:szCs w:val="20"/>
                </w:rPr>
                <w:t>22</w:t>
              </w:r>
            </w:ins>
          </w:p>
        </w:tc>
        <w:tc>
          <w:tcPr>
            <w:tcW w:w="3270" w:type="dxa"/>
            <w:tcBorders>
              <w:top w:val="nil"/>
              <w:left w:val="nil"/>
              <w:bottom w:val="single" w:sz="12" w:space="0" w:color="auto"/>
              <w:right w:val="single" w:sz="12" w:space="0" w:color="auto"/>
            </w:tcBorders>
            <w:shd w:val="clear" w:color="000000" w:fill="FFFFFF"/>
            <w:noWrap/>
            <w:vAlign w:val="center"/>
            <w:hideMark/>
            <w:tcPrChange w:id="566"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23C2ACF" w14:textId="77777777" w:rsidR="00365BA8" w:rsidRPr="00992813" w:rsidRDefault="00365BA8" w:rsidP="000C15E1">
            <w:pPr>
              <w:rPr>
                <w:ins w:id="567" w:author="Ram Mohan Thammineni --CNTR" w:date="2019-07-30T14:15:00Z"/>
                <w:rFonts w:ascii="Arial" w:eastAsia="Times New Roman" w:hAnsi="Arial" w:cs="Arial"/>
                <w:color w:val="000000"/>
                <w:sz w:val="20"/>
                <w:szCs w:val="20"/>
              </w:rPr>
            </w:pPr>
            <w:ins w:id="568" w:author="Ram Mohan Thammineni --CNTR" w:date="2019-07-30T14:15:00Z">
              <w:r w:rsidRPr="00992813">
                <w:rPr>
                  <w:rFonts w:ascii="Arial" w:eastAsia="Times New Roman" w:hAnsi="Arial" w:cs="Arial"/>
                  <w:color w:val="000000"/>
                  <w:sz w:val="20"/>
                  <w:szCs w:val="20"/>
                </w:rPr>
                <w:t>Labor/Prod Direct OH</w:t>
              </w:r>
            </w:ins>
          </w:p>
        </w:tc>
        <w:tc>
          <w:tcPr>
            <w:tcW w:w="1295" w:type="dxa"/>
            <w:tcBorders>
              <w:top w:val="nil"/>
              <w:left w:val="nil"/>
              <w:bottom w:val="single" w:sz="12" w:space="0" w:color="auto"/>
              <w:right w:val="single" w:sz="12" w:space="0" w:color="auto"/>
            </w:tcBorders>
            <w:shd w:val="clear" w:color="000000" w:fill="FFFFFF"/>
            <w:vAlign w:val="center"/>
            <w:hideMark/>
            <w:tcPrChange w:id="569"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19A23A7" w14:textId="77777777" w:rsidR="00365BA8" w:rsidRPr="00992813" w:rsidRDefault="00365BA8" w:rsidP="000C15E1">
            <w:pPr>
              <w:rPr>
                <w:ins w:id="570" w:author="Ram Mohan Thammineni --CNTR" w:date="2019-07-30T14:15:00Z"/>
                <w:rFonts w:ascii="Calibri" w:eastAsia="Times New Roman" w:hAnsi="Calibri" w:cs="Calibri"/>
                <w:color w:val="000000"/>
                <w:sz w:val="22"/>
                <w:szCs w:val="22"/>
              </w:rPr>
            </w:pPr>
            <w:ins w:id="571"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72"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B1D477B" w14:textId="77777777" w:rsidR="00365BA8" w:rsidRPr="00992813" w:rsidRDefault="00365BA8" w:rsidP="000C15E1">
            <w:pPr>
              <w:rPr>
                <w:ins w:id="573" w:author="Ram Mohan Thammineni --CNTR" w:date="2019-07-30T14:15:00Z"/>
                <w:rFonts w:ascii="Calibri" w:eastAsia="Times New Roman" w:hAnsi="Calibri" w:cs="Calibri"/>
                <w:color w:val="000000"/>
                <w:sz w:val="22"/>
                <w:szCs w:val="22"/>
              </w:rPr>
            </w:pPr>
          </w:p>
        </w:tc>
      </w:tr>
      <w:tr w:rsidR="00365BA8" w:rsidRPr="007C19B9" w14:paraId="41936BA3" w14:textId="77777777" w:rsidTr="000C15E1">
        <w:trPr>
          <w:trHeight w:val="310"/>
          <w:ins w:id="574" w:author="Ram Mohan Thammineni --CNTR" w:date="2019-07-30T14:15:00Z"/>
          <w:trPrChange w:id="575"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76"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46E8674" w14:textId="77777777" w:rsidR="00365BA8" w:rsidRPr="00992813" w:rsidRDefault="00365BA8" w:rsidP="000C15E1">
            <w:pPr>
              <w:jc w:val="right"/>
              <w:rPr>
                <w:ins w:id="577" w:author="Ram Mohan Thammineni --CNTR" w:date="2019-07-30T14:15:00Z"/>
                <w:rFonts w:ascii="Arial" w:eastAsia="Times New Roman" w:hAnsi="Arial" w:cs="Arial"/>
                <w:sz w:val="20"/>
                <w:szCs w:val="20"/>
              </w:rPr>
            </w:pPr>
            <w:ins w:id="578" w:author="Ram Mohan Thammineni --CNTR" w:date="2019-07-30T14:15:00Z">
              <w:r w:rsidRPr="00992813">
                <w:rPr>
                  <w:rFonts w:ascii="Arial" w:eastAsia="Times New Roman" w:hAnsi="Arial" w:cs="Arial"/>
                  <w:sz w:val="20"/>
                  <w:szCs w:val="20"/>
                </w:rPr>
                <w:t>23</w:t>
              </w:r>
            </w:ins>
          </w:p>
        </w:tc>
        <w:tc>
          <w:tcPr>
            <w:tcW w:w="3270" w:type="dxa"/>
            <w:tcBorders>
              <w:top w:val="nil"/>
              <w:left w:val="nil"/>
              <w:bottom w:val="single" w:sz="12" w:space="0" w:color="auto"/>
              <w:right w:val="single" w:sz="12" w:space="0" w:color="auto"/>
            </w:tcBorders>
            <w:shd w:val="clear" w:color="000000" w:fill="FFFFFF"/>
            <w:noWrap/>
            <w:vAlign w:val="center"/>
            <w:hideMark/>
            <w:tcPrChange w:id="579"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7AA30E4" w14:textId="77777777" w:rsidR="00365BA8" w:rsidRPr="00992813" w:rsidRDefault="00365BA8" w:rsidP="000C15E1">
            <w:pPr>
              <w:rPr>
                <w:ins w:id="580" w:author="Ram Mohan Thammineni --CNTR" w:date="2019-07-30T14:15:00Z"/>
                <w:rFonts w:ascii="Arial" w:eastAsia="Times New Roman" w:hAnsi="Arial" w:cs="Arial"/>
                <w:color w:val="000000"/>
                <w:sz w:val="20"/>
                <w:szCs w:val="20"/>
              </w:rPr>
            </w:pPr>
            <w:ins w:id="581" w:author="Ram Mohan Thammineni --CNTR" w:date="2019-07-30T14:15:00Z">
              <w:r w:rsidRPr="00992813">
                <w:rPr>
                  <w:rFonts w:ascii="Arial" w:eastAsia="Times New Roman" w:hAnsi="Arial" w:cs="Arial"/>
                  <w:color w:val="000000"/>
                  <w:sz w:val="20"/>
                  <w:szCs w:val="20"/>
                </w:rPr>
                <w:t>Ext Processing</w:t>
              </w:r>
            </w:ins>
          </w:p>
        </w:tc>
        <w:tc>
          <w:tcPr>
            <w:tcW w:w="1295" w:type="dxa"/>
            <w:tcBorders>
              <w:top w:val="nil"/>
              <w:left w:val="nil"/>
              <w:bottom w:val="single" w:sz="12" w:space="0" w:color="auto"/>
              <w:right w:val="single" w:sz="12" w:space="0" w:color="auto"/>
            </w:tcBorders>
            <w:shd w:val="clear" w:color="000000" w:fill="FFFFFF"/>
            <w:vAlign w:val="center"/>
            <w:hideMark/>
            <w:tcPrChange w:id="582"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4536B0D" w14:textId="77777777" w:rsidR="00365BA8" w:rsidRPr="00992813" w:rsidRDefault="00365BA8" w:rsidP="000C15E1">
            <w:pPr>
              <w:rPr>
                <w:ins w:id="583" w:author="Ram Mohan Thammineni --CNTR" w:date="2019-07-30T14:15:00Z"/>
                <w:rFonts w:ascii="Calibri" w:eastAsia="Times New Roman" w:hAnsi="Calibri" w:cs="Calibri"/>
                <w:color w:val="000000"/>
                <w:sz w:val="22"/>
                <w:szCs w:val="22"/>
              </w:rPr>
            </w:pPr>
            <w:ins w:id="584"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8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5BE1F1D" w14:textId="77777777" w:rsidR="00365BA8" w:rsidRPr="00992813" w:rsidRDefault="00365BA8" w:rsidP="000C15E1">
            <w:pPr>
              <w:rPr>
                <w:ins w:id="586" w:author="Ram Mohan Thammineni --CNTR" w:date="2019-07-30T14:15:00Z"/>
                <w:rFonts w:ascii="Calibri" w:eastAsia="Times New Roman" w:hAnsi="Calibri" w:cs="Calibri"/>
                <w:color w:val="000000"/>
                <w:sz w:val="22"/>
                <w:szCs w:val="22"/>
              </w:rPr>
            </w:pPr>
          </w:p>
        </w:tc>
      </w:tr>
      <w:tr w:rsidR="00365BA8" w:rsidRPr="007C19B9" w14:paraId="18D2D383" w14:textId="77777777" w:rsidTr="000C15E1">
        <w:trPr>
          <w:trHeight w:val="310"/>
          <w:ins w:id="587" w:author="Ram Mohan Thammineni --CNTR" w:date="2019-07-30T14:15:00Z"/>
          <w:trPrChange w:id="588"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589"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1D8EB8EE" w14:textId="77777777" w:rsidR="00365BA8" w:rsidRPr="00992813" w:rsidRDefault="00365BA8" w:rsidP="000C15E1">
            <w:pPr>
              <w:jc w:val="right"/>
              <w:rPr>
                <w:ins w:id="590" w:author="Ram Mohan Thammineni --CNTR" w:date="2019-07-30T14:15:00Z"/>
                <w:rFonts w:ascii="Arial" w:eastAsia="Times New Roman" w:hAnsi="Arial" w:cs="Arial"/>
                <w:sz w:val="20"/>
                <w:szCs w:val="20"/>
              </w:rPr>
            </w:pPr>
            <w:ins w:id="591" w:author="Ram Mohan Thammineni --CNTR" w:date="2019-07-30T14:15:00Z">
              <w:r w:rsidRPr="00992813">
                <w:rPr>
                  <w:rFonts w:ascii="Arial" w:eastAsia="Times New Roman" w:hAnsi="Arial" w:cs="Arial"/>
                  <w:sz w:val="20"/>
                  <w:szCs w:val="20"/>
                </w:rPr>
                <w:t>24</w:t>
              </w:r>
            </w:ins>
          </w:p>
        </w:tc>
        <w:tc>
          <w:tcPr>
            <w:tcW w:w="3270" w:type="dxa"/>
            <w:tcBorders>
              <w:top w:val="nil"/>
              <w:left w:val="nil"/>
              <w:bottom w:val="single" w:sz="12" w:space="0" w:color="auto"/>
              <w:right w:val="single" w:sz="12" w:space="0" w:color="auto"/>
            </w:tcBorders>
            <w:shd w:val="clear" w:color="000000" w:fill="FFFFFF"/>
            <w:noWrap/>
            <w:vAlign w:val="center"/>
            <w:hideMark/>
            <w:tcPrChange w:id="592"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9760143" w14:textId="77777777" w:rsidR="00365BA8" w:rsidRPr="00992813" w:rsidRDefault="00365BA8" w:rsidP="000C15E1">
            <w:pPr>
              <w:rPr>
                <w:ins w:id="593" w:author="Ram Mohan Thammineni --CNTR" w:date="2019-07-30T14:15:00Z"/>
                <w:rFonts w:ascii="Arial" w:eastAsia="Times New Roman" w:hAnsi="Arial" w:cs="Arial"/>
                <w:color w:val="000000"/>
                <w:sz w:val="20"/>
                <w:szCs w:val="20"/>
              </w:rPr>
            </w:pPr>
            <w:ins w:id="594" w:author="Ram Mohan Thammineni --CNTR" w:date="2019-07-30T14:15:00Z">
              <w:r w:rsidRPr="00992813">
                <w:rPr>
                  <w:rFonts w:ascii="Arial" w:eastAsia="Times New Roman" w:hAnsi="Arial" w:cs="Arial"/>
                  <w:color w:val="000000"/>
                  <w:sz w:val="20"/>
                  <w:szCs w:val="20"/>
                </w:rPr>
                <w:t>Std OH E&amp;Z</w:t>
              </w:r>
            </w:ins>
          </w:p>
        </w:tc>
        <w:tc>
          <w:tcPr>
            <w:tcW w:w="1295" w:type="dxa"/>
            <w:tcBorders>
              <w:top w:val="nil"/>
              <w:left w:val="nil"/>
              <w:bottom w:val="single" w:sz="12" w:space="0" w:color="auto"/>
              <w:right w:val="single" w:sz="12" w:space="0" w:color="auto"/>
            </w:tcBorders>
            <w:shd w:val="clear" w:color="000000" w:fill="FFFFFF"/>
            <w:vAlign w:val="center"/>
            <w:hideMark/>
            <w:tcPrChange w:id="595"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D7A3EC8" w14:textId="77777777" w:rsidR="00365BA8" w:rsidRPr="00992813" w:rsidRDefault="00365BA8" w:rsidP="000C15E1">
            <w:pPr>
              <w:rPr>
                <w:ins w:id="596" w:author="Ram Mohan Thammineni --CNTR" w:date="2019-07-30T14:15:00Z"/>
                <w:rFonts w:ascii="Calibri" w:eastAsia="Times New Roman" w:hAnsi="Calibri" w:cs="Calibri"/>
                <w:color w:val="000000"/>
                <w:sz w:val="22"/>
                <w:szCs w:val="22"/>
              </w:rPr>
            </w:pPr>
            <w:ins w:id="597"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59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AFAB436" w14:textId="77777777" w:rsidR="00365BA8" w:rsidRPr="00992813" w:rsidRDefault="00365BA8" w:rsidP="000C15E1">
            <w:pPr>
              <w:rPr>
                <w:ins w:id="599" w:author="Ram Mohan Thammineni --CNTR" w:date="2019-07-30T14:15:00Z"/>
                <w:rFonts w:ascii="Calibri" w:eastAsia="Times New Roman" w:hAnsi="Calibri" w:cs="Calibri"/>
                <w:color w:val="000000"/>
                <w:sz w:val="22"/>
                <w:szCs w:val="22"/>
              </w:rPr>
            </w:pPr>
          </w:p>
        </w:tc>
      </w:tr>
      <w:tr w:rsidR="00365BA8" w:rsidRPr="007C19B9" w14:paraId="31B4AC42" w14:textId="77777777" w:rsidTr="000C15E1">
        <w:trPr>
          <w:trHeight w:val="310"/>
          <w:ins w:id="600" w:author="Ram Mohan Thammineni --CNTR" w:date="2019-07-30T14:15:00Z"/>
          <w:trPrChange w:id="60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0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BFDD700" w14:textId="77777777" w:rsidR="00365BA8" w:rsidRPr="00992813" w:rsidRDefault="00365BA8" w:rsidP="000C15E1">
            <w:pPr>
              <w:jc w:val="right"/>
              <w:rPr>
                <w:ins w:id="603" w:author="Ram Mohan Thammineni --CNTR" w:date="2019-07-30T14:15:00Z"/>
                <w:rFonts w:ascii="Arial" w:eastAsia="Times New Roman" w:hAnsi="Arial" w:cs="Arial"/>
                <w:sz w:val="20"/>
                <w:szCs w:val="20"/>
              </w:rPr>
            </w:pPr>
            <w:ins w:id="604" w:author="Ram Mohan Thammineni --CNTR" w:date="2019-07-30T14:15:00Z">
              <w:r w:rsidRPr="00992813">
                <w:rPr>
                  <w:rFonts w:ascii="Arial" w:eastAsia="Times New Roman" w:hAnsi="Arial" w:cs="Arial"/>
                  <w:sz w:val="20"/>
                  <w:szCs w:val="20"/>
                </w:rPr>
                <w:t>25</w:t>
              </w:r>
            </w:ins>
          </w:p>
        </w:tc>
        <w:tc>
          <w:tcPr>
            <w:tcW w:w="3270" w:type="dxa"/>
            <w:tcBorders>
              <w:top w:val="nil"/>
              <w:left w:val="nil"/>
              <w:bottom w:val="single" w:sz="12" w:space="0" w:color="auto"/>
              <w:right w:val="single" w:sz="12" w:space="0" w:color="auto"/>
            </w:tcBorders>
            <w:shd w:val="clear" w:color="000000" w:fill="FFFFFF"/>
            <w:noWrap/>
            <w:vAlign w:val="center"/>
            <w:hideMark/>
            <w:tcPrChange w:id="60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6330B17" w14:textId="77777777" w:rsidR="00365BA8" w:rsidRPr="00992813" w:rsidRDefault="00365BA8" w:rsidP="000C15E1">
            <w:pPr>
              <w:rPr>
                <w:ins w:id="606" w:author="Ram Mohan Thammineni --CNTR" w:date="2019-07-30T14:15:00Z"/>
                <w:rFonts w:ascii="Arial" w:eastAsia="Times New Roman" w:hAnsi="Arial" w:cs="Arial"/>
                <w:color w:val="000000"/>
                <w:sz w:val="20"/>
                <w:szCs w:val="20"/>
              </w:rPr>
            </w:pPr>
            <w:ins w:id="607" w:author="Ram Mohan Thammineni --CNTR" w:date="2019-07-30T14:15:00Z">
              <w:r w:rsidRPr="00992813">
                <w:rPr>
                  <w:rFonts w:ascii="Arial" w:eastAsia="Times New Roman" w:hAnsi="Arial" w:cs="Arial"/>
                  <w:color w:val="000000"/>
                  <w:sz w:val="20"/>
                  <w:szCs w:val="20"/>
                </w:rPr>
                <w:t xml:space="preserve">Std OH </w:t>
              </w:r>
              <w:proofErr w:type="spellStart"/>
              <w:r w:rsidRPr="00992813">
                <w:rPr>
                  <w:rFonts w:ascii="Arial" w:eastAsia="Times New Roman" w:hAnsi="Arial" w:cs="Arial"/>
                  <w:color w:val="000000"/>
                  <w:sz w:val="20"/>
                  <w:szCs w:val="20"/>
                </w:rPr>
                <w:t>Ops&amp;Var</w:t>
              </w:r>
              <w:proofErr w:type="spellEnd"/>
            </w:ins>
          </w:p>
        </w:tc>
        <w:tc>
          <w:tcPr>
            <w:tcW w:w="1295" w:type="dxa"/>
            <w:tcBorders>
              <w:top w:val="nil"/>
              <w:left w:val="nil"/>
              <w:bottom w:val="single" w:sz="12" w:space="0" w:color="auto"/>
              <w:right w:val="single" w:sz="12" w:space="0" w:color="auto"/>
            </w:tcBorders>
            <w:shd w:val="clear" w:color="000000" w:fill="FFFFFF"/>
            <w:vAlign w:val="center"/>
            <w:hideMark/>
            <w:tcPrChange w:id="60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29C278E" w14:textId="77777777" w:rsidR="00365BA8" w:rsidRPr="00992813" w:rsidRDefault="00365BA8" w:rsidP="000C15E1">
            <w:pPr>
              <w:rPr>
                <w:ins w:id="609" w:author="Ram Mohan Thammineni --CNTR" w:date="2019-07-30T14:15:00Z"/>
                <w:rFonts w:ascii="Calibri" w:eastAsia="Times New Roman" w:hAnsi="Calibri" w:cs="Calibri"/>
                <w:color w:val="000000"/>
                <w:sz w:val="22"/>
                <w:szCs w:val="22"/>
              </w:rPr>
            </w:pPr>
            <w:ins w:id="610"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11"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42C5D41" w14:textId="77777777" w:rsidR="00365BA8" w:rsidRPr="00992813" w:rsidRDefault="00365BA8" w:rsidP="000C15E1">
            <w:pPr>
              <w:rPr>
                <w:ins w:id="612" w:author="Ram Mohan Thammineni --CNTR" w:date="2019-07-30T14:15:00Z"/>
                <w:rFonts w:ascii="Calibri" w:eastAsia="Times New Roman" w:hAnsi="Calibri" w:cs="Calibri"/>
                <w:color w:val="000000"/>
                <w:sz w:val="22"/>
                <w:szCs w:val="22"/>
              </w:rPr>
            </w:pPr>
          </w:p>
        </w:tc>
      </w:tr>
      <w:tr w:rsidR="00365BA8" w:rsidRPr="007C19B9" w14:paraId="6B18359C" w14:textId="77777777" w:rsidTr="000C15E1">
        <w:trPr>
          <w:trHeight w:val="310"/>
          <w:ins w:id="613" w:author="Ram Mohan Thammineni --CNTR" w:date="2019-07-30T14:15:00Z"/>
          <w:trPrChange w:id="614"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15"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6334656" w14:textId="77777777" w:rsidR="00365BA8" w:rsidRPr="00992813" w:rsidRDefault="00365BA8" w:rsidP="000C15E1">
            <w:pPr>
              <w:jc w:val="right"/>
              <w:rPr>
                <w:ins w:id="616" w:author="Ram Mohan Thammineni --CNTR" w:date="2019-07-30T14:15:00Z"/>
                <w:rFonts w:ascii="Arial" w:eastAsia="Times New Roman" w:hAnsi="Arial" w:cs="Arial"/>
                <w:sz w:val="20"/>
                <w:szCs w:val="20"/>
              </w:rPr>
            </w:pPr>
            <w:ins w:id="617" w:author="Ram Mohan Thammineni --CNTR" w:date="2019-07-30T14:15:00Z">
              <w:r w:rsidRPr="00992813">
                <w:rPr>
                  <w:rFonts w:ascii="Arial" w:eastAsia="Times New Roman" w:hAnsi="Arial" w:cs="Arial"/>
                  <w:sz w:val="20"/>
                  <w:szCs w:val="20"/>
                </w:rPr>
                <w:t>26</w:t>
              </w:r>
            </w:ins>
          </w:p>
        </w:tc>
        <w:tc>
          <w:tcPr>
            <w:tcW w:w="3270" w:type="dxa"/>
            <w:tcBorders>
              <w:top w:val="nil"/>
              <w:left w:val="nil"/>
              <w:bottom w:val="single" w:sz="12" w:space="0" w:color="auto"/>
              <w:right w:val="single" w:sz="12" w:space="0" w:color="auto"/>
            </w:tcBorders>
            <w:shd w:val="clear" w:color="000000" w:fill="FFFFFF"/>
            <w:noWrap/>
            <w:vAlign w:val="center"/>
            <w:hideMark/>
            <w:tcPrChange w:id="618"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127470B" w14:textId="77777777" w:rsidR="00365BA8" w:rsidRPr="00992813" w:rsidRDefault="00365BA8" w:rsidP="000C15E1">
            <w:pPr>
              <w:rPr>
                <w:ins w:id="619" w:author="Ram Mohan Thammineni --CNTR" w:date="2019-07-30T14:15:00Z"/>
                <w:rFonts w:ascii="Arial" w:eastAsia="Times New Roman" w:hAnsi="Arial" w:cs="Arial"/>
                <w:color w:val="000000"/>
                <w:sz w:val="20"/>
                <w:szCs w:val="20"/>
              </w:rPr>
            </w:pPr>
            <w:ins w:id="620" w:author="Ram Mohan Thammineni --CNTR" w:date="2019-07-30T14:15:00Z">
              <w:r w:rsidRPr="00992813">
                <w:rPr>
                  <w:rFonts w:ascii="Arial" w:eastAsia="Times New Roman" w:hAnsi="Arial" w:cs="Arial"/>
                  <w:color w:val="000000"/>
                  <w:sz w:val="20"/>
                  <w:szCs w:val="20"/>
                </w:rPr>
                <w:t xml:space="preserve">Std OH Floor </w:t>
              </w:r>
              <w:proofErr w:type="spellStart"/>
              <w:r w:rsidRPr="00992813">
                <w:rPr>
                  <w:rFonts w:ascii="Arial" w:eastAsia="Times New Roman" w:hAnsi="Arial" w:cs="Arial"/>
                  <w:color w:val="000000"/>
                  <w:sz w:val="20"/>
                  <w:szCs w:val="20"/>
                </w:rPr>
                <w:t>Stk</w:t>
              </w:r>
              <w:proofErr w:type="spellEnd"/>
            </w:ins>
          </w:p>
        </w:tc>
        <w:tc>
          <w:tcPr>
            <w:tcW w:w="1295" w:type="dxa"/>
            <w:tcBorders>
              <w:top w:val="nil"/>
              <w:left w:val="nil"/>
              <w:bottom w:val="single" w:sz="12" w:space="0" w:color="auto"/>
              <w:right w:val="single" w:sz="12" w:space="0" w:color="auto"/>
            </w:tcBorders>
            <w:shd w:val="clear" w:color="000000" w:fill="FFFFFF"/>
            <w:vAlign w:val="center"/>
            <w:hideMark/>
            <w:tcPrChange w:id="621"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790C8A6" w14:textId="77777777" w:rsidR="00365BA8" w:rsidRPr="00992813" w:rsidRDefault="00365BA8" w:rsidP="000C15E1">
            <w:pPr>
              <w:rPr>
                <w:ins w:id="622" w:author="Ram Mohan Thammineni --CNTR" w:date="2019-07-30T14:15:00Z"/>
                <w:rFonts w:ascii="Calibri" w:eastAsia="Times New Roman" w:hAnsi="Calibri" w:cs="Calibri"/>
                <w:color w:val="000000"/>
                <w:sz w:val="22"/>
                <w:szCs w:val="22"/>
              </w:rPr>
            </w:pPr>
            <w:ins w:id="623"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24"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D2E12B8" w14:textId="77777777" w:rsidR="00365BA8" w:rsidRPr="00992813" w:rsidRDefault="00365BA8" w:rsidP="000C15E1">
            <w:pPr>
              <w:rPr>
                <w:ins w:id="625" w:author="Ram Mohan Thammineni --CNTR" w:date="2019-07-30T14:15:00Z"/>
                <w:rFonts w:ascii="Calibri" w:eastAsia="Times New Roman" w:hAnsi="Calibri" w:cs="Calibri"/>
                <w:color w:val="000000"/>
                <w:sz w:val="22"/>
                <w:szCs w:val="22"/>
              </w:rPr>
            </w:pPr>
          </w:p>
        </w:tc>
      </w:tr>
      <w:tr w:rsidR="00365BA8" w:rsidRPr="007C19B9" w14:paraId="0D469F36" w14:textId="77777777" w:rsidTr="000C15E1">
        <w:trPr>
          <w:trHeight w:val="310"/>
          <w:ins w:id="626" w:author="Ram Mohan Thammineni --CNTR" w:date="2019-07-30T14:15:00Z"/>
          <w:trPrChange w:id="627"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28"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1C0AA51" w14:textId="77777777" w:rsidR="00365BA8" w:rsidRPr="00992813" w:rsidRDefault="00365BA8" w:rsidP="000C15E1">
            <w:pPr>
              <w:jc w:val="right"/>
              <w:rPr>
                <w:ins w:id="629" w:author="Ram Mohan Thammineni --CNTR" w:date="2019-07-30T14:15:00Z"/>
                <w:rFonts w:ascii="Arial" w:eastAsia="Times New Roman" w:hAnsi="Arial" w:cs="Arial"/>
                <w:sz w:val="20"/>
                <w:szCs w:val="20"/>
              </w:rPr>
            </w:pPr>
            <w:ins w:id="630" w:author="Ram Mohan Thammineni --CNTR" w:date="2019-07-30T14:15:00Z">
              <w:r w:rsidRPr="00992813">
                <w:rPr>
                  <w:rFonts w:ascii="Arial" w:eastAsia="Times New Roman" w:hAnsi="Arial" w:cs="Arial"/>
                  <w:sz w:val="20"/>
                  <w:szCs w:val="20"/>
                </w:rPr>
                <w:t>27</w:t>
              </w:r>
            </w:ins>
          </w:p>
        </w:tc>
        <w:tc>
          <w:tcPr>
            <w:tcW w:w="3270" w:type="dxa"/>
            <w:tcBorders>
              <w:top w:val="nil"/>
              <w:left w:val="nil"/>
              <w:bottom w:val="single" w:sz="12" w:space="0" w:color="auto"/>
              <w:right w:val="single" w:sz="12" w:space="0" w:color="auto"/>
            </w:tcBorders>
            <w:shd w:val="clear" w:color="000000" w:fill="FFFFFF"/>
            <w:noWrap/>
            <w:vAlign w:val="center"/>
            <w:hideMark/>
            <w:tcPrChange w:id="631"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2D5EE1B" w14:textId="77777777" w:rsidR="00365BA8" w:rsidRPr="00992813" w:rsidRDefault="00365BA8" w:rsidP="000C15E1">
            <w:pPr>
              <w:rPr>
                <w:ins w:id="632" w:author="Ram Mohan Thammineni --CNTR" w:date="2019-07-30T14:15:00Z"/>
                <w:rFonts w:ascii="Arial" w:eastAsia="Times New Roman" w:hAnsi="Arial" w:cs="Arial"/>
                <w:color w:val="000000"/>
                <w:sz w:val="20"/>
                <w:szCs w:val="20"/>
              </w:rPr>
            </w:pPr>
            <w:ins w:id="633" w:author="Ram Mohan Thammineni --CNTR" w:date="2019-07-30T14:15:00Z">
              <w:r w:rsidRPr="00992813">
                <w:rPr>
                  <w:rFonts w:ascii="Arial" w:eastAsia="Times New Roman" w:hAnsi="Arial" w:cs="Arial"/>
                  <w:color w:val="000000"/>
                  <w:sz w:val="20"/>
                  <w:szCs w:val="20"/>
                </w:rPr>
                <w:t>Std OH OBF &amp; Crating</w:t>
              </w:r>
            </w:ins>
          </w:p>
        </w:tc>
        <w:tc>
          <w:tcPr>
            <w:tcW w:w="1295" w:type="dxa"/>
            <w:tcBorders>
              <w:top w:val="nil"/>
              <w:left w:val="nil"/>
              <w:bottom w:val="single" w:sz="12" w:space="0" w:color="auto"/>
              <w:right w:val="single" w:sz="12" w:space="0" w:color="auto"/>
            </w:tcBorders>
            <w:shd w:val="clear" w:color="000000" w:fill="FFFFFF"/>
            <w:vAlign w:val="center"/>
            <w:hideMark/>
            <w:tcPrChange w:id="634"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ECDD213" w14:textId="77777777" w:rsidR="00365BA8" w:rsidRPr="00992813" w:rsidRDefault="00365BA8" w:rsidP="000C15E1">
            <w:pPr>
              <w:rPr>
                <w:ins w:id="635" w:author="Ram Mohan Thammineni --CNTR" w:date="2019-07-30T14:15:00Z"/>
                <w:rFonts w:ascii="Calibri" w:eastAsia="Times New Roman" w:hAnsi="Calibri" w:cs="Calibri"/>
                <w:color w:val="000000"/>
                <w:sz w:val="22"/>
                <w:szCs w:val="22"/>
              </w:rPr>
            </w:pPr>
            <w:ins w:id="636"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37"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08F224F" w14:textId="77777777" w:rsidR="00365BA8" w:rsidRPr="00992813" w:rsidRDefault="00365BA8" w:rsidP="000C15E1">
            <w:pPr>
              <w:rPr>
                <w:ins w:id="638" w:author="Ram Mohan Thammineni --CNTR" w:date="2019-07-30T14:15:00Z"/>
                <w:rFonts w:ascii="Calibri" w:eastAsia="Times New Roman" w:hAnsi="Calibri" w:cs="Calibri"/>
                <w:color w:val="000000"/>
                <w:sz w:val="22"/>
                <w:szCs w:val="22"/>
              </w:rPr>
            </w:pPr>
          </w:p>
        </w:tc>
      </w:tr>
      <w:tr w:rsidR="00365BA8" w:rsidRPr="007C19B9" w14:paraId="2551E306" w14:textId="77777777" w:rsidTr="000C15E1">
        <w:trPr>
          <w:trHeight w:val="310"/>
          <w:ins w:id="639" w:author="Ram Mohan Thammineni --CNTR" w:date="2019-07-30T14:15:00Z"/>
          <w:trPrChange w:id="640"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41"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7393B24" w14:textId="77777777" w:rsidR="00365BA8" w:rsidRPr="00992813" w:rsidRDefault="00365BA8" w:rsidP="000C15E1">
            <w:pPr>
              <w:jc w:val="right"/>
              <w:rPr>
                <w:ins w:id="642" w:author="Ram Mohan Thammineni --CNTR" w:date="2019-07-30T14:15:00Z"/>
                <w:rFonts w:ascii="Arial" w:eastAsia="Times New Roman" w:hAnsi="Arial" w:cs="Arial"/>
                <w:sz w:val="20"/>
                <w:szCs w:val="20"/>
              </w:rPr>
            </w:pPr>
            <w:ins w:id="643" w:author="Ram Mohan Thammineni --CNTR" w:date="2019-07-30T14:15:00Z">
              <w:r w:rsidRPr="00992813">
                <w:rPr>
                  <w:rFonts w:ascii="Arial" w:eastAsia="Times New Roman" w:hAnsi="Arial" w:cs="Arial"/>
                  <w:sz w:val="20"/>
                  <w:szCs w:val="20"/>
                </w:rPr>
                <w:t>28</w:t>
              </w:r>
            </w:ins>
          </w:p>
        </w:tc>
        <w:tc>
          <w:tcPr>
            <w:tcW w:w="3270" w:type="dxa"/>
            <w:tcBorders>
              <w:top w:val="nil"/>
              <w:left w:val="nil"/>
              <w:bottom w:val="single" w:sz="12" w:space="0" w:color="auto"/>
              <w:right w:val="single" w:sz="12" w:space="0" w:color="auto"/>
            </w:tcBorders>
            <w:shd w:val="clear" w:color="000000" w:fill="FFFFFF"/>
            <w:noWrap/>
            <w:vAlign w:val="center"/>
            <w:hideMark/>
            <w:tcPrChange w:id="644"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543F6A0" w14:textId="77777777" w:rsidR="00365BA8" w:rsidRPr="00992813" w:rsidRDefault="00365BA8" w:rsidP="000C15E1">
            <w:pPr>
              <w:rPr>
                <w:ins w:id="645" w:author="Ram Mohan Thammineni --CNTR" w:date="2019-07-30T14:15:00Z"/>
                <w:rFonts w:ascii="Arial" w:eastAsia="Times New Roman" w:hAnsi="Arial" w:cs="Arial"/>
                <w:color w:val="000000"/>
                <w:sz w:val="20"/>
                <w:szCs w:val="20"/>
              </w:rPr>
            </w:pPr>
            <w:ins w:id="646" w:author="Ram Mohan Thammineni --CNTR" w:date="2019-07-30T14:15:00Z">
              <w:r w:rsidRPr="00992813">
                <w:rPr>
                  <w:rFonts w:ascii="Arial" w:eastAsia="Times New Roman" w:hAnsi="Arial" w:cs="Arial"/>
                  <w:color w:val="000000"/>
                  <w:sz w:val="20"/>
                  <w:szCs w:val="20"/>
                </w:rPr>
                <w:t>Std OH Other</w:t>
              </w:r>
            </w:ins>
          </w:p>
        </w:tc>
        <w:tc>
          <w:tcPr>
            <w:tcW w:w="1295" w:type="dxa"/>
            <w:tcBorders>
              <w:top w:val="nil"/>
              <w:left w:val="nil"/>
              <w:bottom w:val="single" w:sz="12" w:space="0" w:color="auto"/>
              <w:right w:val="single" w:sz="12" w:space="0" w:color="auto"/>
            </w:tcBorders>
            <w:shd w:val="clear" w:color="000000" w:fill="FFFFFF"/>
            <w:vAlign w:val="center"/>
            <w:hideMark/>
            <w:tcPrChange w:id="647"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1CA3204" w14:textId="77777777" w:rsidR="00365BA8" w:rsidRPr="00992813" w:rsidRDefault="00365BA8" w:rsidP="000C15E1">
            <w:pPr>
              <w:rPr>
                <w:ins w:id="648" w:author="Ram Mohan Thammineni --CNTR" w:date="2019-07-30T14:15:00Z"/>
                <w:rFonts w:ascii="Calibri" w:eastAsia="Times New Roman" w:hAnsi="Calibri" w:cs="Calibri"/>
                <w:color w:val="000000"/>
                <w:sz w:val="22"/>
                <w:szCs w:val="22"/>
              </w:rPr>
            </w:pPr>
            <w:ins w:id="649"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5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E6D6F63" w14:textId="77777777" w:rsidR="00365BA8" w:rsidRPr="00992813" w:rsidRDefault="00365BA8" w:rsidP="000C15E1">
            <w:pPr>
              <w:rPr>
                <w:ins w:id="651" w:author="Ram Mohan Thammineni --CNTR" w:date="2019-07-30T14:15:00Z"/>
                <w:rFonts w:ascii="Calibri" w:eastAsia="Times New Roman" w:hAnsi="Calibri" w:cs="Calibri"/>
                <w:color w:val="000000"/>
                <w:sz w:val="22"/>
                <w:szCs w:val="22"/>
              </w:rPr>
            </w:pPr>
          </w:p>
        </w:tc>
      </w:tr>
      <w:tr w:rsidR="00365BA8" w:rsidRPr="007C19B9" w14:paraId="0EE9CC42" w14:textId="77777777" w:rsidTr="000C15E1">
        <w:trPr>
          <w:trHeight w:val="310"/>
          <w:ins w:id="652" w:author="Ram Mohan Thammineni --CNTR" w:date="2019-07-30T14:15:00Z"/>
          <w:trPrChange w:id="65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5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B34824B" w14:textId="77777777" w:rsidR="00365BA8" w:rsidRPr="00992813" w:rsidRDefault="00365BA8" w:rsidP="000C15E1">
            <w:pPr>
              <w:jc w:val="right"/>
              <w:rPr>
                <w:ins w:id="655" w:author="Ram Mohan Thammineni --CNTR" w:date="2019-07-30T14:15:00Z"/>
                <w:rFonts w:ascii="Arial" w:eastAsia="Times New Roman" w:hAnsi="Arial" w:cs="Arial"/>
                <w:sz w:val="20"/>
                <w:szCs w:val="20"/>
              </w:rPr>
            </w:pPr>
            <w:ins w:id="656" w:author="Ram Mohan Thammineni --CNTR" w:date="2019-07-30T14:15:00Z">
              <w:r w:rsidRPr="00992813">
                <w:rPr>
                  <w:rFonts w:ascii="Arial" w:eastAsia="Times New Roman" w:hAnsi="Arial" w:cs="Arial"/>
                  <w:sz w:val="20"/>
                  <w:szCs w:val="20"/>
                </w:rPr>
                <w:t>29</w:t>
              </w:r>
            </w:ins>
          </w:p>
        </w:tc>
        <w:tc>
          <w:tcPr>
            <w:tcW w:w="3270" w:type="dxa"/>
            <w:tcBorders>
              <w:top w:val="nil"/>
              <w:left w:val="nil"/>
              <w:bottom w:val="single" w:sz="12" w:space="0" w:color="auto"/>
              <w:right w:val="single" w:sz="12" w:space="0" w:color="auto"/>
            </w:tcBorders>
            <w:shd w:val="clear" w:color="000000" w:fill="FFFFFF"/>
            <w:noWrap/>
            <w:vAlign w:val="center"/>
            <w:hideMark/>
            <w:tcPrChange w:id="65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04B05DC" w14:textId="77777777" w:rsidR="00365BA8" w:rsidRPr="00992813" w:rsidRDefault="00365BA8" w:rsidP="000C15E1">
            <w:pPr>
              <w:rPr>
                <w:ins w:id="658" w:author="Ram Mohan Thammineni --CNTR" w:date="2019-07-30T14:15:00Z"/>
                <w:rFonts w:ascii="Arial" w:eastAsia="Times New Roman" w:hAnsi="Arial" w:cs="Arial"/>
                <w:color w:val="000000"/>
                <w:sz w:val="20"/>
                <w:szCs w:val="20"/>
              </w:rPr>
            </w:pPr>
            <w:ins w:id="659" w:author="Ram Mohan Thammineni --CNTR" w:date="2019-07-30T14:15:00Z">
              <w:r w:rsidRPr="00992813">
                <w:rPr>
                  <w:rFonts w:ascii="Arial" w:eastAsia="Times New Roman" w:hAnsi="Arial" w:cs="Arial"/>
                  <w:color w:val="000000"/>
                  <w:sz w:val="20"/>
                  <w:szCs w:val="20"/>
                </w:rPr>
                <w:t>Higher-level item</w:t>
              </w:r>
            </w:ins>
          </w:p>
        </w:tc>
        <w:tc>
          <w:tcPr>
            <w:tcW w:w="1295" w:type="dxa"/>
            <w:tcBorders>
              <w:top w:val="nil"/>
              <w:left w:val="nil"/>
              <w:bottom w:val="single" w:sz="12" w:space="0" w:color="auto"/>
              <w:right w:val="single" w:sz="12" w:space="0" w:color="auto"/>
            </w:tcBorders>
            <w:shd w:val="clear" w:color="000000" w:fill="FFFFFF"/>
            <w:vAlign w:val="center"/>
            <w:hideMark/>
            <w:tcPrChange w:id="66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D71D07C" w14:textId="77777777" w:rsidR="00365BA8" w:rsidRPr="00992813" w:rsidRDefault="00365BA8" w:rsidP="000C15E1">
            <w:pPr>
              <w:rPr>
                <w:ins w:id="661" w:author="Ram Mohan Thammineni --CNTR" w:date="2019-07-30T14:15:00Z"/>
                <w:rFonts w:ascii="Calibri" w:eastAsia="Times New Roman" w:hAnsi="Calibri" w:cs="Calibri"/>
                <w:color w:val="000000"/>
                <w:sz w:val="22"/>
                <w:szCs w:val="22"/>
              </w:rPr>
            </w:pPr>
            <w:ins w:id="662"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6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B969857" w14:textId="77777777" w:rsidR="00365BA8" w:rsidRPr="00992813" w:rsidRDefault="00365BA8" w:rsidP="000C15E1">
            <w:pPr>
              <w:rPr>
                <w:ins w:id="664" w:author="Ram Mohan Thammineni --CNTR" w:date="2019-07-30T14:15:00Z"/>
                <w:rFonts w:ascii="Calibri" w:eastAsia="Times New Roman" w:hAnsi="Calibri" w:cs="Calibri"/>
                <w:color w:val="000000"/>
                <w:sz w:val="22"/>
                <w:szCs w:val="22"/>
              </w:rPr>
            </w:pPr>
          </w:p>
        </w:tc>
      </w:tr>
      <w:tr w:rsidR="00365BA8" w:rsidRPr="007C19B9" w14:paraId="4E937F2F" w14:textId="77777777" w:rsidTr="000C15E1">
        <w:trPr>
          <w:trHeight w:val="310"/>
          <w:ins w:id="665" w:author="Ram Mohan Thammineni --CNTR" w:date="2019-07-30T14:15:00Z"/>
          <w:trPrChange w:id="66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6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219897CE" w14:textId="77777777" w:rsidR="00365BA8" w:rsidRPr="00992813" w:rsidRDefault="00365BA8" w:rsidP="000C15E1">
            <w:pPr>
              <w:jc w:val="right"/>
              <w:rPr>
                <w:ins w:id="668" w:author="Ram Mohan Thammineni --CNTR" w:date="2019-07-30T14:15:00Z"/>
                <w:rFonts w:ascii="Arial" w:eastAsia="Times New Roman" w:hAnsi="Arial" w:cs="Arial"/>
                <w:sz w:val="20"/>
                <w:szCs w:val="20"/>
              </w:rPr>
            </w:pPr>
            <w:ins w:id="669" w:author="Ram Mohan Thammineni --CNTR" w:date="2019-07-30T14:15:00Z">
              <w:r w:rsidRPr="00992813">
                <w:rPr>
                  <w:rFonts w:ascii="Arial" w:eastAsia="Times New Roman" w:hAnsi="Arial" w:cs="Arial"/>
                  <w:sz w:val="20"/>
                  <w:szCs w:val="20"/>
                </w:rPr>
                <w:t>30</w:t>
              </w:r>
            </w:ins>
          </w:p>
        </w:tc>
        <w:tc>
          <w:tcPr>
            <w:tcW w:w="3270" w:type="dxa"/>
            <w:tcBorders>
              <w:top w:val="nil"/>
              <w:left w:val="nil"/>
              <w:bottom w:val="single" w:sz="12" w:space="0" w:color="auto"/>
              <w:right w:val="single" w:sz="12" w:space="0" w:color="auto"/>
            </w:tcBorders>
            <w:shd w:val="clear" w:color="000000" w:fill="FFFFFF"/>
            <w:noWrap/>
            <w:vAlign w:val="center"/>
            <w:hideMark/>
            <w:tcPrChange w:id="67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708E7BC" w14:textId="77777777" w:rsidR="00365BA8" w:rsidRPr="00992813" w:rsidRDefault="00365BA8" w:rsidP="000C15E1">
            <w:pPr>
              <w:rPr>
                <w:ins w:id="671" w:author="Ram Mohan Thammineni --CNTR" w:date="2019-07-30T14:15:00Z"/>
                <w:rFonts w:ascii="Arial" w:eastAsia="Times New Roman" w:hAnsi="Arial" w:cs="Arial"/>
                <w:color w:val="000000"/>
                <w:sz w:val="20"/>
                <w:szCs w:val="20"/>
              </w:rPr>
            </w:pPr>
            <w:ins w:id="672" w:author="Ram Mohan Thammineni --CNTR" w:date="2019-07-30T14:15:00Z">
              <w:r w:rsidRPr="00992813">
                <w:rPr>
                  <w:rFonts w:ascii="Arial" w:eastAsia="Times New Roman" w:hAnsi="Arial" w:cs="Arial"/>
                  <w:color w:val="000000"/>
                  <w:sz w:val="20"/>
                  <w:szCs w:val="20"/>
                </w:rPr>
                <w:t>Sales Document Type</w:t>
              </w:r>
            </w:ins>
          </w:p>
        </w:tc>
        <w:tc>
          <w:tcPr>
            <w:tcW w:w="1295" w:type="dxa"/>
            <w:tcBorders>
              <w:top w:val="nil"/>
              <w:left w:val="nil"/>
              <w:bottom w:val="single" w:sz="12" w:space="0" w:color="auto"/>
              <w:right w:val="single" w:sz="12" w:space="0" w:color="auto"/>
            </w:tcBorders>
            <w:shd w:val="clear" w:color="000000" w:fill="FFFFFF"/>
            <w:vAlign w:val="center"/>
            <w:hideMark/>
            <w:tcPrChange w:id="67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4AD8D14" w14:textId="77777777" w:rsidR="00365BA8" w:rsidRPr="00992813" w:rsidRDefault="00365BA8" w:rsidP="000C15E1">
            <w:pPr>
              <w:rPr>
                <w:ins w:id="674" w:author="Ram Mohan Thammineni --CNTR" w:date="2019-07-30T14:15:00Z"/>
                <w:rFonts w:ascii="Calibri" w:eastAsia="Times New Roman" w:hAnsi="Calibri" w:cs="Calibri"/>
                <w:color w:val="000000"/>
                <w:sz w:val="22"/>
                <w:szCs w:val="22"/>
              </w:rPr>
            </w:pPr>
            <w:ins w:id="675"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67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FE634FD" w14:textId="77777777" w:rsidR="00365BA8" w:rsidRPr="00992813" w:rsidRDefault="00365BA8" w:rsidP="000C15E1">
            <w:pPr>
              <w:rPr>
                <w:ins w:id="677" w:author="Ram Mohan Thammineni --CNTR" w:date="2019-07-30T14:15:00Z"/>
                <w:rFonts w:ascii="Calibri" w:eastAsia="Times New Roman" w:hAnsi="Calibri" w:cs="Calibri"/>
                <w:color w:val="000000"/>
                <w:sz w:val="22"/>
                <w:szCs w:val="22"/>
              </w:rPr>
            </w:pPr>
          </w:p>
        </w:tc>
      </w:tr>
      <w:tr w:rsidR="00365BA8" w:rsidRPr="007C19B9" w14:paraId="64D8D6D5" w14:textId="77777777" w:rsidTr="000C15E1">
        <w:trPr>
          <w:trHeight w:val="310"/>
          <w:ins w:id="678" w:author="Ram Mohan Thammineni --CNTR" w:date="2019-07-30T14:15:00Z"/>
          <w:trPrChange w:id="67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8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2C8B330C" w14:textId="77777777" w:rsidR="00365BA8" w:rsidRPr="00992813" w:rsidRDefault="00365BA8" w:rsidP="000C15E1">
            <w:pPr>
              <w:jc w:val="right"/>
              <w:rPr>
                <w:ins w:id="681" w:author="Ram Mohan Thammineni --CNTR" w:date="2019-07-30T14:15:00Z"/>
                <w:rFonts w:ascii="Arial" w:eastAsia="Times New Roman" w:hAnsi="Arial" w:cs="Arial"/>
                <w:sz w:val="20"/>
                <w:szCs w:val="20"/>
              </w:rPr>
            </w:pPr>
            <w:ins w:id="682" w:author="Ram Mohan Thammineni --CNTR" w:date="2019-07-30T14:15:00Z">
              <w:r w:rsidRPr="00992813">
                <w:rPr>
                  <w:rFonts w:ascii="Arial" w:eastAsia="Times New Roman" w:hAnsi="Arial" w:cs="Arial"/>
                  <w:sz w:val="20"/>
                  <w:szCs w:val="20"/>
                </w:rPr>
                <w:t>31</w:t>
              </w:r>
            </w:ins>
          </w:p>
        </w:tc>
        <w:tc>
          <w:tcPr>
            <w:tcW w:w="3270" w:type="dxa"/>
            <w:tcBorders>
              <w:top w:val="nil"/>
              <w:left w:val="nil"/>
              <w:bottom w:val="single" w:sz="12" w:space="0" w:color="auto"/>
              <w:right w:val="single" w:sz="12" w:space="0" w:color="auto"/>
            </w:tcBorders>
            <w:shd w:val="clear" w:color="000000" w:fill="FFFFFF"/>
            <w:noWrap/>
            <w:vAlign w:val="center"/>
            <w:hideMark/>
            <w:tcPrChange w:id="68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AF9A5A7" w14:textId="77777777" w:rsidR="00365BA8" w:rsidRPr="00992813" w:rsidRDefault="00365BA8" w:rsidP="000C15E1">
            <w:pPr>
              <w:rPr>
                <w:ins w:id="684" w:author="Ram Mohan Thammineni --CNTR" w:date="2019-07-30T14:15:00Z"/>
                <w:rFonts w:ascii="Arial" w:eastAsia="Times New Roman" w:hAnsi="Arial" w:cs="Arial"/>
                <w:color w:val="000000"/>
                <w:sz w:val="20"/>
                <w:szCs w:val="20"/>
              </w:rPr>
            </w:pPr>
            <w:ins w:id="685" w:author="Ram Mohan Thammineni --CNTR" w:date="2019-07-30T14:15:00Z">
              <w:r w:rsidRPr="00992813">
                <w:rPr>
                  <w:rFonts w:ascii="Arial" w:eastAsia="Times New Roman" w:hAnsi="Arial" w:cs="Arial"/>
                  <w:color w:val="000000"/>
                  <w:sz w:val="20"/>
                  <w:szCs w:val="20"/>
                </w:rPr>
                <w:t>Reason for rejection Code</w:t>
              </w:r>
            </w:ins>
          </w:p>
        </w:tc>
        <w:tc>
          <w:tcPr>
            <w:tcW w:w="1295" w:type="dxa"/>
            <w:tcBorders>
              <w:top w:val="nil"/>
              <w:left w:val="nil"/>
              <w:bottom w:val="single" w:sz="12" w:space="0" w:color="auto"/>
              <w:right w:val="single" w:sz="12" w:space="0" w:color="auto"/>
            </w:tcBorders>
            <w:shd w:val="clear" w:color="000000" w:fill="FFFFFF"/>
            <w:vAlign w:val="center"/>
            <w:hideMark/>
            <w:tcPrChange w:id="68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2A1F980" w14:textId="77777777" w:rsidR="00365BA8" w:rsidRPr="00992813" w:rsidRDefault="00365BA8" w:rsidP="000C15E1">
            <w:pPr>
              <w:rPr>
                <w:ins w:id="687"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68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00079F4" w14:textId="77777777" w:rsidR="00365BA8" w:rsidRPr="00992813" w:rsidRDefault="00365BA8" w:rsidP="000C15E1">
            <w:pPr>
              <w:rPr>
                <w:ins w:id="689" w:author="Ram Mohan Thammineni --CNTR" w:date="2019-07-30T14:15:00Z"/>
                <w:rFonts w:ascii="Calibri" w:eastAsia="Times New Roman" w:hAnsi="Calibri" w:cs="Calibri"/>
                <w:color w:val="000000"/>
                <w:sz w:val="22"/>
                <w:szCs w:val="22"/>
              </w:rPr>
            </w:pPr>
          </w:p>
        </w:tc>
      </w:tr>
      <w:tr w:rsidR="00365BA8" w:rsidRPr="007C19B9" w14:paraId="3EA75BBA" w14:textId="77777777" w:rsidTr="000C15E1">
        <w:trPr>
          <w:trHeight w:val="310"/>
          <w:ins w:id="690" w:author="Ram Mohan Thammineni --CNTR" w:date="2019-07-30T14:15:00Z"/>
          <w:trPrChange w:id="69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69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34292C4" w14:textId="77777777" w:rsidR="00365BA8" w:rsidRPr="00992813" w:rsidRDefault="00365BA8" w:rsidP="000C15E1">
            <w:pPr>
              <w:jc w:val="right"/>
              <w:rPr>
                <w:ins w:id="693" w:author="Ram Mohan Thammineni --CNTR" w:date="2019-07-30T14:15:00Z"/>
                <w:rFonts w:ascii="Arial" w:eastAsia="Times New Roman" w:hAnsi="Arial" w:cs="Arial"/>
                <w:sz w:val="20"/>
                <w:szCs w:val="20"/>
              </w:rPr>
            </w:pPr>
            <w:ins w:id="694" w:author="Ram Mohan Thammineni --CNTR" w:date="2019-07-30T14:15:00Z">
              <w:r w:rsidRPr="00992813">
                <w:rPr>
                  <w:rFonts w:ascii="Arial" w:eastAsia="Times New Roman" w:hAnsi="Arial" w:cs="Arial"/>
                  <w:sz w:val="20"/>
                  <w:szCs w:val="20"/>
                </w:rPr>
                <w:t>32</w:t>
              </w:r>
            </w:ins>
          </w:p>
        </w:tc>
        <w:tc>
          <w:tcPr>
            <w:tcW w:w="3270" w:type="dxa"/>
            <w:tcBorders>
              <w:top w:val="nil"/>
              <w:left w:val="nil"/>
              <w:bottom w:val="single" w:sz="12" w:space="0" w:color="auto"/>
              <w:right w:val="single" w:sz="12" w:space="0" w:color="auto"/>
            </w:tcBorders>
            <w:shd w:val="clear" w:color="000000" w:fill="FFFFFF"/>
            <w:noWrap/>
            <w:vAlign w:val="center"/>
            <w:hideMark/>
            <w:tcPrChange w:id="69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FDCAFCB" w14:textId="77777777" w:rsidR="00365BA8" w:rsidRPr="00992813" w:rsidRDefault="00365BA8" w:rsidP="000C15E1">
            <w:pPr>
              <w:rPr>
                <w:ins w:id="696" w:author="Ram Mohan Thammineni --CNTR" w:date="2019-07-30T14:15:00Z"/>
                <w:rFonts w:ascii="Arial" w:eastAsia="Times New Roman" w:hAnsi="Arial" w:cs="Arial"/>
                <w:color w:val="000000"/>
                <w:sz w:val="20"/>
                <w:szCs w:val="20"/>
              </w:rPr>
            </w:pPr>
            <w:ins w:id="697" w:author="Ram Mohan Thammineni --CNTR" w:date="2019-07-30T14:15:00Z">
              <w:r w:rsidRPr="00992813">
                <w:rPr>
                  <w:rFonts w:ascii="Arial" w:eastAsia="Times New Roman" w:hAnsi="Arial" w:cs="Arial"/>
                  <w:color w:val="000000"/>
                  <w:sz w:val="20"/>
                  <w:szCs w:val="20"/>
                </w:rPr>
                <w:t>Reason for rejection Description</w:t>
              </w:r>
            </w:ins>
          </w:p>
        </w:tc>
        <w:tc>
          <w:tcPr>
            <w:tcW w:w="1295" w:type="dxa"/>
            <w:tcBorders>
              <w:top w:val="nil"/>
              <w:left w:val="nil"/>
              <w:bottom w:val="single" w:sz="12" w:space="0" w:color="auto"/>
              <w:right w:val="single" w:sz="12" w:space="0" w:color="auto"/>
            </w:tcBorders>
            <w:shd w:val="clear" w:color="000000" w:fill="FFFFFF"/>
            <w:vAlign w:val="center"/>
            <w:hideMark/>
            <w:tcPrChange w:id="69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A586566" w14:textId="77777777" w:rsidR="00365BA8" w:rsidRPr="00992813" w:rsidRDefault="00365BA8" w:rsidP="000C15E1">
            <w:pPr>
              <w:rPr>
                <w:ins w:id="699" w:author="Ram Mohan Thammineni --CNTR" w:date="2019-07-30T14:15:00Z"/>
                <w:rFonts w:ascii="Calibri" w:eastAsia="Times New Roman" w:hAnsi="Calibri" w:cs="Calibri"/>
                <w:color w:val="000000"/>
                <w:sz w:val="22"/>
                <w:szCs w:val="22"/>
              </w:rPr>
            </w:pPr>
            <w:ins w:id="700"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01"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299D8616" w14:textId="77777777" w:rsidR="00365BA8" w:rsidRPr="00992813" w:rsidRDefault="00365BA8" w:rsidP="000C15E1">
            <w:pPr>
              <w:rPr>
                <w:ins w:id="702" w:author="Ram Mohan Thammineni --CNTR" w:date="2019-07-30T14:15:00Z"/>
                <w:rFonts w:ascii="Calibri" w:eastAsia="Times New Roman" w:hAnsi="Calibri" w:cs="Calibri"/>
                <w:color w:val="000000"/>
                <w:sz w:val="22"/>
                <w:szCs w:val="22"/>
              </w:rPr>
            </w:pPr>
          </w:p>
        </w:tc>
      </w:tr>
      <w:tr w:rsidR="00365BA8" w:rsidRPr="007C19B9" w14:paraId="1F219D32" w14:textId="77777777" w:rsidTr="000C15E1">
        <w:trPr>
          <w:trHeight w:val="310"/>
          <w:ins w:id="703" w:author="Ram Mohan Thammineni --CNTR" w:date="2019-07-30T14:15:00Z"/>
          <w:trPrChange w:id="704"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05"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7CE58F48" w14:textId="77777777" w:rsidR="00365BA8" w:rsidRPr="00992813" w:rsidRDefault="00365BA8" w:rsidP="000C15E1">
            <w:pPr>
              <w:jc w:val="right"/>
              <w:rPr>
                <w:ins w:id="706" w:author="Ram Mohan Thammineni --CNTR" w:date="2019-07-30T14:15:00Z"/>
                <w:rFonts w:ascii="Arial" w:eastAsia="Times New Roman" w:hAnsi="Arial" w:cs="Arial"/>
                <w:sz w:val="20"/>
                <w:szCs w:val="20"/>
              </w:rPr>
            </w:pPr>
            <w:ins w:id="707" w:author="Ram Mohan Thammineni --CNTR" w:date="2019-07-30T14:15:00Z">
              <w:r w:rsidRPr="00992813">
                <w:rPr>
                  <w:rFonts w:ascii="Arial" w:eastAsia="Times New Roman" w:hAnsi="Arial" w:cs="Arial"/>
                  <w:sz w:val="20"/>
                  <w:szCs w:val="20"/>
                </w:rPr>
                <w:t>33</w:t>
              </w:r>
            </w:ins>
          </w:p>
        </w:tc>
        <w:tc>
          <w:tcPr>
            <w:tcW w:w="3270" w:type="dxa"/>
            <w:tcBorders>
              <w:top w:val="nil"/>
              <w:left w:val="nil"/>
              <w:bottom w:val="single" w:sz="12" w:space="0" w:color="auto"/>
              <w:right w:val="single" w:sz="12" w:space="0" w:color="auto"/>
            </w:tcBorders>
            <w:shd w:val="clear" w:color="000000" w:fill="FFFFFF"/>
            <w:noWrap/>
            <w:vAlign w:val="center"/>
            <w:hideMark/>
            <w:tcPrChange w:id="708"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0891345" w14:textId="77777777" w:rsidR="00365BA8" w:rsidRPr="00992813" w:rsidRDefault="00365BA8" w:rsidP="000C15E1">
            <w:pPr>
              <w:rPr>
                <w:ins w:id="709" w:author="Ram Mohan Thammineni --CNTR" w:date="2019-07-30T14:15:00Z"/>
                <w:rFonts w:ascii="Arial" w:eastAsia="Times New Roman" w:hAnsi="Arial" w:cs="Arial"/>
                <w:color w:val="000000"/>
                <w:sz w:val="20"/>
                <w:szCs w:val="20"/>
              </w:rPr>
            </w:pPr>
            <w:ins w:id="710" w:author="Ram Mohan Thammineni --CNTR" w:date="2019-07-30T14:15:00Z">
              <w:r w:rsidRPr="00992813">
                <w:rPr>
                  <w:rFonts w:ascii="Arial" w:eastAsia="Times New Roman" w:hAnsi="Arial" w:cs="Arial"/>
                  <w:color w:val="000000"/>
                  <w:sz w:val="20"/>
                  <w:szCs w:val="20"/>
                </w:rPr>
                <w:t>Opportunity number</w:t>
              </w:r>
            </w:ins>
          </w:p>
        </w:tc>
        <w:tc>
          <w:tcPr>
            <w:tcW w:w="1295" w:type="dxa"/>
            <w:tcBorders>
              <w:top w:val="nil"/>
              <w:left w:val="nil"/>
              <w:bottom w:val="single" w:sz="12" w:space="0" w:color="auto"/>
              <w:right w:val="single" w:sz="12" w:space="0" w:color="auto"/>
            </w:tcBorders>
            <w:shd w:val="clear" w:color="000000" w:fill="FFFFFF"/>
            <w:vAlign w:val="center"/>
            <w:hideMark/>
            <w:tcPrChange w:id="711"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91D2769" w14:textId="77777777" w:rsidR="00365BA8" w:rsidRPr="00992813" w:rsidRDefault="00365BA8" w:rsidP="000C15E1">
            <w:pPr>
              <w:rPr>
                <w:ins w:id="712"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71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40B4049" w14:textId="77777777" w:rsidR="00365BA8" w:rsidRDefault="00365BA8" w:rsidP="000C15E1">
            <w:pPr>
              <w:rPr>
                <w:ins w:id="714" w:author="Ram Mohan Thammineni --CNTR" w:date="2019-07-30T14:15:00Z"/>
                <w:rFonts w:ascii="Calibri" w:eastAsia="Times New Roman" w:hAnsi="Calibri" w:cs="Calibri"/>
                <w:color w:val="000000"/>
                <w:sz w:val="22"/>
                <w:szCs w:val="22"/>
              </w:rPr>
            </w:pPr>
            <w:ins w:id="715" w:author="Ram Mohan Thammineni --CNTR" w:date="2019-07-30T14:15:00Z">
              <w:r>
                <w:rPr>
                  <w:rFonts w:ascii="Calibri" w:eastAsia="Times New Roman" w:hAnsi="Calibri" w:cs="Calibri"/>
                  <w:color w:val="000000"/>
                  <w:sz w:val="22"/>
                  <w:szCs w:val="22"/>
                </w:rPr>
                <w:t>X</w:t>
              </w:r>
            </w:ins>
          </w:p>
        </w:tc>
      </w:tr>
      <w:tr w:rsidR="00365BA8" w:rsidRPr="007C19B9" w14:paraId="668983DB" w14:textId="77777777" w:rsidTr="000C15E1">
        <w:trPr>
          <w:trHeight w:val="310"/>
          <w:ins w:id="716" w:author="Ram Mohan Thammineni --CNTR" w:date="2019-07-30T14:15:00Z"/>
          <w:trPrChange w:id="717"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18"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848D7E0" w14:textId="77777777" w:rsidR="00365BA8" w:rsidRPr="00992813" w:rsidRDefault="00365BA8" w:rsidP="000C15E1">
            <w:pPr>
              <w:jc w:val="right"/>
              <w:rPr>
                <w:ins w:id="719" w:author="Ram Mohan Thammineni --CNTR" w:date="2019-07-30T14:15:00Z"/>
                <w:rFonts w:ascii="Arial" w:eastAsia="Times New Roman" w:hAnsi="Arial" w:cs="Arial"/>
                <w:sz w:val="20"/>
                <w:szCs w:val="20"/>
              </w:rPr>
            </w:pPr>
            <w:ins w:id="720" w:author="Ram Mohan Thammineni --CNTR" w:date="2019-07-30T14:15:00Z">
              <w:r w:rsidRPr="00992813">
                <w:rPr>
                  <w:rFonts w:ascii="Arial" w:eastAsia="Times New Roman" w:hAnsi="Arial" w:cs="Arial"/>
                  <w:sz w:val="20"/>
                  <w:szCs w:val="20"/>
                </w:rPr>
                <w:t>34</w:t>
              </w:r>
            </w:ins>
          </w:p>
        </w:tc>
        <w:tc>
          <w:tcPr>
            <w:tcW w:w="3270" w:type="dxa"/>
            <w:tcBorders>
              <w:top w:val="nil"/>
              <w:left w:val="nil"/>
              <w:bottom w:val="single" w:sz="12" w:space="0" w:color="auto"/>
              <w:right w:val="single" w:sz="12" w:space="0" w:color="auto"/>
            </w:tcBorders>
            <w:shd w:val="clear" w:color="000000" w:fill="FFFFFF"/>
            <w:noWrap/>
            <w:vAlign w:val="center"/>
            <w:hideMark/>
            <w:tcPrChange w:id="721"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E99EC3F" w14:textId="77777777" w:rsidR="00365BA8" w:rsidRPr="00992813" w:rsidRDefault="00365BA8" w:rsidP="000C15E1">
            <w:pPr>
              <w:rPr>
                <w:ins w:id="722" w:author="Ram Mohan Thammineni --CNTR" w:date="2019-07-30T14:15:00Z"/>
                <w:rFonts w:ascii="Arial" w:eastAsia="Times New Roman" w:hAnsi="Arial" w:cs="Arial"/>
                <w:color w:val="000000"/>
                <w:sz w:val="20"/>
                <w:szCs w:val="20"/>
              </w:rPr>
            </w:pPr>
            <w:ins w:id="723" w:author="Ram Mohan Thammineni --CNTR" w:date="2019-07-30T14:15:00Z">
              <w:r w:rsidRPr="00992813">
                <w:rPr>
                  <w:rFonts w:ascii="Arial" w:eastAsia="Times New Roman" w:hAnsi="Arial" w:cs="Arial"/>
                  <w:color w:val="000000"/>
                  <w:sz w:val="20"/>
                  <w:szCs w:val="20"/>
                </w:rPr>
                <w:t>Opportunity line item</w:t>
              </w:r>
            </w:ins>
          </w:p>
        </w:tc>
        <w:tc>
          <w:tcPr>
            <w:tcW w:w="1295" w:type="dxa"/>
            <w:tcBorders>
              <w:top w:val="nil"/>
              <w:left w:val="nil"/>
              <w:bottom w:val="single" w:sz="12" w:space="0" w:color="auto"/>
              <w:right w:val="single" w:sz="12" w:space="0" w:color="auto"/>
            </w:tcBorders>
            <w:shd w:val="clear" w:color="000000" w:fill="FFFFFF"/>
            <w:vAlign w:val="center"/>
            <w:hideMark/>
            <w:tcPrChange w:id="724"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F5CD9ED" w14:textId="77777777" w:rsidR="00365BA8" w:rsidRPr="00992813" w:rsidRDefault="00365BA8" w:rsidP="000C15E1">
            <w:pPr>
              <w:rPr>
                <w:ins w:id="725"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72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2FC106A0" w14:textId="77777777" w:rsidR="00365BA8" w:rsidRDefault="00365BA8" w:rsidP="000C15E1">
            <w:pPr>
              <w:rPr>
                <w:ins w:id="727" w:author="Ram Mohan Thammineni --CNTR" w:date="2019-07-30T14:15:00Z"/>
                <w:rFonts w:ascii="Calibri" w:eastAsia="Times New Roman" w:hAnsi="Calibri" w:cs="Calibri"/>
                <w:color w:val="000000"/>
                <w:sz w:val="22"/>
                <w:szCs w:val="22"/>
              </w:rPr>
            </w:pPr>
            <w:ins w:id="728" w:author="Ram Mohan Thammineni --CNTR" w:date="2019-07-30T14:15:00Z">
              <w:r>
                <w:rPr>
                  <w:rFonts w:ascii="Calibri" w:eastAsia="Times New Roman" w:hAnsi="Calibri" w:cs="Calibri"/>
                  <w:color w:val="000000"/>
                  <w:sz w:val="22"/>
                  <w:szCs w:val="22"/>
                </w:rPr>
                <w:t>X</w:t>
              </w:r>
            </w:ins>
          </w:p>
        </w:tc>
      </w:tr>
      <w:tr w:rsidR="00365BA8" w:rsidRPr="007C19B9" w14:paraId="10D50BE7" w14:textId="77777777" w:rsidTr="000C15E1">
        <w:trPr>
          <w:trHeight w:val="310"/>
          <w:ins w:id="729" w:author="Ram Mohan Thammineni --CNTR" w:date="2019-07-30T14:15:00Z"/>
          <w:trPrChange w:id="730"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31"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D5C510C" w14:textId="77777777" w:rsidR="00365BA8" w:rsidRPr="00992813" w:rsidRDefault="00365BA8" w:rsidP="000C15E1">
            <w:pPr>
              <w:jc w:val="right"/>
              <w:rPr>
                <w:ins w:id="732" w:author="Ram Mohan Thammineni --CNTR" w:date="2019-07-30T14:15:00Z"/>
                <w:rFonts w:ascii="Arial" w:eastAsia="Times New Roman" w:hAnsi="Arial" w:cs="Arial"/>
                <w:sz w:val="20"/>
                <w:szCs w:val="20"/>
              </w:rPr>
            </w:pPr>
            <w:ins w:id="733" w:author="Ram Mohan Thammineni --CNTR" w:date="2019-07-30T14:15:00Z">
              <w:r w:rsidRPr="00992813">
                <w:rPr>
                  <w:rFonts w:ascii="Arial" w:eastAsia="Times New Roman" w:hAnsi="Arial" w:cs="Arial"/>
                  <w:sz w:val="20"/>
                  <w:szCs w:val="20"/>
                </w:rPr>
                <w:t>35</w:t>
              </w:r>
            </w:ins>
          </w:p>
        </w:tc>
        <w:tc>
          <w:tcPr>
            <w:tcW w:w="3270" w:type="dxa"/>
            <w:tcBorders>
              <w:top w:val="nil"/>
              <w:left w:val="nil"/>
              <w:bottom w:val="single" w:sz="12" w:space="0" w:color="auto"/>
              <w:right w:val="single" w:sz="12" w:space="0" w:color="auto"/>
            </w:tcBorders>
            <w:shd w:val="clear" w:color="000000" w:fill="FFFFFF"/>
            <w:noWrap/>
            <w:vAlign w:val="center"/>
            <w:hideMark/>
            <w:tcPrChange w:id="734"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A1885A8" w14:textId="77777777" w:rsidR="00365BA8" w:rsidRPr="00992813" w:rsidRDefault="00365BA8" w:rsidP="000C15E1">
            <w:pPr>
              <w:rPr>
                <w:ins w:id="735" w:author="Ram Mohan Thammineni --CNTR" w:date="2019-07-30T14:15:00Z"/>
                <w:rFonts w:ascii="Arial" w:eastAsia="Times New Roman" w:hAnsi="Arial" w:cs="Arial"/>
                <w:color w:val="000000"/>
                <w:sz w:val="20"/>
                <w:szCs w:val="20"/>
              </w:rPr>
            </w:pPr>
            <w:ins w:id="736" w:author="Ram Mohan Thammineni --CNTR" w:date="2019-07-30T14:15:00Z">
              <w:r w:rsidRPr="00992813">
                <w:rPr>
                  <w:rFonts w:ascii="Arial" w:eastAsia="Times New Roman" w:hAnsi="Arial" w:cs="Arial"/>
                  <w:color w:val="000000"/>
                  <w:sz w:val="20"/>
                  <w:szCs w:val="20"/>
                </w:rPr>
                <w:t>Slot Number</w:t>
              </w:r>
            </w:ins>
          </w:p>
        </w:tc>
        <w:tc>
          <w:tcPr>
            <w:tcW w:w="1295" w:type="dxa"/>
            <w:tcBorders>
              <w:top w:val="nil"/>
              <w:left w:val="nil"/>
              <w:bottom w:val="single" w:sz="12" w:space="0" w:color="auto"/>
              <w:right w:val="single" w:sz="12" w:space="0" w:color="auto"/>
            </w:tcBorders>
            <w:shd w:val="clear" w:color="000000" w:fill="FFFFFF"/>
            <w:vAlign w:val="center"/>
            <w:hideMark/>
            <w:tcPrChange w:id="737"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721E545" w14:textId="77777777" w:rsidR="00365BA8" w:rsidRPr="00992813" w:rsidRDefault="00365BA8" w:rsidP="000C15E1">
            <w:pPr>
              <w:rPr>
                <w:ins w:id="738" w:author="Ram Mohan Thammineni --CNTR" w:date="2019-07-30T14:15:00Z"/>
                <w:rFonts w:ascii="Calibri" w:eastAsia="Times New Roman" w:hAnsi="Calibri" w:cs="Calibri"/>
                <w:color w:val="000000"/>
                <w:sz w:val="22"/>
                <w:szCs w:val="22"/>
              </w:rPr>
            </w:pPr>
            <w:ins w:id="739"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4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EF7FBD7" w14:textId="77777777" w:rsidR="00365BA8" w:rsidRPr="00992813" w:rsidRDefault="00365BA8" w:rsidP="000C15E1">
            <w:pPr>
              <w:rPr>
                <w:ins w:id="741" w:author="Ram Mohan Thammineni --CNTR" w:date="2019-07-30T14:15:00Z"/>
                <w:rFonts w:ascii="Calibri" w:eastAsia="Times New Roman" w:hAnsi="Calibri" w:cs="Calibri"/>
                <w:color w:val="000000"/>
                <w:sz w:val="22"/>
                <w:szCs w:val="22"/>
              </w:rPr>
            </w:pPr>
          </w:p>
        </w:tc>
      </w:tr>
      <w:tr w:rsidR="00365BA8" w:rsidRPr="007C19B9" w14:paraId="6BAAC184" w14:textId="77777777" w:rsidTr="000C15E1">
        <w:trPr>
          <w:trHeight w:val="310"/>
          <w:ins w:id="742" w:author="Ram Mohan Thammineni --CNTR" w:date="2019-07-30T14:15:00Z"/>
          <w:trPrChange w:id="74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4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AFB958C" w14:textId="77777777" w:rsidR="00365BA8" w:rsidRPr="00992813" w:rsidRDefault="00365BA8" w:rsidP="000C15E1">
            <w:pPr>
              <w:jc w:val="right"/>
              <w:rPr>
                <w:ins w:id="745" w:author="Ram Mohan Thammineni --CNTR" w:date="2019-07-30T14:15:00Z"/>
                <w:rFonts w:ascii="Arial" w:eastAsia="Times New Roman" w:hAnsi="Arial" w:cs="Arial"/>
                <w:sz w:val="20"/>
                <w:szCs w:val="20"/>
              </w:rPr>
            </w:pPr>
            <w:ins w:id="746" w:author="Ram Mohan Thammineni --CNTR" w:date="2019-07-30T14:15:00Z">
              <w:r w:rsidRPr="00992813">
                <w:rPr>
                  <w:rFonts w:ascii="Arial" w:eastAsia="Times New Roman" w:hAnsi="Arial" w:cs="Arial"/>
                  <w:sz w:val="20"/>
                  <w:szCs w:val="20"/>
                </w:rPr>
                <w:t>36</w:t>
              </w:r>
            </w:ins>
          </w:p>
        </w:tc>
        <w:tc>
          <w:tcPr>
            <w:tcW w:w="3270" w:type="dxa"/>
            <w:tcBorders>
              <w:top w:val="nil"/>
              <w:left w:val="nil"/>
              <w:bottom w:val="single" w:sz="12" w:space="0" w:color="auto"/>
              <w:right w:val="single" w:sz="12" w:space="0" w:color="auto"/>
            </w:tcBorders>
            <w:shd w:val="clear" w:color="000000" w:fill="FFFFFF"/>
            <w:noWrap/>
            <w:vAlign w:val="center"/>
            <w:hideMark/>
            <w:tcPrChange w:id="74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D837F26" w14:textId="77777777" w:rsidR="00365BA8" w:rsidRPr="00992813" w:rsidRDefault="00365BA8" w:rsidP="000C15E1">
            <w:pPr>
              <w:rPr>
                <w:ins w:id="748" w:author="Ram Mohan Thammineni --CNTR" w:date="2019-07-30T14:15:00Z"/>
                <w:rFonts w:ascii="Arial" w:eastAsia="Times New Roman" w:hAnsi="Arial" w:cs="Arial"/>
                <w:color w:val="000000"/>
                <w:sz w:val="20"/>
                <w:szCs w:val="20"/>
              </w:rPr>
            </w:pPr>
            <w:ins w:id="749" w:author="Ram Mohan Thammineni --CNTR" w:date="2019-07-30T14:15:00Z">
              <w:r w:rsidRPr="00992813">
                <w:rPr>
                  <w:rFonts w:ascii="Arial" w:eastAsia="Times New Roman" w:hAnsi="Arial" w:cs="Arial"/>
                  <w:color w:val="000000"/>
                  <w:sz w:val="20"/>
                  <w:szCs w:val="20"/>
                </w:rPr>
                <w:t>Opportunity Type</w:t>
              </w:r>
            </w:ins>
          </w:p>
        </w:tc>
        <w:tc>
          <w:tcPr>
            <w:tcW w:w="1295" w:type="dxa"/>
            <w:tcBorders>
              <w:top w:val="nil"/>
              <w:left w:val="nil"/>
              <w:bottom w:val="single" w:sz="12" w:space="0" w:color="auto"/>
              <w:right w:val="single" w:sz="12" w:space="0" w:color="auto"/>
            </w:tcBorders>
            <w:shd w:val="clear" w:color="000000" w:fill="FFFFFF"/>
            <w:vAlign w:val="center"/>
            <w:hideMark/>
            <w:tcPrChange w:id="75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3DD1135A" w14:textId="77777777" w:rsidR="00365BA8" w:rsidRPr="00992813" w:rsidRDefault="00365BA8" w:rsidP="000C15E1">
            <w:pPr>
              <w:rPr>
                <w:ins w:id="751" w:author="Ram Mohan Thammineni --CNTR" w:date="2019-07-30T14:15:00Z"/>
                <w:rFonts w:ascii="Calibri" w:eastAsia="Times New Roman" w:hAnsi="Calibri" w:cs="Calibri"/>
                <w:color w:val="000000"/>
                <w:sz w:val="22"/>
                <w:szCs w:val="22"/>
              </w:rPr>
            </w:pPr>
            <w:ins w:id="752"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5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40C982E" w14:textId="77777777" w:rsidR="00365BA8" w:rsidRPr="00992813" w:rsidRDefault="00365BA8" w:rsidP="000C15E1">
            <w:pPr>
              <w:rPr>
                <w:ins w:id="754" w:author="Ram Mohan Thammineni --CNTR" w:date="2019-07-30T14:15:00Z"/>
                <w:rFonts w:ascii="Calibri" w:eastAsia="Times New Roman" w:hAnsi="Calibri" w:cs="Calibri"/>
                <w:color w:val="000000"/>
                <w:sz w:val="22"/>
                <w:szCs w:val="22"/>
              </w:rPr>
            </w:pPr>
          </w:p>
        </w:tc>
      </w:tr>
      <w:tr w:rsidR="00365BA8" w:rsidRPr="007C19B9" w14:paraId="1538E8B9" w14:textId="77777777" w:rsidTr="000C15E1">
        <w:trPr>
          <w:trHeight w:val="310"/>
          <w:ins w:id="755" w:author="Ram Mohan Thammineni --CNTR" w:date="2019-07-30T14:15:00Z"/>
          <w:trPrChange w:id="75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5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903FD93" w14:textId="77777777" w:rsidR="00365BA8" w:rsidRPr="00992813" w:rsidRDefault="00365BA8" w:rsidP="000C15E1">
            <w:pPr>
              <w:jc w:val="right"/>
              <w:rPr>
                <w:ins w:id="758" w:author="Ram Mohan Thammineni --CNTR" w:date="2019-07-30T14:15:00Z"/>
                <w:rFonts w:ascii="Arial" w:eastAsia="Times New Roman" w:hAnsi="Arial" w:cs="Arial"/>
                <w:sz w:val="20"/>
                <w:szCs w:val="20"/>
              </w:rPr>
            </w:pPr>
            <w:ins w:id="759" w:author="Ram Mohan Thammineni --CNTR" w:date="2019-07-30T14:15:00Z">
              <w:r w:rsidRPr="00992813">
                <w:rPr>
                  <w:rFonts w:ascii="Arial" w:eastAsia="Times New Roman" w:hAnsi="Arial" w:cs="Arial"/>
                  <w:sz w:val="20"/>
                  <w:szCs w:val="20"/>
                </w:rPr>
                <w:t>37</w:t>
              </w:r>
            </w:ins>
          </w:p>
        </w:tc>
        <w:tc>
          <w:tcPr>
            <w:tcW w:w="3270" w:type="dxa"/>
            <w:tcBorders>
              <w:top w:val="nil"/>
              <w:left w:val="nil"/>
              <w:bottom w:val="single" w:sz="12" w:space="0" w:color="auto"/>
              <w:right w:val="single" w:sz="12" w:space="0" w:color="auto"/>
            </w:tcBorders>
            <w:shd w:val="clear" w:color="000000" w:fill="FFFFFF"/>
            <w:noWrap/>
            <w:vAlign w:val="center"/>
            <w:hideMark/>
            <w:tcPrChange w:id="76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E5B7279" w14:textId="77777777" w:rsidR="00365BA8" w:rsidRPr="00992813" w:rsidRDefault="00365BA8" w:rsidP="000C15E1">
            <w:pPr>
              <w:rPr>
                <w:ins w:id="761" w:author="Ram Mohan Thammineni --CNTR" w:date="2019-07-30T14:15:00Z"/>
                <w:rFonts w:ascii="Arial" w:eastAsia="Times New Roman" w:hAnsi="Arial" w:cs="Arial"/>
                <w:color w:val="000000"/>
                <w:sz w:val="20"/>
                <w:szCs w:val="20"/>
              </w:rPr>
            </w:pPr>
            <w:ins w:id="762" w:author="Ram Mohan Thammineni --CNTR" w:date="2019-07-30T14:15:00Z">
              <w:r w:rsidRPr="00992813">
                <w:rPr>
                  <w:rFonts w:ascii="Arial" w:eastAsia="Times New Roman" w:hAnsi="Arial" w:cs="Arial"/>
                  <w:color w:val="000000"/>
                  <w:sz w:val="20"/>
                  <w:szCs w:val="20"/>
                </w:rPr>
                <w:t>Opportunity Subtype</w:t>
              </w:r>
            </w:ins>
          </w:p>
        </w:tc>
        <w:tc>
          <w:tcPr>
            <w:tcW w:w="1295" w:type="dxa"/>
            <w:tcBorders>
              <w:top w:val="nil"/>
              <w:left w:val="nil"/>
              <w:bottom w:val="single" w:sz="12" w:space="0" w:color="auto"/>
              <w:right w:val="single" w:sz="12" w:space="0" w:color="auto"/>
            </w:tcBorders>
            <w:shd w:val="clear" w:color="000000" w:fill="FFFFFF"/>
            <w:vAlign w:val="center"/>
            <w:hideMark/>
            <w:tcPrChange w:id="76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0236E82D" w14:textId="77777777" w:rsidR="00365BA8" w:rsidRPr="00992813" w:rsidRDefault="00365BA8" w:rsidP="000C15E1">
            <w:pPr>
              <w:rPr>
                <w:ins w:id="764" w:author="Ram Mohan Thammineni --CNTR" w:date="2019-07-30T14:15:00Z"/>
                <w:rFonts w:ascii="Calibri" w:eastAsia="Times New Roman" w:hAnsi="Calibri" w:cs="Calibri"/>
                <w:color w:val="000000"/>
                <w:sz w:val="22"/>
                <w:szCs w:val="22"/>
              </w:rPr>
            </w:pPr>
            <w:ins w:id="765"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6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15C78039" w14:textId="77777777" w:rsidR="00365BA8" w:rsidRPr="00992813" w:rsidRDefault="00365BA8" w:rsidP="000C15E1">
            <w:pPr>
              <w:rPr>
                <w:ins w:id="767" w:author="Ram Mohan Thammineni --CNTR" w:date="2019-07-30T14:15:00Z"/>
                <w:rFonts w:ascii="Calibri" w:eastAsia="Times New Roman" w:hAnsi="Calibri" w:cs="Calibri"/>
                <w:color w:val="000000"/>
                <w:sz w:val="22"/>
                <w:szCs w:val="22"/>
              </w:rPr>
            </w:pPr>
          </w:p>
        </w:tc>
      </w:tr>
      <w:tr w:rsidR="00365BA8" w:rsidRPr="007C19B9" w14:paraId="1A81456F" w14:textId="77777777" w:rsidTr="000C15E1">
        <w:trPr>
          <w:trHeight w:val="310"/>
          <w:ins w:id="768" w:author="Ram Mohan Thammineni --CNTR" w:date="2019-07-30T14:15:00Z"/>
          <w:trPrChange w:id="76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7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CD124DB" w14:textId="77777777" w:rsidR="00365BA8" w:rsidRPr="00992813" w:rsidRDefault="00365BA8" w:rsidP="000C15E1">
            <w:pPr>
              <w:jc w:val="right"/>
              <w:rPr>
                <w:ins w:id="771" w:author="Ram Mohan Thammineni --CNTR" w:date="2019-07-30T14:15:00Z"/>
                <w:rFonts w:ascii="Arial" w:eastAsia="Times New Roman" w:hAnsi="Arial" w:cs="Arial"/>
                <w:sz w:val="20"/>
                <w:szCs w:val="20"/>
              </w:rPr>
            </w:pPr>
            <w:ins w:id="772" w:author="Ram Mohan Thammineni --CNTR" w:date="2019-07-30T14:15:00Z">
              <w:r w:rsidRPr="00992813">
                <w:rPr>
                  <w:rFonts w:ascii="Arial" w:eastAsia="Times New Roman" w:hAnsi="Arial" w:cs="Arial"/>
                  <w:sz w:val="20"/>
                  <w:szCs w:val="20"/>
                </w:rPr>
                <w:t>38</w:t>
              </w:r>
            </w:ins>
          </w:p>
        </w:tc>
        <w:tc>
          <w:tcPr>
            <w:tcW w:w="3270" w:type="dxa"/>
            <w:tcBorders>
              <w:top w:val="nil"/>
              <w:left w:val="nil"/>
              <w:bottom w:val="single" w:sz="12" w:space="0" w:color="auto"/>
              <w:right w:val="single" w:sz="12" w:space="0" w:color="auto"/>
            </w:tcBorders>
            <w:shd w:val="clear" w:color="000000" w:fill="FFFFFF"/>
            <w:noWrap/>
            <w:vAlign w:val="center"/>
            <w:hideMark/>
            <w:tcPrChange w:id="77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4F475B9" w14:textId="77777777" w:rsidR="00365BA8" w:rsidRPr="00992813" w:rsidRDefault="00365BA8" w:rsidP="000C15E1">
            <w:pPr>
              <w:rPr>
                <w:ins w:id="774" w:author="Ram Mohan Thammineni --CNTR" w:date="2019-07-30T14:15:00Z"/>
                <w:rFonts w:ascii="Arial" w:eastAsia="Times New Roman" w:hAnsi="Arial" w:cs="Arial"/>
                <w:color w:val="000000"/>
                <w:sz w:val="20"/>
                <w:szCs w:val="20"/>
              </w:rPr>
            </w:pPr>
            <w:ins w:id="775" w:author="Ram Mohan Thammineni --CNTR" w:date="2019-07-30T14:15:00Z">
              <w:r w:rsidRPr="00992813">
                <w:rPr>
                  <w:rFonts w:ascii="Arial" w:eastAsia="Times New Roman" w:hAnsi="Arial" w:cs="Arial"/>
                  <w:color w:val="000000"/>
                  <w:sz w:val="20"/>
                  <w:szCs w:val="20"/>
                </w:rPr>
                <w:t>Alpha Configuration</w:t>
              </w:r>
            </w:ins>
          </w:p>
        </w:tc>
        <w:tc>
          <w:tcPr>
            <w:tcW w:w="1295" w:type="dxa"/>
            <w:tcBorders>
              <w:top w:val="nil"/>
              <w:left w:val="nil"/>
              <w:bottom w:val="single" w:sz="12" w:space="0" w:color="auto"/>
              <w:right w:val="single" w:sz="12" w:space="0" w:color="auto"/>
            </w:tcBorders>
            <w:shd w:val="clear" w:color="000000" w:fill="FFFFFF"/>
            <w:vAlign w:val="center"/>
            <w:hideMark/>
            <w:tcPrChange w:id="77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ADA28FF" w14:textId="77777777" w:rsidR="00365BA8" w:rsidRPr="00992813" w:rsidRDefault="00365BA8" w:rsidP="000C15E1">
            <w:pPr>
              <w:rPr>
                <w:ins w:id="777" w:author="Ram Mohan Thammineni --CNTR" w:date="2019-07-30T14:15:00Z"/>
                <w:rFonts w:ascii="Calibri" w:eastAsia="Times New Roman" w:hAnsi="Calibri" w:cs="Calibri"/>
                <w:color w:val="000000"/>
                <w:sz w:val="22"/>
                <w:szCs w:val="22"/>
              </w:rPr>
            </w:pPr>
            <w:ins w:id="778"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79"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27D639D" w14:textId="77777777" w:rsidR="00365BA8" w:rsidRPr="00992813" w:rsidRDefault="00365BA8" w:rsidP="000C15E1">
            <w:pPr>
              <w:rPr>
                <w:ins w:id="780" w:author="Ram Mohan Thammineni --CNTR" w:date="2019-07-30T14:15:00Z"/>
                <w:rFonts w:ascii="Calibri" w:eastAsia="Times New Roman" w:hAnsi="Calibri" w:cs="Calibri"/>
                <w:color w:val="000000"/>
                <w:sz w:val="22"/>
                <w:szCs w:val="22"/>
              </w:rPr>
            </w:pPr>
          </w:p>
        </w:tc>
      </w:tr>
      <w:tr w:rsidR="00365BA8" w:rsidRPr="007C19B9" w14:paraId="359BCFBF" w14:textId="77777777" w:rsidTr="000C15E1">
        <w:trPr>
          <w:trHeight w:val="310"/>
          <w:ins w:id="781" w:author="Ram Mohan Thammineni --CNTR" w:date="2019-07-30T14:15:00Z"/>
          <w:trPrChange w:id="782"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83"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1A51A77" w14:textId="77777777" w:rsidR="00365BA8" w:rsidRPr="00992813" w:rsidRDefault="00365BA8" w:rsidP="000C15E1">
            <w:pPr>
              <w:jc w:val="right"/>
              <w:rPr>
                <w:ins w:id="784" w:author="Ram Mohan Thammineni --CNTR" w:date="2019-07-30T14:15:00Z"/>
                <w:rFonts w:ascii="Arial" w:eastAsia="Times New Roman" w:hAnsi="Arial" w:cs="Arial"/>
                <w:sz w:val="20"/>
                <w:szCs w:val="20"/>
              </w:rPr>
            </w:pPr>
            <w:ins w:id="785" w:author="Ram Mohan Thammineni --CNTR" w:date="2019-07-30T14:15:00Z">
              <w:r w:rsidRPr="00992813">
                <w:rPr>
                  <w:rFonts w:ascii="Arial" w:eastAsia="Times New Roman" w:hAnsi="Arial" w:cs="Arial"/>
                  <w:sz w:val="20"/>
                  <w:szCs w:val="20"/>
                </w:rPr>
                <w:t>39</w:t>
              </w:r>
            </w:ins>
          </w:p>
        </w:tc>
        <w:tc>
          <w:tcPr>
            <w:tcW w:w="3270" w:type="dxa"/>
            <w:tcBorders>
              <w:top w:val="nil"/>
              <w:left w:val="nil"/>
              <w:bottom w:val="single" w:sz="12" w:space="0" w:color="auto"/>
              <w:right w:val="single" w:sz="12" w:space="0" w:color="auto"/>
            </w:tcBorders>
            <w:shd w:val="clear" w:color="000000" w:fill="FFFFFF"/>
            <w:noWrap/>
            <w:vAlign w:val="center"/>
            <w:hideMark/>
            <w:tcPrChange w:id="786"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311F4E9" w14:textId="77777777" w:rsidR="00365BA8" w:rsidRPr="00992813" w:rsidRDefault="00365BA8" w:rsidP="000C15E1">
            <w:pPr>
              <w:rPr>
                <w:ins w:id="787" w:author="Ram Mohan Thammineni --CNTR" w:date="2019-07-30T14:15:00Z"/>
                <w:rFonts w:ascii="Arial" w:eastAsia="Times New Roman" w:hAnsi="Arial" w:cs="Arial"/>
                <w:color w:val="000000"/>
                <w:sz w:val="20"/>
                <w:szCs w:val="20"/>
              </w:rPr>
            </w:pPr>
            <w:ins w:id="788" w:author="Ram Mohan Thammineni --CNTR" w:date="2019-07-30T14:15:00Z">
              <w:r w:rsidRPr="00992813">
                <w:rPr>
                  <w:rFonts w:ascii="Arial" w:eastAsia="Times New Roman" w:hAnsi="Arial" w:cs="Arial"/>
                  <w:color w:val="000000"/>
                  <w:sz w:val="20"/>
                  <w:szCs w:val="20"/>
                </w:rPr>
                <w:t>Chamber Count</w:t>
              </w:r>
            </w:ins>
          </w:p>
        </w:tc>
        <w:tc>
          <w:tcPr>
            <w:tcW w:w="1295" w:type="dxa"/>
            <w:tcBorders>
              <w:top w:val="nil"/>
              <w:left w:val="nil"/>
              <w:bottom w:val="single" w:sz="12" w:space="0" w:color="auto"/>
              <w:right w:val="single" w:sz="12" w:space="0" w:color="auto"/>
            </w:tcBorders>
            <w:shd w:val="clear" w:color="000000" w:fill="FFFFFF"/>
            <w:vAlign w:val="center"/>
            <w:hideMark/>
            <w:tcPrChange w:id="789"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2673AC1" w14:textId="77777777" w:rsidR="00365BA8" w:rsidRPr="00992813" w:rsidRDefault="00365BA8" w:rsidP="000C15E1">
            <w:pPr>
              <w:rPr>
                <w:ins w:id="790" w:author="Ram Mohan Thammineni --CNTR" w:date="2019-07-30T14:15:00Z"/>
                <w:rFonts w:ascii="Calibri" w:eastAsia="Times New Roman" w:hAnsi="Calibri" w:cs="Calibri"/>
                <w:color w:val="000000"/>
                <w:sz w:val="22"/>
                <w:szCs w:val="22"/>
              </w:rPr>
            </w:pPr>
            <w:ins w:id="791"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792"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101B52C" w14:textId="77777777" w:rsidR="00365BA8" w:rsidRPr="00992813" w:rsidRDefault="00365BA8" w:rsidP="000C15E1">
            <w:pPr>
              <w:rPr>
                <w:ins w:id="793" w:author="Ram Mohan Thammineni --CNTR" w:date="2019-07-30T14:15:00Z"/>
                <w:rFonts w:ascii="Calibri" w:eastAsia="Times New Roman" w:hAnsi="Calibri" w:cs="Calibri"/>
                <w:color w:val="000000"/>
                <w:sz w:val="22"/>
                <w:szCs w:val="22"/>
              </w:rPr>
            </w:pPr>
          </w:p>
        </w:tc>
      </w:tr>
      <w:tr w:rsidR="00365BA8" w:rsidRPr="007C19B9" w14:paraId="55D72B52" w14:textId="77777777" w:rsidTr="000C15E1">
        <w:trPr>
          <w:trHeight w:val="310"/>
          <w:ins w:id="794" w:author="Ram Mohan Thammineni --CNTR" w:date="2019-07-30T14:15:00Z"/>
          <w:trPrChange w:id="795"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796"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704A35C2" w14:textId="77777777" w:rsidR="00365BA8" w:rsidRPr="00992813" w:rsidRDefault="00365BA8" w:rsidP="000C15E1">
            <w:pPr>
              <w:jc w:val="right"/>
              <w:rPr>
                <w:ins w:id="797" w:author="Ram Mohan Thammineni --CNTR" w:date="2019-07-30T14:15:00Z"/>
                <w:rFonts w:ascii="Arial" w:eastAsia="Times New Roman" w:hAnsi="Arial" w:cs="Arial"/>
                <w:sz w:val="20"/>
                <w:szCs w:val="20"/>
              </w:rPr>
            </w:pPr>
            <w:ins w:id="798" w:author="Ram Mohan Thammineni --CNTR" w:date="2019-07-30T14:15:00Z">
              <w:r w:rsidRPr="00992813">
                <w:rPr>
                  <w:rFonts w:ascii="Arial" w:eastAsia="Times New Roman" w:hAnsi="Arial" w:cs="Arial"/>
                  <w:sz w:val="20"/>
                  <w:szCs w:val="20"/>
                </w:rPr>
                <w:t>40</w:t>
              </w:r>
            </w:ins>
          </w:p>
        </w:tc>
        <w:tc>
          <w:tcPr>
            <w:tcW w:w="3270" w:type="dxa"/>
            <w:tcBorders>
              <w:top w:val="nil"/>
              <w:left w:val="nil"/>
              <w:bottom w:val="single" w:sz="12" w:space="0" w:color="auto"/>
              <w:right w:val="single" w:sz="12" w:space="0" w:color="auto"/>
            </w:tcBorders>
            <w:shd w:val="clear" w:color="000000" w:fill="FFFFFF"/>
            <w:noWrap/>
            <w:vAlign w:val="center"/>
            <w:hideMark/>
            <w:tcPrChange w:id="799"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9EEB03B" w14:textId="77777777" w:rsidR="00365BA8" w:rsidRPr="00992813" w:rsidRDefault="00365BA8" w:rsidP="000C15E1">
            <w:pPr>
              <w:rPr>
                <w:ins w:id="800" w:author="Ram Mohan Thammineni --CNTR" w:date="2019-07-30T14:15:00Z"/>
                <w:rFonts w:ascii="Arial" w:eastAsia="Times New Roman" w:hAnsi="Arial" w:cs="Arial"/>
                <w:color w:val="000000"/>
                <w:sz w:val="20"/>
                <w:szCs w:val="20"/>
              </w:rPr>
            </w:pPr>
            <w:ins w:id="801" w:author="Ram Mohan Thammineni --CNTR" w:date="2019-07-30T14:15:00Z">
              <w:r w:rsidRPr="00992813">
                <w:rPr>
                  <w:rFonts w:ascii="Arial" w:eastAsia="Times New Roman" w:hAnsi="Arial" w:cs="Arial"/>
                  <w:color w:val="000000"/>
                  <w:sz w:val="20"/>
                  <w:szCs w:val="20"/>
                </w:rPr>
                <w:t>Build Strategy</w:t>
              </w:r>
            </w:ins>
          </w:p>
        </w:tc>
        <w:tc>
          <w:tcPr>
            <w:tcW w:w="1295" w:type="dxa"/>
            <w:tcBorders>
              <w:top w:val="nil"/>
              <w:left w:val="nil"/>
              <w:bottom w:val="single" w:sz="12" w:space="0" w:color="auto"/>
              <w:right w:val="single" w:sz="12" w:space="0" w:color="auto"/>
            </w:tcBorders>
            <w:shd w:val="clear" w:color="000000" w:fill="FFFFFF"/>
            <w:vAlign w:val="center"/>
            <w:hideMark/>
            <w:tcPrChange w:id="802"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C6BD880" w14:textId="77777777" w:rsidR="00365BA8" w:rsidRPr="00992813" w:rsidRDefault="00365BA8" w:rsidP="000C15E1">
            <w:pPr>
              <w:rPr>
                <w:ins w:id="803" w:author="Ram Mohan Thammineni --CNTR" w:date="2019-07-30T14:15:00Z"/>
                <w:rFonts w:ascii="Calibri" w:eastAsia="Times New Roman" w:hAnsi="Calibri" w:cs="Calibri"/>
                <w:color w:val="000000"/>
                <w:sz w:val="22"/>
                <w:szCs w:val="22"/>
              </w:rPr>
            </w:pPr>
            <w:ins w:id="804"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0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C8EC45C" w14:textId="77777777" w:rsidR="00365BA8" w:rsidRPr="00992813" w:rsidRDefault="00365BA8" w:rsidP="000C15E1">
            <w:pPr>
              <w:rPr>
                <w:ins w:id="806" w:author="Ram Mohan Thammineni --CNTR" w:date="2019-07-30T14:15:00Z"/>
                <w:rFonts w:ascii="Calibri" w:eastAsia="Times New Roman" w:hAnsi="Calibri" w:cs="Calibri"/>
                <w:color w:val="000000"/>
                <w:sz w:val="22"/>
                <w:szCs w:val="22"/>
              </w:rPr>
            </w:pPr>
          </w:p>
        </w:tc>
      </w:tr>
      <w:tr w:rsidR="00365BA8" w:rsidRPr="007C19B9" w14:paraId="53E055A1" w14:textId="77777777" w:rsidTr="000C15E1">
        <w:trPr>
          <w:trHeight w:val="310"/>
          <w:ins w:id="807" w:author="Ram Mohan Thammineni --CNTR" w:date="2019-07-30T14:15:00Z"/>
          <w:trPrChange w:id="808"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09"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245D991A" w14:textId="77777777" w:rsidR="00365BA8" w:rsidRPr="00992813" w:rsidRDefault="00365BA8" w:rsidP="000C15E1">
            <w:pPr>
              <w:jc w:val="right"/>
              <w:rPr>
                <w:ins w:id="810" w:author="Ram Mohan Thammineni --CNTR" w:date="2019-07-30T14:15:00Z"/>
                <w:rFonts w:ascii="Arial" w:eastAsia="Times New Roman" w:hAnsi="Arial" w:cs="Arial"/>
                <w:sz w:val="20"/>
                <w:szCs w:val="20"/>
              </w:rPr>
            </w:pPr>
            <w:ins w:id="811" w:author="Ram Mohan Thammineni --CNTR" w:date="2019-07-30T14:15:00Z">
              <w:r w:rsidRPr="00992813">
                <w:rPr>
                  <w:rFonts w:ascii="Arial" w:eastAsia="Times New Roman" w:hAnsi="Arial" w:cs="Arial"/>
                  <w:sz w:val="20"/>
                  <w:szCs w:val="20"/>
                </w:rPr>
                <w:t>41</w:t>
              </w:r>
            </w:ins>
          </w:p>
        </w:tc>
        <w:tc>
          <w:tcPr>
            <w:tcW w:w="3270" w:type="dxa"/>
            <w:tcBorders>
              <w:top w:val="nil"/>
              <w:left w:val="nil"/>
              <w:bottom w:val="single" w:sz="12" w:space="0" w:color="auto"/>
              <w:right w:val="single" w:sz="12" w:space="0" w:color="auto"/>
            </w:tcBorders>
            <w:shd w:val="clear" w:color="000000" w:fill="FFFFFF"/>
            <w:noWrap/>
            <w:vAlign w:val="center"/>
            <w:hideMark/>
            <w:tcPrChange w:id="812"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49401E3A" w14:textId="77777777" w:rsidR="00365BA8" w:rsidRPr="00992813" w:rsidRDefault="00365BA8" w:rsidP="000C15E1">
            <w:pPr>
              <w:rPr>
                <w:ins w:id="813" w:author="Ram Mohan Thammineni --CNTR" w:date="2019-07-30T14:15:00Z"/>
                <w:rFonts w:ascii="Arial" w:eastAsia="Times New Roman" w:hAnsi="Arial" w:cs="Arial"/>
                <w:color w:val="000000"/>
                <w:sz w:val="20"/>
                <w:szCs w:val="20"/>
              </w:rPr>
            </w:pPr>
            <w:ins w:id="814" w:author="Ram Mohan Thammineni --CNTR" w:date="2019-07-30T14:15:00Z">
              <w:r w:rsidRPr="00992813">
                <w:rPr>
                  <w:rFonts w:ascii="Arial" w:eastAsia="Times New Roman" w:hAnsi="Arial" w:cs="Arial"/>
                  <w:color w:val="000000"/>
                  <w:sz w:val="20"/>
                  <w:szCs w:val="20"/>
                </w:rPr>
                <w:t>Platform</w:t>
              </w:r>
            </w:ins>
          </w:p>
        </w:tc>
        <w:tc>
          <w:tcPr>
            <w:tcW w:w="1295" w:type="dxa"/>
            <w:tcBorders>
              <w:top w:val="nil"/>
              <w:left w:val="nil"/>
              <w:bottom w:val="single" w:sz="12" w:space="0" w:color="auto"/>
              <w:right w:val="single" w:sz="12" w:space="0" w:color="auto"/>
            </w:tcBorders>
            <w:shd w:val="clear" w:color="000000" w:fill="FFFFFF"/>
            <w:vAlign w:val="center"/>
            <w:hideMark/>
            <w:tcPrChange w:id="815"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5561E1DE" w14:textId="77777777" w:rsidR="00365BA8" w:rsidRPr="00992813" w:rsidRDefault="00365BA8" w:rsidP="000C15E1">
            <w:pPr>
              <w:rPr>
                <w:ins w:id="816" w:author="Ram Mohan Thammineni --CNTR" w:date="2019-07-30T14:15:00Z"/>
                <w:rFonts w:ascii="Calibri" w:eastAsia="Times New Roman" w:hAnsi="Calibri" w:cs="Calibri"/>
                <w:color w:val="000000"/>
                <w:sz w:val="22"/>
                <w:szCs w:val="22"/>
              </w:rPr>
            </w:pPr>
            <w:ins w:id="817"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1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26DC100" w14:textId="77777777" w:rsidR="00365BA8" w:rsidRPr="00992813" w:rsidRDefault="00365BA8" w:rsidP="000C15E1">
            <w:pPr>
              <w:rPr>
                <w:ins w:id="819" w:author="Ram Mohan Thammineni --CNTR" w:date="2019-07-30T14:15:00Z"/>
                <w:rFonts w:ascii="Calibri" w:eastAsia="Times New Roman" w:hAnsi="Calibri" w:cs="Calibri"/>
                <w:color w:val="000000"/>
                <w:sz w:val="22"/>
                <w:szCs w:val="22"/>
              </w:rPr>
            </w:pPr>
          </w:p>
        </w:tc>
      </w:tr>
      <w:tr w:rsidR="00365BA8" w:rsidRPr="007C19B9" w14:paraId="6FBAA825" w14:textId="77777777" w:rsidTr="000C15E1">
        <w:trPr>
          <w:trHeight w:val="310"/>
          <w:ins w:id="820" w:author="Ram Mohan Thammineni --CNTR" w:date="2019-07-30T14:15:00Z"/>
          <w:trPrChange w:id="82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2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21C9D991" w14:textId="77777777" w:rsidR="00365BA8" w:rsidRPr="00992813" w:rsidRDefault="00365BA8" w:rsidP="000C15E1">
            <w:pPr>
              <w:jc w:val="right"/>
              <w:rPr>
                <w:ins w:id="823" w:author="Ram Mohan Thammineni --CNTR" w:date="2019-07-30T14:15:00Z"/>
                <w:rFonts w:ascii="Arial" w:eastAsia="Times New Roman" w:hAnsi="Arial" w:cs="Arial"/>
                <w:sz w:val="20"/>
                <w:szCs w:val="20"/>
              </w:rPr>
            </w:pPr>
            <w:ins w:id="824" w:author="Ram Mohan Thammineni --CNTR" w:date="2019-07-30T14:15:00Z">
              <w:r w:rsidRPr="00992813">
                <w:rPr>
                  <w:rFonts w:ascii="Arial" w:eastAsia="Times New Roman" w:hAnsi="Arial" w:cs="Arial"/>
                  <w:sz w:val="20"/>
                  <w:szCs w:val="20"/>
                </w:rPr>
                <w:t>42</w:t>
              </w:r>
            </w:ins>
          </w:p>
        </w:tc>
        <w:tc>
          <w:tcPr>
            <w:tcW w:w="3270" w:type="dxa"/>
            <w:tcBorders>
              <w:top w:val="nil"/>
              <w:left w:val="nil"/>
              <w:bottom w:val="single" w:sz="12" w:space="0" w:color="auto"/>
              <w:right w:val="single" w:sz="12" w:space="0" w:color="auto"/>
            </w:tcBorders>
            <w:shd w:val="clear" w:color="000000" w:fill="FFFFFF"/>
            <w:noWrap/>
            <w:vAlign w:val="center"/>
            <w:hideMark/>
            <w:tcPrChange w:id="82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60D486C" w14:textId="77777777" w:rsidR="00365BA8" w:rsidRPr="00992813" w:rsidRDefault="00365BA8" w:rsidP="000C15E1">
            <w:pPr>
              <w:rPr>
                <w:ins w:id="826" w:author="Ram Mohan Thammineni --CNTR" w:date="2019-07-30T14:15:00Z"/>
                <w:rFonts w:ascii="Arial" w:eastAsia="Times New Roman" w:hAnsi="Arial" w:cs="Arial"/>
                <w:color w:val="000000"/>
                <w:sz w:val="20"/>
                <w:szCs w:val="20"/>
              </w:rPr>
            </w:pPr>
            <w:ins w:id="827" w:author="Ram Mohan Thammineni --CNTR" w:date="2019-07-30T14:15:00Z">
              <w:r w:rsidRPr="00992813">
                <w:rPr>
                  <w:rFonts w:ascii="Arial" w:eastAsia="Times New Roman" w:hAnsi="Arial" w:cs="Arial"/>
                  <w:color w:val="000000"/>
                  <w:sz w:val="20"/>
                  <w:szCs w:val="20"/>
                </w:rPr>
                <w:t>FAB Name</w:t>
              </w:r>
            </w:ins>
          </w:p>
        </w:tc>
        <w:tc>
          <w:tcPr>
            <w:tcW w:w="1295" w:type="dxa"/>
            <w:tcBorders>
              <w:top w:val="nil"/>
              <w:left w:val="nil"/>
              <w:bottom w:val="single" w:sz="12" w:space="0" w:color="auto"/>
              <w:right w:val="single" w:sz="12" w:space="0" w:color="auto"/>
            </w:tcBorders>
            <w:shd w:val="clear" w:color="000000" w:fill="FFFFFF"/>
            <w:vAlign w:val="center"/>
            <w:hideMark/>
            <w:tcPrChange w:id="82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48D3F40D" w14:textId="77777777" w:rsidR="00365BA8" w:rsidRPr="00992813" w:rsidRDefault="00365BA8" w:rsidP="000C15E1">
            <w:pPr>
              <w:rPr>
                <w:ins w:id="829" w:author="Ram Mohan Thammineni --CNTR" w:date="2019-07-30T14:15:00Z"/>
                <w:rFonts w:ascii="Calibri" w:eastAsia="Times New Roman" w:hAnsi="Calibri" w:cs="Calibri"/>
                <w:color w:val="000000"/>
                <w:sz w:val="22"/>
                <w:szCs w:val="22"/>
              </w:rPr>
            </w:pPr>
            <w:ins w:id="830"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31"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A821549" w14:textId="77777777" w:rsidR="00365BA8" w:rsidRPr="00992813" w:rsidRDefault="00365BA8" w:rsidP="000C15E1">
            <w:pPr>
              <w:rPr>
                <w:ins w:id="832" w:author="Ram Mohan Thammineni --CNTR" w:date="2019-07-30T14:15:00Z"/>
                <w:rFonts w:ascii="Calibri" w:eastAsia="Times New Roman" w:hAnsi="Calibri" w:cs="Calibri"/>
                <w:color w:val="000000"/>
                <w:sz w:val="22"/>
                <w:szCs w:val="22"/>
              </w:rPr>
            </w:pPr>
          </w:p>
        </w:tc>
      </w:tr>
      <w:tr w:rsidR="00365BA8" w:rsidRPr="007C19B9" w14:paraId="27E243D8" w14:textId="77777777" w:rsidTr="000C15E1">
        <w:trPr>
          <w:trHeight w:val="310"/>
          <w:ins w:id="833" w:author="Ram Mohan Thammineni --CNTR" w:date="2019-07-30T14:15:00Z"/>
          <w:trPrChange w:id="834"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35"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5739EF0" w14:textId="77777777" w:rsidR="00365BA8" w:rsidRPr="00992813" w:rsidRDefault="00365BA8" w:rsidP="000C15E1">
            <w:pPr>
              <w:jc w:val="right"/>
              <w:rPr>
                <w:ins w:id="836" w:author="Ram Mohan Thammineni --CNTR" w:date="2019-07-30T14:15:00Z"/>
                <w:rFonts w:ascii="Arial" w:eastAsia="Times New Roman" w:hAnsi="Arial" w:cs="Arial"/>
                <w:sz w:val="20"/>
                <w:szCs w:val="20"/>
              </w:rPr>
            </w:pPr>
            <w:ins w:id="837" w:author="Ram Mohan Thammineni --CNTR" w:date="2019-07-30T14:15:00Z">
              <w:r w:rsidRPr="00992813">
                <w:rPr>
                  <w:rFonts w:ascii="Arial" w:eastAsia="Times New Roman" w:hAnsi="Arial" w:cs="Arial"/>
                  <w:sz w:val="20"/>
                  <w:szCs w:val="20"/>
                </w:rPr>
                <w:t>43</w:t>
              </w:r>
            </w:ins>
          </w:p>
        </w:tc>
        <w:tc>
          <w:tcPr>
            <w:tcW w:w="3270" w:type="dxa"/>
            <w:tcBorders>
              <w:top w:val="nil"/>
              <w:left w:val="nil"/>
              <w:bottom w:val="single" w:sz="12" w:space="0" w:color="auto"/>
              <w:right w:val="single" w:sz="12" w:space="0" w:color="auto"/>
            </w:tcBorders>
            <w:shd w:val="clear" w:color="000000" w:fill="FFFFFF"/>
            <w:noWrap/>
            <w:vAlign w:val="center"/>
            <w:hideMark/>
            <w:tcPrChange w:id="838"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761B60F3" w14:textId="77777777" w:rsidR="00365BA8" w:rsidRPr="00992813" w:rsidRDefault="00365BA8" w:rsidP="000C15E1">
            <w:pPr>
              <w:rPr>
                <w:ins w:id="839" w:author="Ram Mohan Thammineni --CNTR" w:date="2019-07-30T14:15:00Z"/>
                <w:rFonts w:ascii="Arial" w:eastAsia="Times New Roman" w:hAnsi="Arial" w:cs="Arial"/>
                <w:color w:val="000000"/>
                <w:sz w:val="20"/>
                <w:szCs w:val="20"/>
              </w:rPr>
            </w:pPr>
            <w:ins w:id="840" w:author="Ram Mohan Thammineni --CNTR" w:date="2019-07-30T14:15:00Z">
              <w:r w:rsidRPr="00992813">
                <w:rPr>
                  <w:rFonts w:ascii="Arial" w:eastAsia="Times New Roman" w:hAnsi="Arial" w:cs="Arial"/>
                  <w:color w:val="000000"/>
                  <w:sz w:val="20"/>
                  <w:szCs w:val="20"/>
                </w:rPr>
                <w:t>Region</w:t>
              </w:r>
            </w:ins>
          </w:p>
        </w:tc>
        <w:tc>
          <w:tcPr>
            <w:tcW w:w="1295" w:type="dxa"/>
            <w:tcBorders>
              <w:top w:val="nil"/>
              <w:left w:val="nil"/>
              <w:bottom w:val="single" w:sz="12" w:space="0" w:color="auto"/>
              <w:right w:val="single" w:sz="12" w:space="0" w:color="auto"/>
            </w:tcBorders>
            <w:shd w:val="clear" w:color="000000" w:fill="FFFFFF"/>
            <w:vAlign w:val="center"/>
            <w:hideMark/>
            <w:tcPrChange w:id="841"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22CCC41" w14:textId="77777777" w:rsidR="00365BA8" w:rsidRPr="00992813" w:rsidRDefault="00365BA8" w:rsidP="000C15E1">
            <w:pPr>
              <w:rPr>
                <w:ins w:id="842" w:author="Ram Mohan Thammineni --CNTR" w:date="2019-07-30T14:15:00Z"/>
                <w:rFonts w:ascii="Calibri" w:eastAsia="Times New Roman" w:hAnsi="Calibri" w:cs="Calibri"/>
                <w:color w:val="000000"/>
                <w:sz w:val="22"/>
                <w:szCs w:val="22"/>
              </w:rPr>
            </w:pPr>
            <w:ins w:id="843"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44"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6FDCF4E" w14:textId="77777777" w:rsidR="00365BA8" w:rsidRPr="00992813" w:rsidRDefault="00365BA8" w:rsidP="000C15E1">
            <w:pPr>
              <w:rPr>
                <w:ins w:id="845" w:author="Ram Mohan Thammineni --CNTR" w:date="2019-07-30T14:15:00Z"/>
                <w:rFonts w:ascii="Calibri" w:eastAsia="Times New Roman" w:hAnsi="Calibri" w:cs="Calibri"/>
                <w:color w:val="000000"/>
                <w:sz w:val="22"/>
                <w:szCs w:val="22"/>
              </w:rPr>
            </w:pPr>
          </w:p>
        </w:tc>
      </w:tr>
      <w:tr w:rsidR="00365BA8" w:rsidRPr="007C19B9" w14:paraId="6C1CB5C9" w14:textId="77777777" w:rsidTr="000C15E1">
        <w:trPr>
          <w:trHeight w:val="310"/>
          <w:ins w:id="846" w:author="Ram Mohan Thammineni --CNTR" w:date="2019-07-30T14:15:00Z"/>
          <w:trPrChange w:id="847"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48"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4397A95" w14:textId="77777777" w:rsidR="00365BA8" w:rsidRPr="00992813" w:rsidRDefault="00365BA8" w:rsidP="000C15E1">
            <w:pPr>
              <w:jc w:val="right"/>
              <w:rPr>
                <w:ins w:id="849" w:author="Ram Mohan Thammineni --CNTR" w:date="2019-07-30T14:15:00Z"/>
                <w:rFonts w:ascii="Arial" w:eastAsia="Times New Roman" w:hAnsi="Arial" w:cs="Arial"/>
                <w:sz w:val="20"/>
                <w:szCs w:val="20"/>
              </w:rPr>
            </w:pPr>
            <w:ins w:id="850" w:author="Ram Mohan Thammineni --CNTR" w:date="2019-07-30T14:15:00Z">
              <w:r w:rsidRPr="00992813">
                <w:rPr>
                  <w:rFonts w:ascii="Arial" w:eastAsia="Times New Roman" w:hAnsi="Arial" w:cs="Arial"/>
                  <w:sz w:val="20"/>
                  <w:szCs w:val="20"/>
                </w:rPr>
                <w:t>44</w:t>
              </w:r>
            </w:ins>
          </w:p>
        </w:tc>
        <w:tc>
          <w:tcPr>
            <w:tcW w:w="3270" w:type="dxa"/>
            <w:tcBorders>
              <w:top w:val="nil"/>
              <w:left w:val="nil"/>
              <w:bottom w:val="single" w:sz="12" w:space="0" w:color="auto"/>
              <w:right w:val="single" w:sz="12" w:space="0" w:color="auto"/>
            </w:tcBorders>
            <w:shd w:val="clear" w:color="000000" w:fill="FFFFFF"/>
            <w:noWrap/>
            <w:vAlign w:val="center"/>
            <w:hideMark/>
            <w:tcPrChange w:id="851"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074B5610" w14:textId="77777777" w:rsidR="00365BA8" w:rsidRPr="00992813" w:rsidRDefault="00365BA8" w:rsidP="000C15E1">
            <w:pPr>
              <w:rPr>
                <w:ins w:id="852" w:author="Ram Mohan Thammineni --CNTR" w:date="2019-07-30T14:15:00Z"/>
                <w:rFonts w:ascii="Arial" w:eastAsia="Times New Roman" w:hAnsi="Arial" w:cs="Arial"/>
                <w:color w:val="000000"/>
                <w:sz w:val="20"/>
                <w:szCs w:val="20"/>
              </w:rPr>
            </w:pPr>
            <w:ins w:id="853" w:author="Ram Mohan Thammineni --CNTR" w:date="2019-07-30T14:15:00Z">
              <w:r w:rsidRPr="00992813">
                <w:rPr>
                  <w:rFonts w:ascii="Arial" w:eastAsia="Times New Roman" w:hAnsi="Arial" w:cs="Arial"/>
                  <w:color w:val="000000"/>
                  <w:sz w:val="20"/>
                  <w:szCs w:val="20"/>
                </w:rPr>
                <w:t>Parent Customer</w:t>
              </w:r>
            </w:ins>
          </w:p>
        </w:tc>
        <w:tc>
          <w:tcPr>
            <w:tcW w:w="1295" w:type="dxa"/>
            <w:tcBorders>
              <w:top w:val="nil"/>
              <w:left w:val="nil"/>
              <w:bottom w:val="single" w:sz="12" w:space="0" w:color="auto"/>
              <w:right w:val="single" w:sz="12" w:space="0" w:color="auto"/>
            </w:tcBorders>
            <w:shd w:val="clear" w:color="000000" w:fill="FFFFFF"/>
            <w:vAlign w:val="center"/>
            <w:hideMark/>
            <w:tcPrChange w:id="854"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BFC34AB" w14:textId="77777777" w:rsidR="00365BA8" w:rsidRPr="00992813" w:rsidRDefault="00365BA8" w:rsidP="000C15E1">
            <w:pPr>
              <w:rPr>
                <w:ins w:id="855" w:author="Ram Mohan Thammineni --CNTR" w:date="2019-07-30T14:15:00Z"/>
                <w:rFonts w:ascii="Calibri" w:eastAsia="Times New Roman" w:hAnsi="Calibri" w:cs="Calibri"/>
                <w:color w:val="000000"/>
                <w:sz w:val="22"/>
                <w:szCs w:val="22"/>
              </w:rPr>
            </w:pPr>
            <w:ins w:id="856"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57"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BEE236D" w14:textId="77777777" w:rsidR="00365BA8" w:rsidRPr="00992813" w:rsidRDefault="00365BA8" w:rsidP="000C15E1">
            <w:pPr>
              <w:rPr>
                <w:ins w:id="858" w:author="Ram Mohan Thammineni --CNTR" w:date="2019-07-30T14:15:00Z"/>
                <w:rFonts w:ascii="Calibri" w:eastAsia="Times New Roman" w:hAnsi="Calibri" w:cs="Calibri"/>
                <w:color w:val="000000"/>
                <w:sz w:val="22"/>
                <w:szCs w:val="22"/>
              </w:rPr>
            </w:pPr>
          </w:p>
        </w:tc>
      </w:tr>
      <w:tr w:rsidR="00365BA8" w:rsidRPr="007C19B9" w14:paraId="3EB7C01F" w14:textId="77777777" w:rsidTr="000C15E1">
        <w:trPr>
          <w:trHeight w:val="310"/>
          <w:ins w:id="859" w:author="Ram Mohan Thammineni --CNTR" w:date="2019-07-30T14:15:00Z"/>
          <w:trPrChange w:id="860"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61"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43FBD11F" w14:textId="77777777" w:rsidR="00365BA8" w:rsidRPr="00992813" w:rsidRDefault="00365BA8" w:rsidP="000C15E1">
            <w:pPr>
              <w:jc w:val="right"/>
              <w:rPr>
                <w:ins w:id="862" w:author="Ram Mohan Thammineni --CNTR" w:date="2019-07-30T14:15:00Z"/>
                <w:rFonts w:ascii="Arial" w:eastAsia="Times New Roman" w:hAnsi="Arial" w:cs="Arial"/>
                <w:sz w:val="20"/>
                <w:szCs w:val="20"/>
              </w:rPr>
            </w:pPr>
            <w:ins w:id="863" w:author="Ram Mohan Thammineni --CNTR" w:date="2019-07-30T14:15:00Z">
              <w:r w:rsidRPr="00992813">
                <w:rPr>
                  <w:rFonts w:ascii="Arial" w:eastAsia="Times New Roman" w:hAnsi="Arial" w:cs="Arial"/>
                  <w:sz w:val="20"/>
                  <w:szCs w:val="20"/>
                </w:rPr>
                <w:t>45</w:t>
              </w:r>
            </w:ins>
          </w:p>
        </w:tc>
        <w:tc>
          <w:tcPr>
            <w:tcW w:w="3270" w:type="dxa"/>
            <w:tcBorders>
              <w:top w:val="nil"/>
              <w:left w:val="nil"/>
              <w:bottom w:val="single" w:sz="12" w:space="0" w:color="auto"/>
              <w:right w:val="single" w:sz="12" w:space="0" w:color="auto"/>
            </w:tcBorders>
            <w:shd w:val="clear" w:color="000000" w:fill="FFFFFF"/>
            <w:noWrap/>
            <w:vAlign w:val="center"/>
            <w:hideMark/>
            <w:tcPrChange w:id="864"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BE0544A" w14:textId="77777777" w:rsidR="00365BA8" w:rsidRPr="00992813" w:rsidRDefault="00365BA8" w:rsidP="000C15E1">
            <w:pPr>
              <w:rPr>
                <w:ins w:id="865" w:author="Ram Mohan Thammineni --CNTR" w:date="2019-07-30T14:15:00Z"/>
                <w:rFonts w:ascii="Arial" w:eastAsia="Times New Roman" w:hAnsi="Arial" w:cs="Arial"/>
                <w:color w:val="000000"/>
                <w:sz w:val="20"/>
                <w:szCs w:val="20"/>
              </w:rPr>
            </w:pPr>
            <w:ins w:id="866" w:author="Ram Mohan Thammineni --CNTR" w:date="2019-07-30T14:15:00Z">
              <w:r w:rsidRPr="00992813">
                <w:rPr>
                  <w:rFonts w:ascii="Arial" w:eastAsia="Times New Roman" w:hAnsi="Arial" w:cs="Arial"/>
                  <w:color w:val="000000"/>
                  <w:sz w:val="20"/>
                  <w:szCs w:val="20"/>
                </w:rPr>
                <w:t>Product G3 Desc</w:t>
              </w:r>
            </w:ins>
          </w:p>
        </w:tc>
        <w:tc>
          <w:tcPr>
            <w:tcW w:w="1295" w:type="dxa"/>
            <w:tcBorders>
              <w:top w:val="nil"/>
              <w:left w:val="nil"/>
              <w:bottom w:val="single" w:sz="12" w:space="0" w:color="auto"/>
              <w:right w:val="single" w:sz="12" w:space="0" w:color="auto"/>
            </w:tcBorders>
            <w:shd w:val="clear" w:color="000000" w:fill="FFFFFF"/>
            <w:vAlign w:val="center"/>
            <w:hideMark/>
            <w:tcPrChange w:id="867"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CA4ECA7" w14:textId="77777777" w:rsidR="00365BA8" w:rsidRPr="00992813" w:rsidRDefault="00365BA8" w:rsidP="000C15E1">
            <w:pPr>
              <w:rPr>
                <w:ins w:id="868" w:author="Ram Mohan Thammineni --CNTR" w:date="2019-07-30T14:15:00Z"/>
                <w:rFonts w:ascii="Calibri" w:eastAsia="Times New Roman" w:hAnsi="Calibri" w:cs="Calibri"/>
                <w:color w:val="000000"/>
                <w:sz w:val="22"/>
                <w:szCs w:val="22"/>
              </w:rPr>
            </w:pPr>
            <w:ins w:id="869"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7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CCC0888" w14:textId="77777777" w:rsidR="00365BA8" w:rsidRPr="00992813" w:rsidRDefault="00365BA8" w:rsidP="000C15E1">
            <w:pPr>
              <w:rPr>
                <w:ins w:id="871" w:author="Ram Mohan Thammineni --CNTR" w:date="2019-07-30T14:15:00Z"/>
                <w:rFonts w:ascii="Calibri" w:eastAsia="Times New Roman" w:hAnsi="Calibri" w:cs="Calibri"/>
                <w:color w:val="000000"/>
                <w:sz w:val="22"/>
                <w:szCs w:val="22"/>
              </w:rPr>
            </w:pPr>
          </w:p>
        </w:tc>
      </w:tr>
      <w:tr w:rsidR="00365BA8" w:rsidRPr="007C19B9" w14:paraId="0CB1E2DA" w14:textId="77777777" w:rsidTr="000C15E1">
        <w:trPr>
          <w:trHeight w:val="310"/>
          <w:ins w:id="872" w:author="Ram Mohan Thammineni --CNTR" w:date="2019-07-30T14:15:00Z"/>
          <w:trPrChange w:id="87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7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0CA47E3" w14:textId="77777777" w:rsidR="00365BA8" w:rsidRPr="00992813" w:rsidRDefault="00365BA8" w:rsidP="000C15E1">
            <w:pPr>
              <w:jc w:val="right"/>
              <w:rPr>
                <w:ins w:id="875" w:author="Ram Mohan Thammineni --CNTR" w:date="2019-07-30T14:15:00Z"/>
                <w:rFonts w:ascii="Arial" w:eastAsia="Times New Roman" w:hAnsi="Arial" w:cs="Arial"/>
                <w:sz w:val="20"/>
                <w:szCs w:val="20"/>
              </w:rPr>
            </w:pPr>
            <w:ins w:id="876" w:author="Ram Mohan Thammineni --CNTR" w:date="2019-07-30T14:15:00Z">
              <w:r w:rsidRPr="00992813">
                <w:rPr>
                  <w:rFonts w:ascii="Arial" w:eastAsia="Times New Roman" w:hAnsi="Arial" w:cs="Arial"/>
                  <w:sz w:val="20"/>
                  <w:szCs w:val="20"/>
                </w:rPr>
                <w:t>46</w:t>
              </w:r>
            </w:ins>
          </w:p>
        </w:tc>
        <w:tc>
          <w:tcPr>
            <w:tcW w:w="3270" w:type="dxa"/>
            <w:tcBorders>
              <w:top w:val="nil"/>
              <w:left w:val="nil"/>
              <w:bottom w:val="single" w:sz="12" w:space="0" w:color="auto"/>
              <w:right w:val="single" w:sz="12" w:space="0" w:color="auto"/>
            </w:tcBorders>
            <w:shd w:val="clear" w:color="000000" w:fill="FFFFFF"/>
            <w:noWrap/>
            <w:vAlign w:val="center"/>
            <w:hideMark/>
            <w:tcPrChange w:id="87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F5B0821" w14:textId="77777777" w:rsidR="00365BA8" w:rsidRPr="00992813" w:rsidRDefault="00365BA8" w:rsidP="000C15E1">
            <w:pPr>
              <w:rPr>
                <w:ins w:id="878" w:author="Ram Mohan Thammineni --CNTR" w:date="2019-07-30T14:15:00Z"/>
                <w:rFonts w:ascii="Arial" w:eastAsia="Times New Roman" w:hAnsi="Arial" w:cs="Arial"/>
                <w:color w:val="000000"/>
                <w:sz w:val="20"/>
                <w:szCs w:val="20"/>
              </w:rPr>
            </w:pPr>
            <w:ins w:id="879" w:author="Ram Mohan Thammineni --CNTR" w:date="2019-07-30T14:15:00Z">
              <w:r w:rsidRPr="00992813">
                <w:rPr>
                  <w:rFonts w:ascii="Arial" w:eastAsia="Times New Roman" w:hAnsi="Arial" w:cs="Arial"/>
                  <w:color w:val="000000"/>
                  <w:sz w:val="20"/>
                  <w:szCs w:val="20"/>
                </w:rPr>
                <w:t>Build BU</w:t>
              </w:r>
            </w:ins>
          </w:p>
        </w:tc>
        <w:tc>
          <w:tcPr>
            <w:tcW w:w="1295" w:type="dxa"/>
            <w:tcBorders>
              <w:top w:val="nil"/>
              <w:left w:val="nil"/>
              <w:bottom w:val="single" w:sz="12" w:space="0" w:color="auto"/>
              <w:right w:val="single" w:sz="12" w:space="0" w:color="auto"/>
            </w:tcBorders>
            <w:shd w:val="clear" w:color="000000" w:fill="FFFFFF"/>
            <w:vAlign w:val="center"/>
            <w:hideMark/>
            <w:tcPrChange w:id="88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57D6B25" w14:textId="77777777" w:rsidR="00365BA8" w:rsidRPr="00992813" w:rsidRDefault="00365BA8" w:rsidP="000C15E1">
            <w:pPr>
              <w:rPr>
                <w:ins w:id="881" w:author="Ram Mohan Thammineni --CNTR" w:date="2019-07-30T14:15:00Z"/>
                <w:rFonts w:ascii="Calibri" w:eastAsia="Times New Roman" w:hAnsi="Calibri" w:cs="Calibri"/>
                <w:color w:val="000000"/>
                <w:sz w:val="22"/>
                <w:szCs w:val="22"/>
              </w:rPr>
            </w:pPr>
            <w:ins w:id="882"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8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4A990D24" w14:textId="77777777" w:rsidR="00365BA8" w:rsidRPr="00992813" w:rsidRDefault="00365BA8" w:rsidP="000C15E1">
            <w:pPr>
              <w:rPr>
                <w:ins w:id="884" w:author="Ram Mohan Thammineni --CNTR" w:date="2019-07-30T14:15:00Z"/>
                <w:rFonts w:ascii="Calibri" w:eastAsia="Times New Roman" w:hAnsi="Calibri" w:cs="Calibri"/>
                <w:color w:val="000000"/>
                <w:sz w:val="22"/>
                <w:szCs w:val="22"/>
              </w:rPr>
            </w:pPr>
          </w:p>
        </w:tc>
      </w:tr>
      <w:tr w:rsidR="00365BA8" w:rsidRPr="007C19B9" w14:paraId="413CCEE5" w14:textId="77777777" w:rsidTr="000C15E1">
        <w:trPr>
          <w:trHeight w:val="310"/>
          <w:ins w:id="885" w:author="Ram Mohan Thammineni --CNTR" w:date="2019-07-30T14:15:00Z"/>
          <w:trPrChange w:id="88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88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28E52AA1" w14:textId="77777777" w:rsidR="00365BA8" w:rsidRPr="00992813" w:rsidRDefault="00365BA8" w:rsidP="000C15E1">
            <w:pPr>
              <w:jc w:val="right"/>
              <w:rPr>
                <w:ins w:id="888" w:author="Ram Mohan Thammineni --CNTR" w:date="2019-07-30T14:15:00Z"/>
                <w:rFonts w:ascii="Arial" w:eastAsia="Times New Roman" w:hAnsi="Arial" w:cs="Arial"/>
                <w:sz w:val="20"/>
                <w:szCs w:val="20"/>
              </w:rPr>
            </w:pPr>
            <w:ins w:id="889" w:author="Ram Mohan Thammineni --CNTR" w:date="2019-07-30T14:15:00Z">
              <w:r w:rsidRPr="00992813">
                <w:rPr>
                  <w:rFonts w:ascii="Arial" w:eastAsia="Times New Roman" w:hAnsi="Arial" w:cs="Arial"/>
                  <w:sz w:val="20"/>
                  <w:szCs w:val="20"/>
                </w:rPr>
                <w:t>47</w:t>
              </w:r>
            </w:ins>
          </w:p>
        </w:tc>
        <w:tc>
          <w:tcPr>
            <w:tcW w:w="3270" w:type="dxa"/>
            <w:tcBorders>
              <w:top w:val="nil"/>
              <w:left w:val="nil"/>
              <w:bottom w:val="single" w:sz="12" w:space="0" w:color="auto"/>
              <w:right w:val="single" w:sz="12" w:space="0" w:color="auto"/>
            </w:tcBorders>
            <w:shd w:val="clear" w:color="000000" w:fill="FFFFFF"/>
            <w:noWrap/>
            <w:vAlign w:val="center"/>
            <w:hideMark/>
            <w:tcPrChange w:id="89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6D61D9A" w14:textId="77777777" w:rsidR="00365BA8" w:rsidRPr="00992813" w:rsidRDefault="00365BA8" w:rsidP="000C15E1">
            <w:pPr>
              <w:rPr>
                <w:ins w:id="891" w:author="Ram Mohan Thammineni --CNTR" w:date="2019-07-30T14:15:00Z"/>
                <w:rFonts w:ascii="Arial" w:eastAsia="Times New Roman" w:hAnsi="Arial" w:cs="Arial"/>
                <w:color w:val="000000"/>
                <w:sz w:val="20"/>
                <w:szCs w:val="20"/>
              </w:rPr>
            </w:pPr>
            <w:ins w:id="892" w:author="Ram Mohan Thammineni --CNTR" w:date="2019-07-30T14:15:00Z">
              <w:r w:rsidRPr="00992813">
                <w:rPr>
                  <w:rFonts w:ascii="Arial" w:eastAsia="Times New Roman" w:hAnsi="Arial" w:cs="Arial"/>
                  <w:color w:val="000000"/>
                  <w:sz w:val="20"/>
                  <w:szCs w:val="20"/>
                </w:rPr>
                <w:t>Revenue BU</w:t>
              </w:r>
            </w:ins>
          </w:p>
        </w:tc>
        <w:tc>
          <w:tcPr>
            <w:tcW w:w="1295" w:type="dxa"/>
            <w:tcBorders>
              <w:top w:val="nil"/>
              <w:left w:val="nil"/>
              <w:bottom w:val="single" w:sz="12" w:space="0" w:color="auto"/>
              <w:right w:val="single" w:sz="12" w:space="0" w:color="auto"/>
            </w:tcBorders>
            <w:shd w:val="clear" w:color="000000" w:fill="FFFFFF"/>
            <w:vAlign w:val="center"/>
            <w:hideMark/>
            <w:tcPrChange w:id="89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79E427E6" w14:textId="77777777" w:rsidR="00365BA8" w:rsidRPr="00992813" w:rsidRDefault="00365BA8" w:rsidP="000C15E1">
            <w:pPr>
              <w:rPr>
                <w:ins w:id="894" w:author="Ram Mohan Thammineni --CNTR" w:date="2019-07-30T14:15:00Z"/>
                <w:rFonts w:ascii="Calibri" w:eastAsia="Times New Roman" w:hAnsi="Calibri" w:cs="Calibri"/>
                <w:color w:val="000000"/>
                <w:sz w:val="22"/>
                <w:szCs w:val="22"/>
              </w:rPr>
            </w:pPr>
            <w:ins w:id="895"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896"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603CC4DB" w14:textId="77777777" w:rsidR="00365BA8" w:rsidRPr="00992813" w:rsidRDefault="00365BA8" w:rsidP="000C15E1">
            <w:pPr>
              <w:rPr>
                <w:ins w:id="897" w:author="Ram Mohan Thammineni --CNTR" w:date="2019-07-30T14:15:00Z"/>
                <w:rFonts w:ascii="Calibri" w:eastAsia="Times New Roman" w:hAnsi="Calibri" w:cs="Calibri"/>
                <w:color w:val="000000"/>
                <w:sz w:val="22"/>
                <w:szCs w:val="22"/>
              </w:rPr>
            </w:pPr>
          </w:p>
        </w:tc>
      </w:tr>
      <w:tr w:rsidR="00365BA8" w:rsidRPr="007C19B9" w14:paraId="2D7B9B77" w14:textId="77777777" w:rsidTr="000C15E1">
        <w:trPr>
          <w:trHeight w:val="310"/>
          <w:ins w:id="898" w:author="Ram Mohan Thammineni --CNTR" w:date="2019-07-30T14:15:00Z"/>
          <w:trPrChange w:id="89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0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089FD39" w14:textId="77777777" w:rsidR="00365BA8" w:rsidRPr="00992813" w:rsidRDefault="00365BA8" w:rsidP="000C15E1">
            <w:pPr>
              <w:jc w:val="right"/>
              <w:rPr>
                <w:ins w:id="901" w:author="Ram Mohan Thammineni --CNTR" w:date="2019-07-30T14:15:00Z"/>
                <w:rFonts w:ascii="Arial" w:eastAsia="Times New Roman" w:hAnsi="Arial" w:cs="Arial"/>
                <w:sz w:val="20"/>
                <w:szCs w:val="20"/>
              </w:rPr>
            </w:pPr>
            <w:ins w:id="902" w:author="Ram Mohan Thammineni --CNTR" w:date="2019-07-30T14:15:00Z">
              <w:r w:rsidRPr="00992813">
                <w:rPr>
                  <w:rFonts w:ascii="Arial" w:eastAsia="Times New Roman" w:hAnsi="Arial" w:cs="Arial"/>
                  <w:sz w:val="20"/>
                  <w:szCs w:val="20"/>
                </w:rPr>
                <w:t>48</w:t>
              </w:r>
            </w:ins>
          </w:p>
        </w:tc>
        <w:tc>
          <w:tcPr>
            <w:tcW w:w="3270" w:type="dxa"/>
            <w:tcBorders>
              <w:top w:val="nil"/>
              <w:left w:val="nil"/>
              <w:bottom w:val="single" w:sz="12" w:space="0" w:color="auto"/>
              <w:right w:val="single" w:sz="12" w:space="0" w:color="auto"/>
            </w:tcBorders>
            <w:shd w:val="clear" w:color="000000" w:fill="FFFFFF"/>
            <w:noWrap/>
            <w:vAlign w:val="center"/>
            <w:hideMark/>
            <w:tcPrChange w:id="90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92954CE" w14:textId="77777777" w:rsidR="00365BA8" w:rsidRPr="00992813" w:rsidRDefault="00365BA8" w:rsidP="000C15E1">
            <w:pPr>
              <w:rPr>
                <w:ins w:id="904" w:author="Ram Mohan Thammineni --CNTR" w:date="2019-07-30T14:15:00Z"/>
                <w:rFonts w:ascii="Arial" w:eastAsia="Times New Roman" w:hAnsi="Arial" w:cs="Arial"/>
                <w:color w:val="000000"/>
                <w:sz w:val="20"/>
                <w:szCs w:val="20"/>
              </w:rPr>
            </w:pPr>
            <w:ins w:id="905" w:author="Ram Mohan Thammineni --CNTR" w:date="2019-07-30T14:15:00Z">
              <w:r w:rsidRPr="00992813">
                <w:rPr>
                  <w:rFonts w:ascii="Arial" w:eastAsia="Times New Roman" w:hAnsi="Arial" w:cs="Arial"/>
                  <w:color w:val="000000"/>
                  <w:sz w:val="20"/>
                  <w:szCs w:val="20"/>
                </w:rPr>
                <w:t>Profit Center</w:t>
              </w:r>
            </w:ins>
          </w:p>
        </w:tc>
        <w:tc>
          <w:tcPr>
            <w:tcW w:w="1295" w:type="dxa"/>
            <w:tcBorders>
              <w:top w:val="nil"/>
              <w:left w:val="nil"/>
              <w:bottom w:val="single" w:sz="12" w:space="0" w:color="auto"/>
              <w:right w:val="single" w:sz="12" w:space="0" w:color="auto"/>
            </w:tcBorders>
            <w:shd w:val="clear" w:color="000000" w:fill="FFFFFF"/>
            <w:vAlign w:val="center"/>
            <w:hideMark/>
            <w:tcPrChange w:id="90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566C1BCE" w14:textId="77777777" w:rsidR="00365BA8" w:rsidRPr="00992813" w:rsidRDefault="00365BA8" w:rsidP="000C15E1">
            <w:pPr>
              <w:rPr>
                <w:ins w:id="907" w:author="Ram Mohan Thammineni --CNTR" w:date="2019-07-30T14:15:00Z"/>
                <w:rFonts w:ascii="Calibri" w:eastAsia="Times New Roman" w:hAnsi="Calibri" w:cs="Calibri"/>
                <w:color w:val="000000"/>
                <w:sz w:val="22"/>
                <w:szCs w:val="22"/>
              </w:rPr>
            </w:pPr>
            <w:ins w:id="908"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909"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5BAD3425" w14:textId="77777777" w:rsidR="00365BA8" w:rsidRPr="00992813" w:rsidRDefault="00365BA8" w:rsidP="000C15E1">
            <w:pPr>
              <w:rPr>
                <w:ins w:id="910" w:author="Ram Mohan Thammineni --CNTR" w:date="2019-07-30T14:15:00Z"/>
                <w:rFonts w:ascii="Calibri" w:eastAsia="Times New Roman" w:hAnsi="Calibri" w:cs="Calibri"/>
                <w:color w:val="000000"/>
                <w:sz w:val="22"/>
                <w:szCs w:val="22"/>
              </w:rPr>
            </w:pPr>
          </w:p>
        </w:tc>
      </w:tr>
      <w:tr w:rsidR="00365BA8" w:rsidRPr="007C19B9" w14:paraId="360C8CEF" w14:textId="77777777" w:rsidTr="000C15E1">
        <w:trPr>
          <w:trHeight w:val="310"/>
          <w:ins w:id="911" w:author="Ram Mohan Thammineni --CNTR" w:date="2019-07-30T14:15:00Z"/>
          <w:trPrChange w:id="912"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13"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4368C02" w14:textId="77777777" w:rsidR="00365BA8" w:rsidRPr="00992813" w:rsidRDefault="00365BA8" w:rsidP="000C15E1">
            <w:pPr>
              <w:jc w:val="right"/>
              <w:rPr>
                <w:ins w:id="914" w:author="Ram Mohan Thammineni --CNTR" w:date="2019-07-30T14:15:00Z"/>
                <w:rFonts w:ascii="Arial" w:eastAsia="Times New Roman" w:hAnsi="Arial" w:cs="Arial"/>
                <w:sz w:val="20"/>
                <w:szCs w:val="20"/>
              </w:rPr>
            </w:pPr>
            <w:ins w:id="915" w:author="Ram Mohan Thammineni --CNTR" w:date="2019-07-30T14:15:00Z">
              <w:r w:rsidRPr="00992813">
                <w:rPr>
                  <w:rFonts w:ascii="Arial" w:eastAsia="Times New Roman" w:hAnsi="Arial" w:cs="Arial"/>
                  <w:sz w:val="20"/>
                  <w:szCs w:val="20"/>
                </w:rPr>
                <w:lastRenderedPageBreak/>
                <w:t>49</w:t>
              </w:r>
            </w:ins>
          </w:p>
        </w:tc>
        <w:tc>
          <w:tcPr>
            <w:tcW w:w="3270" w:type="dxa"/>
            <w:tcBorders>
              <w:top w:val="nil"/>
              <w:left w:val="nil"/>
              <w:bottom w:val="single" w:sz="12" w:space="0" w:color="auto"/>
              <w:right w:val="single" w:sz="12" w:space="0" w:color="auto"/>
            </w:tcBorders>
            <w:shd w:val="clear" w:color="000000" w:fill="FFFFFF"/>
            <w:noWrap/>
            <w:vAlign w:val="center"/>
            <w:hideMark/>
            <w:tcPrChange w:id="916"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A17A888" w14:textId="77777777" w:rsidR="00365BA8" w:rsidRPr="00992813" w:rsidRDefault="00365BA8" w:rsidP="000C15E1">
            <w:pPr>
              <w:rPr>
                <w:ins w:id="917" w:author="Ram Mohan Thammineni --CNTR" w:date="2019-07-30T14:15:00Z"/>
                <w:rFonts w:ascii="Arial" w:eastAsia="Times New Roman" w:hAnsi="Arial" w:cs="Arial"/>
                <w:color w:val="000000"/>
                <w:sz w:val="20"/>
                <w:szCs w:val="20"/>
              </w:rPr>
            </w:pPr>
            <w:ins w:id="918" w:author="Ram Mohan Thammineni --CNTR" w:date="2019-07-30T14:15:00Z">
              <w:r w:rsidRPr="00992813">
                <w:rPr>
                  <w:rFonts w:ascii="Arial" w:eastAsia="Times New Roman" w:hAnsi="Arial" w:cs="Arial"/>
                  <w:color w:val="000000"/>
                  <w:sz w:val="20"/>
                  <w:szCs w:val="20"/>
                </w:rPr>
                <w:t>Product Line G1 Description</w:t>
              </w:r>
            </w:ins>
          </w:p>
        </w:tc>
        <w:tc>
          <w:tcPr>
            <w:tcW w:w="1295" w:type="dxa"/>
            <w:tcBorders>
              <w:top w:val="nil"/>
              <w:left w:val="nil"/>
              <w:bottom w:val="single" w:sz="12" w:space="0" w:color="auto"/>
              <w:right w:val="single" w:sz="12" w:space="0" w:color="auto"/>
            </w:tcBorders>
            <w:shd w:val="clear" w:color="000000" w:fill="FFFFFF"/>
            <w:vAlign w:val="center"/>
            <w:hideMark/>
            <w:tcPrChange w:id="919"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1DB36F4A" w14:textId="77777777" w:rsidR="00365BA8" w:rsidRPr="00992813" w:rsidRDefault="00365BA8" w:rsidP="000C15E1">
            <w:pPr>
              <w:rPr>
                <w:ins w:id="920" w:author="Ram Mohan Thammineni --CNTR" w:date="2019-07-30T14:15:00Z"/>
                <w:rFonts w:ascii="Calibri" w:eastAsia="Times New Roman" w:hAnsi="Calibri" w:cs="Calibri"/>
                <w:color w:val="000000"/>
                <w:sz w:val="22"/>
                <w:szCs w:val="22"/>
              </w:rPr>
            </w:pPr>
            <w:ins w:id="921"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922"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C7D08AC" w14:textId="77777777" w:rsidR="00365BA8" w:rsidRPr="00992813" w:rsidRDefault="00365BA8" w:rsidP="000C15E1">
            <w:pPr>
              <w:rPr>
                <w:ins w:id="923" w:author="Ram Mohan Thammineni --CNTR" w:date="2019-07-30T14:15:00Z"/>
                <w:rFonts w:ascii="Calibri" w:eastAsia="Times New Roman" w:hAnsi="Calibri" w:cs="Calibri"/>
                <w:color w:val="000000"/>
                <w:sz w:val="22"/>
                <w:szCs w:val="22"/>
              </w:rPr>
            </w:pPr>
          </w:p>
        </w:tc>
      </w:tr>
      <w:tr w:rsidR="00365BA8" w:rsidRPr="007C19B9" w14:paraId="044973F8" w14:textId="77777777" w:rsidTr="000C15E1">
        <w:trPr>
          <w:trHeight w:val="310"/>
          <w:ins w:id="924" w:author="Ram Mohan Thammineni --CNTR" w:date="2019-07-30T14:15:00Z"/>
          <w:trPrChange w:id="925"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26"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68861898" w14:textId="77777777" w:rsidR="00365BA8" w:rsidRPr="00992813" w:rsidRDefault="00365BA8" w:rsidP="000C15E1">
            <w:pPr>
              <w:jc w:val="right"/>
              <w:rPr>
                <w:ins w:id="927" w:author="Ram Mohan Thammineni --CNTR" w:date="2019-07-30T14:15:00Z"/>
                <w:rFonts w:ascii="Arial" w:eastAsia="Times New Roman" w:hAnsi="Arial" w:cs="Arial"/>
                <w:sz w:val="20"/>
                <w:szCs w:val="20"/>
              </w:rPr>
            </w:pPr>
            <w:ins w:id="928" w:author="Ram Mohan Thammineni --CNTR" w:date="2019-07-30T14:15:00Z">
              <w:r w:rsidRPr="00992813">
                <w:rPr>
                  <w:rFonts w:ascii="Arial" w:eastAsia="Times New Roman" w:hAnsi="Arial" w:cs="Arial"/>
                  <w:sz w:val="20"/>
                  <w:szCs w:val="20"/>
                </w:rPr>
                <w:t>50</w:t>
              </w:r>
            </w:ins>
          </w:p>
        </w:tc>
        <w:tc>
          <w:tcPr>
            <w:tcW w:w="3270" w:type="dxa"/>
            <w:tcBorders>
              <w:top w:val="nil"/>
              <w:left w:val="nil"/>
              <w:bottom w:val="single" w:sz="12" w:space="0" w:color="auto"/>
              <w:right w:val="single" w:sz="12" w:space="0" w:color="auto"/>
            </w:tcBorders>
            <w:shd w:val="clear" w:color="000000" w:fill="FFFFFF"/>
            <w:noWrap/>
            <w:vAlign w:val="center"/>
            <w:hideMark/>
            <w:tcPrChange w:id="929"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606372C1" w14:textId="77777777" w:rsidR="00365BA8" w:rsidRPr="00992813" w:rsidRDefault="00365BA8" w:rsidP="000C15E1">
            <w:pPr>
              <w:rPr>
                <w:ins w:id="930" w:author="Ram Mohan Thammineni --CNTR" w:date="2019-07-30T14:15:00Z"/>
                <w:rFonts w:ascii="Arial" w:eastAsia="Times New Roman" w:hAnsi="Arial" w:cs="Arial"/>
                <w:color w:val="000000"/>
                <w:sz w:val="20"/>
                <w:szCs w:val="20"/>
              </w:rPr>
            </w:pPr>
            <w:ins w:id="931" w:author="Ram Mohan Thammineni --CNTR" w:date="2019-07-30T14:15:00Z">
              <w:r w:rsidRPr="00992813">
                <w:rPr>
                  <w:rFonts w:ascii="Arial" w:eastAsia="Times New Roman" w:hAnsi="Arial" w:cs="Arial"/>
                  <w:color w:val="000000"/>
                  <w:sz w:val="20"/>
                  <w:szCs w:val="20"/>
                </w:rPr>
                <w:t>Product Line G2 Description</w:t>
              </w:r>
            </w:ins>
          </w:p>
        </w:tc>
        <w:tc>
          <w:tcPr>
            <w:tcW w:w="1295" w:type="dxa"/>
            <w:tcBorders>
              <w:top w:val="nil"/>
              <w:left w:val="nil"/>
              <w:bottom w:val="single" w:sz="12" w:space="0" w:color="auto"/>
              <w:right w:val="single" w:sz="12" w:space="0" w:color="auto"/>
            </w:tcBorders>
            <w:shd w:val="clear" w:color="000000" w:fill="FFFFFF"/>
            <w:vAlign w:val="center"/>
            <w:hideMark/>
            <w:tcPrChange w:id="932"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8D17827" w14:textId="77777777" w:rsidR="00365BA8" w:rsidRPr="00992813" w:rsidRDefault="00365BA8" w:rsidP="000C15E1">
            <w:pPr>
              <w:rPr>
                <w:ins w:id="933" w:author="Ram Mohan Thammineni --CNTR" w:date="2019-07-30T14:15:00Z"/>
                <w:rFonts w:ascii="Calibri" w:eastAsia="Times New Roman" w:hAnsi="Calibri" w:cs="Calibri"/>
                <w:color w:val="000000"/>
                <w:sz w:val="22"/>
                <w:szCs w:val="22"/>
              </w:rPr>
            </w:pPr>
            <w:ins w:id="934"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93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7A31054" w14:textId="77777777" w:rsidR="00365BA8" w:rsidRPr="00992813" w:rsidRDefault="00365BA8" w:rsidP="000C15E1">
            <w:pPr>
              <w:rPr>
                <w:ins w:id="936" w:author="Ram Mohan Thammineni --CNTR" w:date="2019-07-30T14:15:00Z"/>
                <w:rFonts w:ascii="Calibri" w:eastAsia="Times New Roman" w:hAnsi="Calibri" w:cs="Calibri"/>
                <w:color w:val="000000"/>
                <w:sz w:val="22"/>
                <w:szCs w:val="22"/>
              </w:rPr>
            </w:pPr>
          </w:p>
        </w:tc>
      </w:tr>
      <w:tr w:rsidR="00365BA8" w:rsidRPr="007C19B9" w14:paraId="712A00F6" w14:textId="77777777" w:rsidTr="000C15E1">
        <w:trPr>
          <w:trHeight w:val="310"/>
          <w:ins w:id="937" w:author="Ram Mohan Thammineni --CNTR" w:date="2019-07-30T14:15:00Z"/>
          <w:trPrChange w:id="938"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39"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CBA40D0" w14:textId="77777777" w:rsidR="00365BA8" w:rsidRPr="00992813" w:rsidRDefault="00365BA8" w:rsidP="000C15E1">
            <w:pPr>
              <w:jc w:val="right"/>
              <w:rPr>
                <w:ins w:id="940" w:author="Ram Mohan Thammineni --CNTR" w:date="2019-07-30T14:15:00Z"/>
                <w:rFonts w:ascii="Arial" w:eastAsia="Times New Roman" w:hAnsi="Arial" w:cs="Arial"/>
                <w:sz w:val="20"/>
                <w:szCs w:val="20"/>
              </w:rPr>
            </w:pPr>
            <w:ins w:id="941" w:author="Ram Mohan Thammineni --CNTR" w:date="2019-07-30T14:15:00Z">
              <w:r w:rsidRPr="00992813">
                <w:rPr>
                  <w:rFonts w:ascii="Arial" w:eastAsia="Times New Roman" w:hAnsi="Arial" w:cs="Arial"/>
                  <w:sz w:val="20"/>
                  <w:szCs w:val="20"/>
                </w:rPr>
                <w:t>51</w:t>
              </w:r>
            </w:ins>
          </w:p>
        </w:tc>
        <w:tc>
          <w:tcPr>
            <w:tcW w:w="3270" w:type="dxa"/>
            <w:tcBorders>
              <w:top w:val="nil"/>
              <w:left w:val="nil"/>
              <w:bottom w:val="single" w:sz="12" w:space="0" w:color="auto"/>
              <w:right w:val="single" w:sz="12" w:space="0" w:color="auto"/>
            </w:tcBorders>
            <w:shd w:val="clear" w:color="000000" w:fill="FFFFFF"/>
            <w:noWrap/>
            <w:vAlign w:val="center"/>
            <w:hideMark/>
            <w:tcPrChange w:id="942"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58A7354C" w14:textId="77777777" w:rsidR="00365BA8" w:rsidRPr="00992813" w:rsidRDefault="00365BA8" w:rsidP="000C15E1">
            <w:pPr>
              <w:rPr>
                <w:ins w:id="943" w:author="Ram Mohan Thammineni --CNTR" w:date="2019-07-30T14:15:00Z"/>
                <w:rFonts w:ascii="Arial" w:eastAsia="Times New Roman" w:hAnsi="Arial" w:cs="Arial"/>
                <w:color w:val="000000"/>
                <w:sz w:val="20"/>
                <w:szCs w:val="20"/>
              </w:rPr>
            </w:pPr>
            <w:ins w:id="944" w:author="Ram Mohan Thammineni --CNTR" w:date="2019-07-30T14:15:00Z">
              <w:r w:rsidRPr="00992813">
                <w:rPr>
                  <w:rFonts w:ascii="Arial" w:eastAsia="Times New Roman" w:hAnsi="Arial" w:cs="Arial"/>
                  <w:color w:val="000000"/>
                  <w:sz w:val="20"/>
                  <w:szCs w:val="20"/>
                </w:rPr>
                <w:t>Product</w:t>
              </w:r>
            </w:ins>
          </w:p>
        </w:tc>
        <w:tc>
          <w:tcPr>
            <w:tcW w:w="1295" w:type="dxa"/>
            <w:tcBorders>
              <w:top w:val="nil"/>
              <w:left w:val="nil"/>
              <w:bottom w:val="single" w:sz="12" w:space="0" w:color="auto"/>
              <w:right w:val="single" w:sz="12" w:space="0" w:color="auto"/>
            </w:tcBorders>
            <w:shd w:val="clear" w:color="000000" w:fill="FFFFFF"/>
            <w:vAlign w:val="center"/>
            <w:hideMark/>
            <w:tcPrChange w:id="945"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5D86C630" w14:textId="77777777" w:rsidR="00365BA8" w:rsidRPr="00992813" w:rsidRDefault="00365BA8" w:rsidP="000C15E1">
            <w:pPr>
              <w:rPr>
                <w:ins w:id="946" w:author="Ram Mohan Thammineni --CNTR" w:date="2019-07-30T14:15:00Z"/>
                <w:rFonts w:ascii="Calibri" w:eastAsia="Times New Roman" w:hAnsi="Calibri" w:cs="Calibri"/>
                <w:color w:val="000000"/>
                <w:sz w:val="22"/>
                <w:szCs w:val="22"/>
              </w:rPr>
            </w:pPr>
            <w:ins w:id="947"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94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7DC8C081" w14:textId="77777777" w:rsidR="00365BA8" w:rsidRPr="00992813" w:rsidRDefault="00365BA8" w:rsidP="000C15E1">
            <w:pPr>
              <w:rPr>
                <w:ins w:id="949" w:author="Ram Mohan Thammineni --CNTR" w:date="2019-07-30T14:15:00Z"/>
                <w:rFonts w:ascii="Calibri" w:eastAsia="Times New Roman" w:hAnsi="Calibri" w:cs="Calibri"/>
                <w:color w:val="000000"/>
                <w:sz w:val="22"/>
                <w:szCs w:val="22"/>
              </w:rPr>
            </w:pPr>
          </w:p>
        </w:tc>
      </w:tr>
      <w:tr w:rsidR="00365BA8" w:rsidRPr="007C19B9" w14:paraId="79C4A388" w14:textId="77777777" w:rsidTr="000C15E1">
        <w:trPr>
          <w:trHeight w:val="310"/>
          <w:ins w:id="950" w:author="Ram Mohan Thammineni --CNTR" w:date="2019-07-30T14:15:00Z"/>
          <w:trPrChange w:id="951"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52"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0B008B9" w14:textId="77777777" w:rsidR="00365BA8" w:rsidRPr="00992813" w:rsidRDefault="00365BA8" w:rsidP="000C15E1">
            <w:pPr>
              <w:jc w:val="right"/>
              <w:rPr>
                <w:ins w:id="953" w:author="Ram Mohan Thammineni --CNTR" w:date="2019-07-30T14:15:00Z"/>
                <w:rFonts w:ascii="Arial" w:eastAsia="Times New Roman" w:hAnsi="Arial" w:cs="Arial"/>
                <w:sz w:val="20"/>
                <w:szCs w:val="20"/>
              </w:rPr>
            </w:pPr>
            <w:ins w:id="954" w:author="Ram Mohan Thammineni --CNTR" w:date="2019-07-30T14:15:00Z">
              <w:r w:rsidRPr="00992813">
                <w:rPr>
                  <w:rFonts w:ascii="Arial" w:eastAsia="Times New Roman" w:hAnsi="Arial" w:cs="Arial"/>
                  <w:sz w:val="20"/>
                  <w:szCs w:val="20"/>
                </w:rPr>
                <w:t>52</w:t>
              </w:r>
            </w:ins>
          </w:p>
        </w:tc>
        <w:tc>
          <w:tcPr>
            <w:tcW w:w="3270" w:type="dxa"/>
            <w:tcBorders>
              <w:top w:val="nil"/>
              <w:left w:val="nil"/>
              <w:bottom w:val="single" w:sz="12" w:space="0" w:color="auto"/>
              <w:right w:val="single" w:sz="12" w:space="0" w:color="auto"/>
            </w:tcBorders>
            <w:shd w:val="clear" w:color="000000" w:fill="FFFFFF"/>
            <w:noWrap/>
            <w:vAlign w:val="center"/>
            <w:hideMark/>
            <w:tcPrChange w:id="955"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18E9CD45" w14:textId="77777777" w:rsidR="00365BA8" w:rsidRPr="00992813" w:rsidRDefault="00365BA8" w:rsidP="000C15E1">
            <w:pPr>
              <w:rPr>
                <w:ins w:id="956" w:author="Ram Mohan Thammineni --CNTR" w:date="2019-07-30T14:15:00Z"/>
                <w:rFonts w:ascii="Arial" w:eastAsia="Times New Roman" w:hAnsi="Arial" w:cs="Arial"/>
                <w:color w:val="000000"/>
                <w:sz w:val="20"/>
                <w:szCs w:val="20"/>
              </w:rPr>
            </w:pPr>
            <w:proofErr w:type="gramStart"/>
            <w:ins w:id="957" w:author="Ram Mohan Thammineni --CNTR" w:date="2019-07-30T14:15:00Z">
              <w:r w:rsidRPr="00992813">
                <w:rPr>
                  <w:rFonts w:ascii="Arial" w:eastAsia="Times New Roman" w:hAnsi="Arial" w:cs="Arial"/>
                  <w:color w:val="000000"/>
                  <w:sz w:val="20"/>
                  <w:szCs w:val="20"/>
                </w:rPr>
                <w:t>SO</w:t>
              </w:r>
              <w:proofErr w:type="gramEnd"/>
              <w:r w:rsidRPr="00992813">
                <w:rPr>
                  <w:rFonts w:ascii="Arial" w:eastAsia="Times New Roman" w:hAnsi="Arial" w:cs="Arial"/>
                  <w:color w:val="000000"/>
                  <w:sz w:val="20"/>
                  <w:szCs w:val="20"/>
                </w:rPr>
                <w:t xml:space="preserve"> Schedule line category</w:t>
              </w:r>
            </w:ins>
          </w:p>
        </w:tc>
        <w:tc>
          <w:tcPr>
            <w:tcW w:w="1295" w:type="dxa"/>
            <w:tcBorders>
              <w:top w:val="nil"/>
              <w:left w:val="nil"/>
              <w:bottom w:val="single" w:sz="12" w:space="0" w:color="auto"/>
              <w:right w:val="single" w:sz="12" w:space="0" w:color="auto"/>
            </w:tcBorders>
            <w:shd w:val="clear" w:color="000000" w:fill="FFFFFF"/>
            <w:vAlign w:val="center"/>
            <w:hideMark/>
            <w:tcPrChange w:id="958"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0477E574" w14:textId="77777777" w:rsidR="00365BA8" w:rsidRPr="00992813" w:rsidRDefault="00365BA8" w:rsidP="000C15E1">
            <w:pPr>
              <w:rPr>
                <w:ins w:id="959"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960"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FD9042A" w14:textId="77777777" w:rsidR="00365BA8" w:rsidRPr="00992813" w:rsidRDefault="00365BA8" w:rsidP="000C15E1">
            <w:pPr>
              <w:rPr>
                <w:ins w:id="961" w:author="Ram Mohan Thammineni --CNTR" w:date="2019-07-30T14:15:00Z"/>
                <w:rFonts w:ascii="Calibri" w:eastAsia="Times New Roman" w:hAnsi="Calibri" w:cs="Calibri"/>
                <w:color w:val="000000"/>
                <w:sz w:val="22"/>
                <w:szCs w:val="22"/>
              </w:rPr>
            </w:pPr>
          </w:p>
        </w:tc>
      </w:tr>
      <w:tr w:rsidR="00365BA8" w:rsidRPr="007C19B9" w14:paraId="0D82E69E" w14:textId="77777777" w:rsidTr="000C15E1">
        <w:trPr>
          <w:trHeight w:val="310"/>
          <w:ins w:id="962" w:author="Ram Mohan Thammineni --CNTR" w:date="2019-07-30T14:15:00Z"/>
          <w:trPrChange w:id="963"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64"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3F6FB1E0" w14:textId="77777777" w:rsidR="00365BA8" w:rsidRPr="00992813" w:rsidRDefault="00365BA8" w:rsidP="000C15E1">
            <w:pPr>
              <w:jc w:val="right"/>
              <w:rPr>
                <w:ins w:id="965" w:author="Ram Mohan Thammineni --CNTR" w:date="2019-07-30T14:15:00Z"/>
                <w:rFonts w:ascii="Arial" w:eastAsia="Times New Roman" w:hAnsi="Arial" w:cs="Arial"/>
                <w:sz w:val="20"/>
                <w:szCs w:val="20"/>
              </w:rPr>
            </w:pPr>
            <w:ins w:id="966" w:author="Ram Mohan Thammineni --CNTR" w:date="2019-07-30T14:15:00Z">
              <w:r w:rsidRPr="00992813">
                <w:rPr>
                  <w:rFonts w:ascii="Arial" w:eastAsia="Times New Roman" w:hAnsi="Arial" w:cs="Arial"/>
                  <w:sz w:val="20"/>
                  <w:szCs w:val="20"/>
                </w:rPr>
                <w:t>53</w:t>
              </w:r>
            </w:ins>
          </w:p>
        </w:tc>
        <w:tc>
          <w:tcPr>
            <w:tcW w:w="3270" w:type="dxa"/>
            <w:tcBorders>
              <w:top w:val="nil"/>
              <w:left w:val="nil"/>
              <w:bottom w:val="single" w:sz="12" w:space="0" w:color="auto"/>
              <w:right w:val="single" w:sz="12" w:space="0" w:color="auto"/>
            </w:tcBorders>
            <w:shd w:val="clear" w:color="000000" w:fill="FFFFFF"/>
            <w:noWrap/>
            <w:vAlign w:val="center"/>
            <w:hideMark/>
            <w:tcPrChange w:id="967"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D2DB923" w14:textId="77777777" w:rsidR="00365BA8" w:rsidRPr="00992813" w:rsidRDefault="00365BA8" w:rsidP="000C15E1">
            <w:pPr>
              <w:rPr>
                <w:ins w:id="968" w:author="Ram Mohan Thammineni --CNTR" w:date="2019-07-30T14:15:00Z"/>
                <w:rFonts w:ascii="Arial" w:eastAsia="Times New Roman" w:hAnsi="Arial" w:cs="Arial"/>
                <w:color w:val="000000"/>
                <w:sz w:val="20"/>
                <w:szCs w:val="20"/>
              </w:rPr>
            </w:pPr>
            <w:ins w:id="969" w:author="Ram Mohan Thammineni --CNTR" w:date="2019-07-30T14:15:00Z">
              <w:r w:rsidRPr="00992813">
                <w:rPr>
                  <w:rFonts w:ascii="Arial" w:eastAsia="Times New Roman" w:hAnsi="Arial" w:cs="Arial"/>
                  <w:color w:val="000000"/>
                  <w:sz w:val="20"/>
                  <w:szCs w:val="20"/>
                </w:rPr>
                <w:t>Costing Period/Year</w:t>
              </w:r>
            </w:ins>
          </w:p>
        </w:tc>
        <w:tc>
          <w:tcPr>
            <w:tcW w:w="1295" w:type="dxa"/>
            <w:tcBorders>
              <w:top w:val="nil"/>
              <w:left w:val="nil"/>
              <w:bottom w:val="single" w:sz="12" w:space="0" w:color="auto"/>
              <w:right w:val="single" w:sz="12" w:space="0" w:color="auto"/>
            </w:tcBorders>
            <w:shd w:val="clear" w:color="000000" w:fill="FFFFFF"/>
            <w:vAlign w:val="center"/>
            <w:hideMark/>
            <w:tcPrChange w:id="970"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5380F020" w14:textId="77777777" w:rsidR="00365BA8" w:rsidRPr="00992813" w:rsidRDefault="00365BA8" w:rsidP="000C15E1">
            <w:pPr>
              <w:rPr>
                <w:ins w:id="971" w:author="Ram Mohan Thammineni --CNTR" w:date="2019-07-30T14:15:00Z"/>
                <w:rFonts w:ascii="Calibri" w:eastAsia="Times New Roman" w:hAnsi="Calibri" w:cs="Calibri"/>
                <w:color w:val="000000"/>
                <w:sz w:val="22"/>
                <w:szCs w:val="22"/>
              </w:rPr>
            </w:pPr>
            <w:ins w:id="972" w:author="Ram Mohan Thammineni --CNTR" w:date="2019-07-30T14:15:00Z">
              <w:r w:rsidRPr="00992813">
                <w:rPr>
                  <w:rFonts w:ascii="Calibri" w:eastAsia="Times New Roman" w:hAnsi="Calibri" w:cs="Calibri"/>
                  <w:color w:val="000000"/>
                  <w:sz w:val="22"/>
                  <w:szCs w:val="22"/>
                </w:rPr>
                <w:t> </w:t>
              </w:r>
            </w:ins>
          </w:p>
        </w:tc>
        <w:tc>
          <w:tcPr>
            <w:tcW w:w="683" w:type="dxa"/>
            <w:tcBorders>
              <w:top w:val="nil"/>
              <w:left w:val="nil"/>
              <w:bottom w:val="single" w:sz="12" w:space="0" w:color="auto"/>
              <w:right w:val="single" w:sz="12" w:space="0" w:color="auto"/>
            </w:tcBorders>
            <w:shd w:val="clear" w:color="000000" w:fill="FFFFFF"/>
            <w:tcPrChange w:id="973"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52D4810" w14:textId="77777777" w:rsidR="00365BA8" w:rsidRPr="00992813" w:rsidRDefault="00365BA8" w:rsidP="000C15E1">
            <w:pPr>
              <w:rPr>
                <w:ins w:id="974" w:author="Ram Mohan Thammineni --CNTR" w:date="2019-07-30T14:15:00Z"/>
                <w:rFonts w:ascii="Calibri" w:eastAsia="Times New Roman" w:hAnsi="Calibri" w:cs="Calibri"/>
                <w:color w:val="000000"/>
                <w:sz w:val="22"/>
                <w:szCs w:val="22"/>
              </w:rPr>
            </w:pPr>
          </w:p>
        </w:tc>
      </w:tr>
      <w:tr w:rsidR="00365BA8" w:rsidRPr="007C19B9" w14:paraId="2CA16F83" w14:textId="77777777" w:rsidTr="000C15E1">
        <w:trPr>
          <w:trHeight w:val="310"/>
          <w:ins w:id="975" w:author="Ram Mohan Thammineni --CNTR" w:date="2019-07-30T14:15:00Z"/>
          <w:trPrChange w:id="976"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77"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0868EBB2" w14:textId="77777777" w:rsidR="00365BA8" w:rsidRPr="00992813" w:rsidRDefault="00365BA8" w:rsidP="000C15E1">
            <w:pPr>
              <w:jc w:val="right"/>
              <w:rPr>
                <w:ins w:id="978" w:author="Ram Mohan Thammineni --CNTR" w:date="2019-07-30T14:15:00Z"/>
                <w:rFonts w:ascii="Arial" w:eastAsia="Times New Roman" w:hAnsi="Arial" w:cs="Arial"/>
                <w:sz w:val="20"/>
                <w:szCs w:val="20"/>
              </w:rPr>
            </w:pPr>
            <w:ins w:id="979" w:author="Ram Mohan Thammineni --CNTR" w:date="2019-07-30T14:15:00Z">
              <w:r>
                <w:rPr>
                  <w:rFonts w:ascii="Arial" w:eastAsia="Times New Roman" w:hAnsi="Arial" w:cs="Arial"/>
                  <w:sz w:val="20"/>
                  <w:szCs w:val="20"/>
                </w:rPr>
                <w:t>54</w:t>
              </w:r>
            </w:ins>
          </w:p>
        </w:tc>
        <w:tc>
          <w:tcPr>
            <w:tcW w:w="3270" w:type="dxa"/>
            <w:tcBorders>
              <w:top w:val="nil"/>
              <w:left w:val="nil"/>
              <w:bottom w:val="single" w:sz="12" w:space="0" w:color="auto"/>
              <w:right w:val="single" w:sz="12" w:space="0" w:color="auto"/>
            </w:tcBorders>
            <w:shd w:val="clear" w:color="000000" w:fill="FFFFFF"/>
            <w:noWrap/>
            <w:vAlign w:val="center"/>
            <w:hideMark/>
            <w:tcPrChange w:id="980"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250550D8" w14:textId="77777777" w:rsidR="00365BA8" w:rsidRPr="00992813" w:rsidRDefault="00365BA8" w:rsidP="000C15E1">
            <w:pPr>
              <w:rPr>
                <w:ins w:id="981" w:author="Ram Mohan Thammineni --CNTR" w:date="2019-07-30T14:15:00Z"/>
                <w:rFonts w:ascii="Arial" w:eastAsia="Times New Roman" w:hAnsi="Arial" w:cs="Arial"/>
                <w:color w:val="000000"/>
                <w:sz w:val="20"/>
                <w:szCs w:val="20"/>
              </w:rPr>
            </w:pPr>
            <w:ins w:id="982" w:author="Ram Mohan Thammineni --CNTR" w:date="2019-07-30T14:15:00Z">
              <w:r w:rsidRPr="00992813">
                <w:rPr>
                  <w:rFonts w:ascii="Arial" w:eastAsia="Times New Roman" w:hAnsi="Arial" w:cs="Arial"/>
                  <w:color w:val="000000"/>
                  <w:sz w:val="20"/>
                  <w:szCs w:val="20"/>
                </w:rPr>
                <w:t>Insert Date</w:t>
              </w:r>
            </w:ins>
          </w:p>
        </w:tc>
        <w:tc>
          <w:tcPr>
            <w:tcW w:w="1295" w:type="dxa"/>
            <w:tcBorders>
              <w:top w:val="nil"/>
              <w:left w:val="nil"/>
              <w:bottom w:val="single" w:sz="12" w:space="0" w:color="auto"/>
              <w:right w:val="single" w:sz="12" w:space="0" w:color="auto"/>
            </w:tcBorders>
            <w:shd w:val="clear" w:color="000000" w:fill="FFFFFF"/>
            <w:vAlign w:val="center"/>
            <w:hideMark/>
            <w:tcPrChange w:id="983"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62D3F89E" w14:textId="77777777" w:rsidR="00365BA8" w:rsidRPr="00992813" w:rsidRDefault="00365BA8" w:rsidP="000C15E1">
            <w:pPr>
              <w:rPr>
                <w:ins w:id="984"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985"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0BF38BBE" w14:textId="77777777" w:rsidR="00365BA8" w:rsidRDefault="00365BA8" w:rsidP="000C15E1">
            <w:pPr>
              <w:rPr>
                <w:ins w:id="986" w:author="Ram Mohan Thammineni --CNTR" w:date="2019-07-30T14:15:00Z"/>
                <w:rFonts w:ascii="Calibri" w:eastAsia="Times New Roman" w:hAnsi="Calibri" w:cs="Calibri"/>
                <w:color w:val="000000"/>
                <w:sz w:val="22"/>
                <w:szCs w:val="22"/>
              </w:rPr>
            </w:pPr>
            <w:ins w:id="987" w:author="Ram Mohan Thammineni --CNTR" w:date="2019-07-30T14:15:00Z">
              <w:r>
                <w:rPr>
                  <w:rFonts w:ascii="Calibri" w:eastAsia="Times New Roman" w:hAnsi="Calibri" w:cs="Calibri"/>
                  <w:color w:val="000000"/>
                  <w:sz w:val="22"/>
                  <w:szCs w:val="22"/>
                </w:rPr>
                <w:t>X</w:t>
              </w:r>
            </w:ins>
          </w:p>
        </w:tc>
      </w:tr>
      <w:tr w:rsidR="00365BA8" w:rsidRPr="007C19B9" w14:paraId="7FBC35C0" w14:textId="77777777" w:rsidTr="000C15E1">
        <w:trPr>
          <w:trHeight w:val="310"/>
          <w:ins w:id="988" w:author="Ram Mohan Thammineni --CNTR" w:date="2019-07-30T14:15:00Z"/>
          <w:trPrChange w:id="989" w:author="Ram Mohan Thammineni --CNTR" w:date="2019-06-06T16:51:00Z">
            <w:trPr>
              <w:trHeight w:val="310"/>
            </w:trPr>
          </w:trPrChange>
        </w:trPr>
        <w:tc>
          <w:tcPr>
            <w:tcW w:w="960" w:type="dxa"/>
            <w:tcBorders>
              <w:top w:val="nil"/>
              <w:left w:val="single" w:sz="12" w:space="0" w:color="auto"/>
              <w:bottom w:val="single" w:sz="12" w:space="0" w:color="auto"/>
              <w:right w:val="single" w:sz="12" w:space="0" w:color="auto"/>
            </w:tcBorders>
            <w:shd w:val="clear" w:color="auto" w:fill="auto"/>
            <w:noWrap/>
            <w:hideMark/>
            <w:tcPrChange w:id="990" w:author="Ram Mohan Thammineni --CNTR" w:date="2019-06-06T16:51:00Z">
              <w:tcPr>
                <w:tcW w:w="960" w:type="dxa"/>
                <w:tcBorders>
                  <w:top w:val="nil"/>
                  <w:left w:val="single" w:sz="12" w:space="0" w:color="auto"/>
                  <w:bottom w:val="single" w:sz="12" w:space="0" w:color="auto"/>
                  <w:right w:val="single" w:sz="12" w:space="0" w:color="auto"/>
                </w:tcBorders>
                <w:shd w:val="clear" w:color="auto" w:fill="auto"/>
                <w:noWrap/>
                <w:hideMark/>
              </w:tcPr>
            </w:tcPrChange>
          </w:tcPr>
          <w:p w14:paraId="5FE3165D" w14:textId="77777777" w:rsidR="00365BA8" w:rsidRPr="00992813" w:rsidRDefault="00365BA8" w:rsidP="000C15E1">
            <w:pPr>
              <w:jc w:val="right"/>
              <w:rPr>
                <w:ins w:id="991" w:author="Ram Mohan Thammineni --CNTR" w:date="2019-07-30T14:15:00Z"/>
                <w:rFonts w:ascii="Arial" w:eastAsia="Times New Roman" w:hAnsi="Arial" w:cs="Arial"/>
                <w:sz w:val="20"/>
                <w:szCs w:val="20"/>
              </w:rPr>
            </w:pPr>
            <w:ins w:id="992" w:author="Ram Mohan Thammineni --CNTR" w:date="2019-07-30T14:15:00Z">
              <w:r>
                <w:rPr>
                  <w:rFonts w:ascii="Arial" w:eastAsia="Times New Roman" w:hAnsi="Arial" w:cs="Arial"/>
                  <w:sz w:val="20"/>
                  <w:szCs w:val="20"/>
                </w:rPr>
                <w:t>55</w:t>
              </w:r>
            </w:ins>
          </w:p>
        </w:tc>
        <w:tc>
          <w:tcPr>
            <w:tcW w:w="3270" w:type="dxa"/>
            <w:tcBorders>
              <w:top w:val="nil"/>
              <w:left w:val="nil"/>
              <w:bottom w:val="single" w:sz="12" w:space="0" w:color="auto"/>
              <w:right w:val="single" w:sz="12" w:space="0" w:color="auto"/>
            </w:tcBorders>
            <w:shd w:val="clear" w:color="000000" w:fill="FFFFFF"/>
            <w:noWrap/>
            <w:vAlign w:val="center"/>
            <w:hideMark/>
            <w:tcPrChange w:id="993" w:author="Ram Mohan Thammineni --CNTR" w:date="2019-06-06T16:51:00Z">
              <w:tcPr>
                <w:tcW w:w="3270" w:type="dxa"/>
                <w:tcBorders>
                  <w:top w:val="nil"/>
                  <w:left w:val="nil"/>
                  <w:bottom w:val="single" w:sz="12" w:space="0" w:color="auto"/>
                  <w:right w:val="single" w:sz="12" w:space="0" w:color="auto"/>
                </w:tcBorders>
                <w:shd w:val="clear" w:color="000000" w:fill="FFFFFF"/>
                <w:noWrap/>
                <w:vAlign w:val="center"/>
                <w:hideMark/>
              </w:tcPr>
            </w:tcPrChange>
          </w:tcPr>
          <w:p w14:paraId="300C383D" w14:textId="77777777" w:rsidR="00365BA8" w:rsidRPr="00992813" w:rsidRDefault="00365BA8" w:rsidP="000C15E1">
            <w:pPr>
              <w:rPr>
                <w:ins w:id="994" w:author="Ram Mohan Thammineni --CNTR" w:date="2019-07-30T14:15:00Z"/>
                <w:rFonts w:ascii="Arial" w:eastAsia="Times New Roman" w:hAnsi="Arial" w:cs="Arial"/>
                <w:color w:val="000000"/>
                <w:sz w:val="20"/>
                <w:szCs w:val="20"/>
              </w:rPr>
            </w:pPr>
            <w:ins w:id="995" w:author="Ram Mohan Thammineni --CNTR" w:date="2019-07-30T14:15:00Z">
              <w:r w:rsidRPr="00992813">
                <w:rPr>
                  <w:rFonts w:ascii="Arial" w:eastAsia="Times New Roman" w:hAnsi="Arial" w:cs="Arial"/>
                  <w:color w:val="000000"/>
                  <w:sz w:val="20"/>
                  <w:szCs w:val="20"/>
                </w:rPr>
                <w:t>Insert Time</w:t>
              </w:r>
            </w:ins>
          </w:p>
        </w:tc>
        <w:tc>
          <w:tcPr>
            <w:tcW w:w="1295" w:type="dxa"/>
            <w:tcBorders>
              <w:top w:val="nil"/>
              <w:left w:val="nil"/>
              <w:bottom w:val="single" w:sz="12" w:space="0" w:color="auto"/>
              <w:right w:val="single" w:sz="12" w:space="0" w:color="auto"/>
            </w:tcBorders>
            <w:shd w:val="clear" w:color="000000" w:fill="FFFFFF"/>
            <w:vAlign w:val="center"/>
            <w:hideMark/>
            <w:tcPrChange w:id="996" w:author="Ram Mohan Thammineni --CNTR" w:date="2019-06-06T16:51:00Z">
              <w:tcPr>
                <w:tcW w:w="290" w:type="dxa"/>
                <w:tcBorders>
                  <w:top w:val="nil"/>
                  <w:left w:val="nil"/>
                  <w:bottom w:val="single" w:sz="12" w:space="0" w:color="auto"/>
                  <w:right w:val="single" w:sz="12" w:space="0" w:color="auto"/>
                </w:tcBorders>
                <w:shd w:val="clear" w:color="000000" w:fill="FFFFFF"/>
                <w:vAlign w:val="center"/>
                <w:hideMark/>
              </w:tcPr>
            </w:tcPrChange>
          </w:tcPr>
          <w:p w14:paraId="2780AF0D" w14:textId="77777777" w:rsidR="00365BA8" w:rsidRPr="00992813" w:rsidRDefault="00365BA8" w:rsidP="000C15E1">
            <w:pPr>
              <w:rPr>
                <w:ins w:id="997" w:author="Ram Mohan Thammineni --CNTR" w:date="2019-07-30T14:15:00Z"/>
                <w:rFonts w:ascii="Calibri" w:eastAsia="Times New Roman" w:hAnsi="Calibri" w:cs="Calibri"/>
                <w:color w:val="000000"/>
                <w:sz w:val="22"/>
                <w:szCs w:val="22"/>
              </w:rPr>
            </w:pPr>
          </w:p>
        </w:tc>
        <w:tc>
          <w:tcPr>
            <w:tcW w:w="683" w:type="dxa"/>
            <w:tcBorders>
              <w:top w:val="nil"/>
              <w:left w:val="nil"/>
              <w:bottom w:val="single" w:sz="12" w:space="0" w:color="auto"/>
              <w:right w:val="single" w:sz="12" w:space="0" w:color="auto"/>
            </w:tcBorders>
            <w:shd w:val="clear" w:color="000000" w:fill="FFFFFF"/>
            <w:tcPrChange w:id="998" w:author="Ram Mohan Thammineni --CNTR" w:date="2019-06-06T16:51:00Z">
              <w:tcPr>
                <w:tcW w:w="683" w:type="dxa"/>
                <w:tcBorders>
                  <w:top w:val="nil"/>
                  <w:left w:val="nil"/>
                  <w:bottom w:val="single" w:sz="12" w:space="0" w:color="auto"/>
                  <w:right w:val="single" w:sz="12" w:space="0" w:color="auto"/>
                </w:tcBorders>
                <w:shd w:val="clear" w:color="000000" w:fill="FFFFFF"/>
              </w:tcPr>
            </w:tcPrChange>
          </w:tcPr>
          <w:p w14:paraId="3726491C" w14:textId="77777777" w:rsidR="00365BA8" w:rsidRDefault="00365BA8" w:rsidP="000C15E1">
            <w:pPr>
              <w:rPr>
                <w:ins w:id="999" w:author="Ram Mohan Thammineni --CNTR" w:date="2019-07-30T14:15:00Z"/>
                <w:rFonts w:ascii="Calibri" w:eastAsia="Times New Roman" w:hAnsi="Calibri" w:cs="Calibri"/>
                <w:color w:val="000000"/>
                <w:sz w:val="22"/>
                <w:szCs w:val="22"/>
              </w:rPr>
            </w:pPr>
            <w:ins w:id="1000" w:author="Ram Mohan Thammineni --CNTR" w:date="2019-07-30T14:15:00Z">
              <w:r>
                <w:rPr>
                  <w:rFonts w:ascii="Calibri" w:eastAsia="Times New Roman" w:hAnsi="Calibri" w:cs="Calibri"/>
                  <w:color w:val="000000"/>
                  <w:sz w:val="22"/>
                  <w:szCs w:val="22"/>
                </w:rPr>
                <w:t>X</w:t>
              </w:r>
            </w:ins>
          </w:p>
        </w:tc>
      </w:tr>
    </w:tbl>
    <w:p w14:paraId="46FC4A0D" w14:textId="77777777" w:rsidR="00365BA8" w:rsidRDefault="00365BA8" w:rsidP="00365BA8">
      <w:pPr>
        <w:ind w:left="360"/>
        <w:rPr>
          <w:ins w:id="1001" w:author="Ram Mohan Thammineni --CNTR" w:date="2019-07-30T14:15:00Z"/>
        </w:rPr>
      </w:pPr>
    </w:p>
    <w:p w14:paraId="6E4AFB9D" w14:textId="77777777" w:rsidR="00365BA8" w:rsidRDefault="00365BA8" w:rsidP="00365BA8">
      <w:pPr>
        <w:ind w:left="360"/>
        <w:rPr>
          <w:ins w:id="1002" w:author="Ram Mohan Thammineni --CNTR" w:date="2019-07-30T14:15:00Z"/>
        </w:rPr>
      </w:pPr>
      <w:ins w:id="1003" w:author="Ram Mohan Thammineni --CNTR" w:date="2019-07-30T14:15:00Z">
        <w:r>
          <w:t>7. Delta changes only to be updated in Z table – Hadoop ZAFGR252 table</w:t>
        </w:r>
      </w:ins>
    </w:p>
    <w:p w14:paraId="68525EBD" w14:textId="77777777" w:rsidR="00365BA8" w:rsidRDefault="00365BA8">
      <w:pPr>
        <w:ind w:left="720" w:firstLine="360"/>
        <w:rPr>
          <w:ins w:id="1004" w:author="Ram Mohan Thammineni --CNTR" w:date="2019-07-30T14:15:00Z"/>
        </w:rPr>
        <w:pPrChange w:id="1005" w:author="Ram Mohan Thammineni --CNTR" w:date="2019-06-06T17:02:00Z">
          <w:pPr>
            <w:ind w:left="360"/>
          </w:pPr>
        </w:pPrChange>
      </w:pPr>
      <w:ins w:id="1006" w:author="Ram Mohan Thammineni --CNTR" w:date="2019-07-30T14:15:00Z">
        <w:r>
          <w:t xml:space="preserve">As program will be running frequently with BOM level </w:t>
        </w:r>
        <w:proofErr w:type="spellStart"/>
        <w:r>
          <w:t>upto</w:t>
        </w:r>
        <w:proofErr w:type="spellEnd"/>
        <w:r>
          <w:t xml:space="preserve"> 3, it is expected to be lot of records in the Z table. </w:t>
        </w:r>
        <w:proofErr w:type="gramStart"/>
        <w:r>
          <w:t>So</w:t>
        </w:r>
        <w:proofErr w:type="gramEnd"/>
        <w:r>
          <w:t xml:space="preserve"> to minimize the records in the z table, only delta records to be updated. Before updating </w:t>
        </w:r>
        <w:proofErr w:type="gramStart"/>
        <w:r>
          <w:t>records</w:t>
        </w:r>
        <w:proofErr w:type="gramEnd"/>
        <w:r>
          <w:t xml:space="preserve"> the output of the report, program needs to check if that records exist in z table and there is change on required fields values. Whether record exist or not in z table, it has </w:t>
        </w:r>
        <w:proofErr w:type="gramStart"/>
        <w:r>
          <w:t>be</w:t>
        </w:r>
        <w:proofErr w:type="gramEnd"/>
        <w:r>
          <w:t xml:space="preserve"> compared with BOM level 1 records only. </w:t>
        </w:r>
      </w:ins>
    </w:p>
    <w:p w14:paraId="267D14AB" w14:textId="77777777" w:rsidR="00365BA8" w:rsidRDefault="00365BA8" w:rsidP="00365BA8">
      <w:pPr>
        <w:ind w:left="360"/>
        <w:rPr>
          <w:ins w:id="1007" w:author="Ram Mohan Thammineni --CNTR" w:date="2019-07-30T14:15:00Z"/>
        </w:rPr>
      </w:pPr>
      <w:ins w:id="1008" w:author="Ram Mohan Thammineni --CNTR" w:date="2019-07-30T14:15:00Z">
        <w:r>
          <w:tab/>
        </w:r>
        <w:r>
          <w:tab/>
          <w:t xml:space="preserve">-  Record exists in z table – Where record already exist in table, then compare required fields values with output of the report values and if there is change in any of the required fields value, then update the record in the z table along with lower level BOM. Note-Comparison of the required fields values between output of the report and z table records is against BOM level 1 records only. </w:t>
        </w:r>
      </w:ins>
    </w:p>
    <w:p w14:paraId="4DC2ECC6" w14:textId="77777777" w:rsidR="00365BA8" w:rsidRDefault="00365BA8" w:rsidP="00365BA8">
      <w:pPr>
        <w:ind w:left="360"/>
        <w:rPr>
          <w:ins w:id="1009" w:author="Ram Mohan Thammineni --CNTR" w:date="2019-07-30T14:15:00Z"/>
        </w:rPr>
      </w:pPr>
    </w:p>
    <w:p w14:paraId="02874BB5" w14:textId="77777777" w:rsidR="00365BA8" w:rsidRDefault="00365BA8" w:rsidP="00365BA8">
      <w:pPr>
        <w:ind w:left="360"/>
        <w:rPr>
          <w:ins w:id="1010" w:author="Ram Mohan Thammineni --CNTR" w:date="2019-07-30T14:15:00Z"/>
        </w:rPr>
      </w:pPr>
      <w:ins w:id="1011" w:author="Ram Mohan Thammineni --CNTR" w:date="2019-07-30T14:15:00Z">
        <w:r>
          <w:t>- Following are the fields which need to be compared from existing records in table:</w:t>
        </w:r>
      </w:ins>
    </w:p>
    <w:p w14:paraId="7682C167" w14:textId="77777777" w:rsidR="00365BA8" w:rsidRPr="0073359F" w:rsidRDefault="00365BA8" w:rsidP="00365BA8">
      <w:pPr>
        <w:ind w:left="360"/>
        <w:rPr>
          <w:ins w:id="1012" w:author="Ram Mohan Thammineni --CNTR" w:date="2019-07-30T14:15:00Z"/>
          <w:b/>
          <w:rPrChange w:id="1013" w:author="Ram Mohan Thammineni --CNTR" w:date="2019-06-06T16:27:00Z">
            <w:rPr>
              <w:ins w:id="1014" w:author="Ram Mohan Thammineni --CNTR" w:date="2019-07-30T14:15:00Z"/>
            </w:rPr>
          </w:rPrChange>
        </w:rPr>
      </w:pPr>
      <w:ins w:id="1015" w:author="Ram Mohan Thammineni --CNTR" w:date="2019-07-30T14:15:00Z">
        <w:r w:rsidRPr="0073359F">
          <w:rPr>
            <w:b/>
            <w:rPrChange w:id="1016" w:author="Ram Mohan Thammineni --CNTR" w:date="2019-06-06T16:27:00Z">
              <w:rPr/>
            </w:rPrChange>
          </w:rPr>
          <w:t xml:space="preserve">A. For SO </w:t>
        </w:r>
        <w:proofErr w:type="spellStart"/>
        <w:r w:rsidRPr="0073359F">
          <w:rPr>
            <w:b/>
            <w:rPrChange w:id="1017" w:author="Ram Mohan Thammineni --CNTR" w:date="2019-06-06T16:27:00Z">
              <w:rPr/>
            </w:rPrChange>
          </w:rPr>
          <w:t>releated</w:t>
        </w:r>
        <w:proofErr w:type="spellEnd"/>
        <w:r w:rsidRPr="0073359F">
          <w:rPr>
            <w:b/>
            <w:rPrChange w:id="1018" w:author="Ram Mohan Thammineni --CNTR" w:date="2019-06-06T16:27:00Z">
              <w:rPr/>
            </w:rPrChange>
          </w:rPr>
          <w:t xml:space="preserve"> </w:t>
        </w:r>
        <w:proofErr w:type="gramStart"/>
        <w:r w:rsidRPr="0073359F">
          <w:rPr>
            <w:b/>
            <w:rPrChange w:id="1019" w:author="Ram Mohan Thammineni --CNTR" w:date="2019-06-06T16:27:00Z">
              <w:rPr/>
            </w:rPrChange>
          </w:rPr>
          <w:t>data :</w:t>
        </w:r>
        <w:proofErr w:type="gramEnd"/>
      </w:ins>
    </w:p>
    <w:p w14:paraId="79796693" w14:textId="77777777" w:rsidR="00365BA8" w:rsidRDefault="00365BA8" w:rsidP="00365BA8">
      <w:pPr>
        <w:ind w:left="360"/>
        <w:rPr>
          <w:ins w:id="1020" w:author="Ram Mohan Thammineni --CNTR" w:date="2019-07-30T14:15:00Z"/>
        </w:rPr>
      </w:pPr>
    </w:p>
    <w:tbl>
      <w:tblPr>
        <w:tblW w:w="4520" w:type="dxa"/>
        <w:tblInd w:w="108" w:type="dxa"/>
        <w:tblLook w:val="04A0" w:firstRow="1" w:lastRow="0" w:firstColumn="1" w:lastColumn="0" w:noHBand="0" w:noVBand="1"/>
      </w:tblPr>
      <w:tblGrid>
        <w:gridCol w:w="960"/>
        <w:gridCol w:w="2600"/>
        <w:gridCol w:w="960"/>
      </w:tblGrid>
      <w:tr w:rsidR="00365BA8" w:rsidRPr="00871E13" w14:paraId="3D02ADF5" w14:textId="77777777" w:rsidTr="000C15E1">
        <w:trPr>
          <w:trHeight w:val="270"/>
          <w:ins w:id="1021" w:author="Ram Mohan Thammineni --CNTR" w:date="2019-07-30T14:15:00Z"/>
        </w:trPr>
        <w:tc>
          <w:tcPr>
            <w:tcW w:w="960" w:type="dxa"/>
            <w:tcBorders>
              <w:top w:val="single" w:sz="12" w:space="0" w:color="auto"/>
              <w:left w:val="single" w:sz="12" w:space="0" w:color="auto"/>
              <w:bottom w:val="single" w:sz="12" w:space="0" w:color="auto"/>
              <w:right w:val="single" w:sz="12" w:space="0" w:color="auto"/>
            </w:tcBorders>
            <w:shd w:val="clear" w:color="auto" w:fill="auto"/>
            <w:noWrap/>
            <w:hideMark/>
          </w:tcPr>
          <w:p w14:paraId="40D6569C" w14:textId="77777777" w:rsidR="00365BA8" w:rsidRPr="00871E13" w:rsidRDefault="00365BA8" w:rsidP="000C15E1">
            <w:pPr>
              <w:rPr>
                <w:ins w:id="1022" w:author="Ram Mohan Thammineni --CNTR" w:date="2019-07-30T14:15:00Z"/>
                <w:rFonts w:ascii="Arial" w:eastAsia="Times New Roman" w:hAnsi="Arial" w:cs="Arial"/>
                <w:sz w:val="20"/>
                <w:szCs w:val="20"/>
              </w:rPr>
            </w:pPr>
            <w:proofErr w:type="spellStart"/>
            <w:ins w:id="1023" w:author="Ram Mohan Thammineni --CNTR" w:date="2019-07-30T14:15:00Z">
              <w:r w:rsidRPr="00871E13">
                <w:rPr>
                  <w:rFonts w:ascii="Arial" w:eastAsia="Times New Roman" w:hAnsi="Arial" w:cs="Arial"/>
                  <w:sz w:val="20"/>
                  <w:szCs w:val="20"/>
                </w:rPr>
                <w:t>S.No</w:t>
              </w:r>
              <w:proofErr w:type="spellEnd"/>
              <w:r w:rsidRPr="00871E13">
                <w:rPr>
                  <w:rFonts w:ascii="Arial" w:eastAsia="Times New Roman" w:hAnsi="Arial" w:cs="Arial"/>
                  <w:sz w:val="20"/>
                  <w:szCs w:val="20"/>
                </w:rPr>
                <w:t>.</w:t>
              </w:r>
            </w:ins>
          </w:p>
        </w:tc>
        <w:tc>
          <w:tcPr>
            <w:tcW w:w="2600" w:type="dxa"/>
            <w:tcBorders>
              <w:top w:val="single" w:sz="12" w:space="0" w:color="auto"/>
              <w:left w:val="nil"/>
              <w:bottom w:val="single" w:sz="12" w:space="0" w:color="auto"/>
              <w:right w:val="single" w:sz="12" w:space="0" w:color="auto"/>
            </w:tcBorders>
            <w:shd w:val="clear" w:color="auto" w:fill="auto"/>
            <w:noWrap/>
            <w:hideMark/>
          </w:tcPr>
          <w:p w14:paraId="7E7719C6" w14:textId="77777777" w:rsidR="00365BA8" w:rsidRPr="00871E13" w:rsidRDefault="00365BA8" w:rsidP="000C15E1">
            <w:pPr>
              <w:rPr>
                <w:ins w:id="1024" w:author="Ram Mohan Thammineni --CNTR" w:date="2019-07-30T14:15:00Z"/>
                <w:rFonts w:ascii="Arial" w:eastAsia="Times New Roman" w:hAnsi="Arial" w:cs="Arial"/>
                <w:sz w:val="20"/>
                <w:szCs w:val="20"/>
              </w:rPr>
            </w:pPr>
            <w:ins w:id="1025" w:author="Ram Mohan Thammineni --CNTR" w:date="2019-07-30T14:15:00Z">
              <w:r w:rsidRPr="00871E13">
                <w:rPr>
                  <w:rFonts w:ascii="Arial" w:eastAsia="Times New Roman" w:hAnsi="Arial" w:cs="Arial"/>
                  <w:sz w:val="20"/>
                  <w:szCs w:val="20"/>
                </w:rPr>
                <w:t>Field Description</w:t>
              </w:r>
            </w:ins>
          </w:p>
        </w:tc>
        <w:tc>
          <w:tcPr>
            <w:tcW w:w="960" w:type="dxa"/>
            <w:tcBorders>
              <w:top w:val="single" w:sz="12" w:space="0" w:color="auto"/>
              <w:left w:val="nil"/>
              <w:bottom w:val="single" w:sz="12" w:space="0" w:color="auto"/>
              <w:right w:val="single" w:sz="12" w:space="0" w:color="auto"/>
            </w:tcBorders>
            <w:shd w:val="clear" w:color="auto" w:fill="auto"/>
            <w:noWrap/>
            <w:hideMark/>
          </w:tcPr>
          <w:p w14:paraId="22ADD790" w14:textId="77777777" w:rsidR="00365BA8" w:rsidRPr="00871E13" w:rsidRDefault="00365BA8" w:rsidP="000C15E1">
            <w:pPr>
              <w:rPr>
                <w:ins w:id="1026" w:author="Ram Mohan Thammineni --CNTR" w:date="2019-07-30T14:15:00Z"/>
                <w:rFonts w:ascii="Arial" w:eastAsia="Times New Roman" w:hAnsi="Arial" w:cs="Arial"/>
                <w:sz w:val="20"/>
                <w:szCs w:val="20"/>
              </w:rPr>
            </w:pPr>
            <w:ins w:id="1027" w:author="Ram Mohan Thammineni --CNTR" w:date="2019-07-30T14:15:00Z">
              <w:r w:rsidRPr="00871E13">
                <w:rPr>
                  <w:rFonts w:ascii="Arial" w:eastAsia="Times New Roman" w:hAnsi="Arial" w:cs="Arial"/>
                  <w:sz w:val="20"/>
                  <w:szCs w:val="20"/>
                </w:rPr>
                <w:t>fields</w:t>
              </w:r>
            </w:ins>
          </w:p>
        </w:tc>
      </w:tr>
      <w:tr w:rsidR="00365BA8" w:rsidRPr="00871E13" w14:paraId="53749565" w14:textId="77777777" w:rsidTr="000C15E1">
        <w:trPr>
          <w:trHeight w:val="310"/>
          <w:ins w:id="1028"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2E32D521" w14:textId="77777777" w:rsidR="00365BA8" w:rsidRPr="00871E13" w:rsidRDefault="00365BA8" w:rsidP="000C15E1">
            <w:pPr>
              <w:jc w:val="right"/>
              <w:rPr>
                <w:ins w:id="1029" w:author="Ram Mohan Thammineni --CNTR" w:date="2019-07-30T14:15:00Z"/>
                <w:rFonts w:ascii="Arial" w:eastAsia="Times New Roman" w:hAnsi="Arial" w:cs="Arial"/>
                <w:sz w:val="20"/>
                <w:szCs w:val="20"/>
              </w:rPr>
            </w:pPr>
            <w:ins w:id="1030" w:author="Ram Mohan Thammineni --CNTR" w:date="2019-07-30T14:15:00Z">
              <w:r w:rsidRPr="00871E13">
                <w:rPr>
                  <w:rFonts w:ascii="Arial" w:eastAsia="Times New Roman" w:hAnsi="Arial" w:cs="Arial"/>
                  <w:sz w:val="20"/>
                  <w:szCs w:val="20"/>
                </w:rPr>
                <w:t>1</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5BA219BB" w14:textId="77777777" w:rsidR="00365BA8" w:rsidRPr="00871E13" w:rsidRDefault="00365BA8" w:rsidP="000C15E1">
            <w:pPr>
              <w:rPr>
                <w:ins w:id="1031" w:author="Ram Mohan Thammineni --CNTR" w:date="2019-07-30T14:15:00Z"/>
                <w:rFonts w:ascii="Arial" w:eastAsia="Times New Roman" w:hAnsi="Arial" w:cs="Arial"/>
                <w:color w:val="000000"/>
                <w:sz w:val="20"/>
                <w:szCs w:val="20"/>
              </w:rPr>
            </w:pPr>
            <w:ins w:id="1032" w:author="Ram Mohan Thammineni --CNTR" w:date="2019-07-30T14:15:00Z">
              <w:r w:rsidRPr="00871E13">
                <w:rPr>
                  <w:rFonts w:ascii="Arial" w:eastAsia="Times New Roman" w:hAnsi="Arial" w:cs="Arial"/>
                  <w:color w:val="000000"/>
                  <w:sz w:val="20"/>
                  <w:szCs w:val="20"/>
                </w:rPr>
                <w:t>BOM Type</w:t>
              </w:r>
            </w:ins>
          </w:p>
        </w:tc>
        <w:tc>
          <w:tcPr>
            <w:tcW w:w="960" w:type="dxa"/>
            <w:tcBorders>
              <w:top w:val="nil"/>
              <w:left w:val="nil"/>
              <w:bottom w:val="single" w:sz="12" w:space="0" w:color="auto"/>
              <w:right w:val="single" w:sz="12" w:space="0" w:color="auto"/>
            </w:tcBorders>
            <w:shd w:val="clear" w:color="000000" w:fill="FFFFFF"/>
            <w:vAlign w:val="center"/>
            <w:hideMark/>
          </w:tcPr>
          <w:p w14:paraId="6ABC5ABD" w14:textId="77777777" w:rsidR="00365BA8" w:rsidRPr="00871E13" w:rsidRDefault="00365BA8" w:rsidP="000C15E1">
            <w:pPr>
              <w:rPr>
                <w:ins w:id="1033" w:author="Ram Mohan Thammineni --CNTR" w:date="2019-07-30T14:15:00Z"/>
                <w:rFonts w:ascii="Calibri" w:eastAsia="Times New Roman" w:hAnsi="Calibri" w:cs="Calibri"/>
                <w:color w:val="000000"/>
                <w:sz w:val="22"/>
                <w:szCs w:val="22"/>
              </w:rPr>
            </w:pPr>
            <w:ins w:id="1034" w:author="Ram Mohan Thammineni --CNTR" w:date="2019-07-30T14:15:00Z">
              <w:r w:rsidRPr="00871E13">
                <w:rPr>
                  <w:rFonts w:ascii="Calibri" w:eastAsia="Times New Roman" w:hAnsi="Calibri" w:cs="Calibri"/>
                  <w:color w:val="000000"/>
                  <w:sz w:val="22"/>
                  <w:szCs w:val="22"/>
                </w:rPr>
                <w:t>X</w:t>
              </w:r>
            </w:ins>
          </w:p>
        </w:tc>
      </w:tr>
      <w:tr w:rsidR="00365BA8" w:rsidRPr="00871E13" w14:paraId="65FD0F11" w14:textId="77777777" w:rsidTr="000C15E1">
        <w:trPr>
          <w:trHeight w:val="310"/>
          <w:ins w:id="1035"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2CC21B90" w14:textId="77777777" w:rsidR="00365BA8" w:rsidRPr="00871E13" w:rsidRDefault="00365BA8" w:rsidP="000C15E1">
            <w:pPr>
              <w:jc w:val="right"/>
              <w:rPr>
                <w:ins w:id="1036" w:author="Ram Mohan Thammineni --CNTR" w:date="2019-07-30T14:15:00Z"/>
                <w:rFonts w:ascii="Arial" w:eastAsia="Times New Roman" w:hAnsi="Arial" w:cs="Arial"/>
                <w:sz w:val="20"/>
                <w:szCs w:val="20"/>
              </w:rPr>
            </w:pPr>
            <w:ins w:id="1037" w:author="Ram Mohan Thammineni --CNTR" w:date="2019-07-30T14:15:00Z">
              <w:r w:rsidRPr="00871E13">
                <w:rPr>
                  <w:rFonts w:ascii="Arial" w:eastAsia="Times New Roman" w:hAnsi="Arial" w:cs="Arial"/>
                  <w:sz w:val="20"/>
                  <w:szCs w:val="20"/>
                </w:rPr>
                <w:t>2</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3C286D2B" w14:textId="77777777" w:rsidR="00365BA8" w:rsidRPr="00871E13" w:rsidRDefault="00365BA8" w:rsidP="000C15E1">
            <w:pPr>
              <w:rPr>
                <w:ins w:id="1038" w:author="Ram Mohan Thammineni --CNTR" w:date="2019-07-30T14:15:00Z"/>
                <w:rFonts w:ascii="Arial" w:eastAsia="Times New Roman" w:hAnsi="Arial" w:cs="Arial"/>
                <w:color w:val="000000"/>
                <w:sz w:val="20"/>
                <w:szCs w:val="20"/>
              </w:rPr>
            </w:pPr>
            <w:ins w:id="1039" w:author="Ram Mohan Thammineni --CNTR" w:date="2019-07-30T14:15:00Z">
              <w:r w:rsidRPr="00871E13">
                <w:rPr>
                  <w:rFonts w:ascii="Arial" w:eastAsia="Times New Roman" w:hAnsi="Arial" w:cs="Arial"/>
                  <w:color w:val="000000"/>
                  <w:sz w:val="20"/>
                  <w:szCs w:val="20"/>
                </w:rPr>
                <w:t>Sales Document</w:t>
              </w:r>
            </w:ins>
          </w:p>
        </w:tc>
        <w:tc>
          <w:tcPr>
            <w:tcW w:w="960" w:type="dxa"/>
            <w:tcBorders>
              <w:top w:val="nil"/>
              <w:left w:val="nil"/>
              <w:bottom w:val="single" w:sz="12" w:space="0" w:color="auto"/>
              <w:right w:val="single" w:sz="12" w:space="0" w:color="auto"/>
            </w:tcBorders>
            <w:shd w:val="clear" w:color="000000" w:fill="FFFFFF"/>
            <w:vAlign w:val="center"/>
            <w:hideMark/>
          </w:tcPr>
          <w:p w14:paraId="58B47519" w14:textId="77777777" w:rsidR="00365BA8" w:rsidRPr="00871E13" w:rsidRDefault="00365BA8" w:rsidP="000C15E1">
            <w:pPr>
              <w:rPr>
                <w:ins w:id="1040" w:author="Ram Mohan Thammineni --CNTR" w:date="2019-07-30T14:15:00Z"/>
                <w:rFonts w:ascii="Calibri" w:eastAsia="Times New Roman" w:hAnsi="Calibri" w:cs="Calibri"/>
                <w:color w:val="000000"/>
                <w:sz w:val="22"/>
                <w:szCs w:val="22"/>
              </w:rPr>
            </w:pPr>
            <w:ins w:id="1041" w:author="Ram Mohan Thammineni --CNTR" w:date="2019-07-30T14:15:00Z">
              <w:r w:rsidRPr="00871E13">
                <w:rPr>
                  <w:rFonts w:ascii="Calibri" w:eastAsia="Times New Roman" w:hAnsi="Calibri" w:cs="Calibri"/>
                  <w:color w:val="000000"/>
                  <w:sz w:val="22"/>
                  <w:szCs w:val="22"/>
                </w:rPr>
                <w:t>X</w:t>
              </w:r>
            </w:ins>
          </w:p>
        </w:tc>
      </w:tr>
      <w:tr w:rsidR="00365BA8" w:rsidRPr="00871E13" w14:paraId="4103F302" w14:textId="77777777" w:rsidTr="000C15E1">
        <w:trPr>
          <w:trHeight w:val="310"/>
          <w:ins w:id="1042"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297C039E" w14:textId="77777777" w:rsidR="00365BA8" w:rsidRPr="00871E13" w:rsidRDefault="00365BA8" w:rsidP="000C15E1">
            <w:pPr>
              <w:jc w:val="right"/>
              <w:rPr>
                <w:ins w:id="1043" w:author="Ram Mohan Thammineni --CNTR" w:date="2019-07-30T14:15:00Z"/>
                <w:rFonts w:ascii="Arial" w:eastAsia="Times New Roman" w:hAnsi="Arial" w:cs="Arial"/>
                <w:sz w:val="20"/>
                <w:szCs w:val="20"/>
              </w:rPr>
            </w:pPr>
            <w:ins w:id="1044" w:author="Ram Mohan Thammineni --CNTR" w:date="2019-07-30T14:15:00Z">
              <w:r w:rsidRPr="00871E13">
                <w:rPr>
                  <w:rFonts w:ascii="Arial" w:eastAsia="Times New Roman" w:hAnsi="Arial" w:cs="Arial"/>
                  <w:sz w:val="20"/>
                  <w:szCs w:val="20"/>
                </w:rPr>
                <w:t>3</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1281AB2A" w14:textId="77777777" w:rsidR="00365BA8" w:rsidRPr="00871E13" w:rsidRDefault="00365BA8" w:rsidP="000C15E1">
            <w:pPr>
              <w:rPr>
                <w:ins w:id="1045" w:author="Ram Mohan Thammineni --CNTR" w:date="2019-07-30T14:15:00Z"/>
                <w:rFonts w:ascii="Arial" w:eastAsia="Times New Roman" w:hAnsi="Arial" w:cs="Arial"/>
                <w:color w:val="000000"/>
                <w:sz w:val="20"/>
                <w:szCs w:val="20"/>
              </w:rPr>
            </w:pPr>
            <w:ins w:id="1046" w:author="Ram Mohan Thammineni --CNTR" w:date="2019-07-30T14:15:00Z">
              <w:r w:rsidRPr="00871E13">
                <w:rPr>
                  <w:rFonts w:ascii="Arial" w:eastAsia="Times New Roman" w:hAnsi="Arial" w:cs="Arial"/>
                  <w:color w:val="000000"/>
                  <w:sz w:val="20"/>
                  <w:szCs w:val="20"/>
                </w:rPr>
                <w:t>Sales Document Item</w:t>
              </w:r>
            </w:ins>
          </w:p>
        </w:tc>
        <w:tc>
          <w:tcPr>
            <w:tcW w:w="960" w:type="dxa"/>
            <w:tcBorders>
              <w:top w:val="nil"/>
              <w:left w:val="nil"/>
              <w:bottom w:val="single" w:sz="12" w:space="0" w:color="auto"/>
              <w:right w:val="single" w:sz="12" w:space="0" w:color="auto"/>
            </w:tcBorders>
            <w:shd w:val="clear" w:color="000000" w:fill="FFFFFF"/>
            <w:vAlign w:val="center"/>
            <w:hideMark/>
          </w:tcPr>
          <w:p w14:paraId="43C354A8" w14:textId="77777777" w:rsidR="00365BA8" w:rsidRPr="00871E13" w:rsidRDefault="00365BA8" w:rsidP="000C15E1">
            <w:pPr>
              <w:rPr>
                <w:ins w:id="1047" w:author="Ram Mohan Thammineni --CNTR" w:date="2019-07-30T14:15:00Z"/>
                <w:rFonts w:ascii="Calibri" w:eastAsia="Times New Roman" w:hAnsi="Calibri" w:cs="Calibri"/>
                <w:color w:val="000000"/>
                <w:sz w:val="22"/>
                <w:szCs w:val="22"/>
              </w:rPr>
            </w:pPr>
            <w:ins w:id="1048" w:author="Ram Mohan Thammineni --CNTR" w:date="2019-07-30T14:15:00Z">
              <w:r w:rsidRPr="00871E13">
                <w:rPr>
                  <w:rFonts w:ascii="Calibri" w:eastAsia="Times New Roman" w:hAnsi="Calibri" w:cs="Calibri"/>
                  <w:color w:val="000000"/>
                  <w:sz w:val="22"/>
                  <w:szCs w:val="22"/>
                </w:rPr>
                <w:t>X</w:t>
              </w:r>
            </w:ins>
          </w:p>
        </w:tc>
      </w:tr>
      <w:tr w:rsidR="00365BA8" w:rsidRPr="00871E13" w14:paraId="1F111E17" w14:textId="77777777" w:rsidTr="000C15E1">
        <w:trPr>
          <w:trHeight w:val="310"/>
          <w:ins w:id="1049"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02DC4293" w14:textId="77777777" w:rsidR="00365BA8" w:rsidRPr="00871E13" w:rsidRDefault="00365BA8" w:rsidP="000C15E1">
            <w:pPr>
              <w:jc w:val="right"/>
              <w:rPr>
                <w:ins w:id="1050" w:author="Ram Mohan Thammineni --CNTR" w:date="2019-07-30T14:15:00Z"/>
                <w:rFonts w:ascii="Arial" w:eastAsia="Times New Roman" w:hAnsi="Arial" w:cs="Arial"/>
                <w:sz w:val="20"/>
                <w:szCs w:val="20"/>
              </w:rPr>
            </w:pPr>
            <w:ins w:id="1051" w:author="Ram Mohan Thammineni --CNTR" w:date="2019-07-30T14:15:00Z">
              <w:r w:rsidRPr="00871E13">
                <w:rPr>
                  <w:rFonts w:ascii="Arial" w:eastAsia="Times New Roman" w:hAnsi="Arial" w:cs="Arial"/>
                  <w:sz w:val="20"/>
                  <w:szCs w:val="20"/>
                </w:rPr>
                <w:t>9</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022BBA43" w14:textId="77777777" w:rsidR="00365BA8" w:rsidRPr="00871E13" w:rsidRDefault="00365BA8" w:rsidP="000C15E1">
            <w:pPr>
              <w:rPr>
                <w:ins w:id="1052" w:author="Ram Mohan Thammineni --CNTR" w:date="2019-07-30T14:15:00Z"/>
                <w:rFonts w:ascii="Arial" w:eastAsia="Times New Roman" w:hAnsi="Arial" w:cs="Arial"/>
                <w:color w:val="000000"/>
                <w:sz w:val="20"/>
                <w:szCs w:val="20"/>
              </w:rPr>
            </w:pPr>
            <w:ins w:id="1053" w:author="Ram Mohan Thammineni --CNTR" w:date="2019-07-30T14:15:00Z">
              <w:r w:rsidRPr="00871E13">
                <w:rPr>
                  <w:rFonts w:ascii="Arial" w:eastAsia="Times New Roman" w:hAnsi="Arial" w:cs="Arial"/>
                  <w:color w:val="000000"/>
                  <w:sz w:val="20"/>
                  <w:szCs w:val="20"/>
                </w:rPr>
                <w:t>Costing Status</w:t>
              </w:r>
            </w:ins>
          </w:p>
        </w:tc>
        <w:tc>
          <w:tcPr>
            <w:tcW w:w="960" w:type="dxa"/>
            <w:tcBorders>
              <w:top w:val="nil"/>
              <w:left w:val="nil"/>
              <w:bottom w:val="single" w:sz="12" w:space="0" w:color="auto"/>
              <w:right w:val="single" w:sz="12" w:space="0" w:color="auto"/>
            </w:tcBorders>
            <w:shd w:val="clear" w:color="000000" w:fill="FFFFFF"/>
            <w:vAlign w:val="center"/>
            <w:hideMark/>
          </w:tcPr>
          <w:p w14:paraId="457FA147" w14:textId="77777777" w:rsidR="00365BA8" w:rsidRPr="00871E13" w:rsidRDefault="00365BA8" w:rsidP="000C15E1">
            <w:pPr>
              <w:rPr>
                <w:ins w:id="1054" w:author="Ram Mohan Thammineni --CNTR" w:date="2019-07-30T14:15:00Z"/>
                <w:rFonts w:ascii="Calibri" w:eastAsia="Times New Roman" w:hAnsi="Calibri" w:cs="Calibri"/>
                <w:color w:val="000000"/>
                <w:sz w:val="22"/>
                <w:szCs w:val="22"/>
              </w:rPr>
            </w:pPr>
            <w:ins w:id="1055" w:author="Ram Mohan Thammineni --CNTR" w:date="2019-07-30T14:15:00Z">
              <w:r w:rsidRPr="00871E13">
                <w:rPr>
                  <w:rFonts w:ascii="Calibri" w:eastAsia="Times New Roman" w:hAnsi="Calibri" w:cs="Calibri"/>
                  <w:color w:val="000000"/>
                  <w:sz w:val="22"/>
                  <w:szCs w:val="22"/>
                </w:rPr>
                <w:t>X</w:t>
              </w:r>
            </w:ins>
          </w:p>
        </w:tc>
      </w:tr>
      <w:tr w:rsidR="00365BA8" w:rsidRPr="00871E13" w14:paraId="40F495F9" w14:textId="77777777" w:rsidTr="000C15E1">
        <w:trPr>
          <w:trHeight w:val="310"/>
          <w:ins w:id="1056"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41150DF2" w14:textId="77777777" w:rsidR="00365BA8" w:rsidRPr="00871E13" w:rsidRDefault="00365BA8" w:rsidP="000C15E1">
            <w:pPr>
              <w:jc w:val="right"/>
              <w:rPr>
                <w:ins w:id="1057" w:author="Ram Mohan Thammineni --CNTR" w:date="2019-07-30T14:15:00Z"/>
                <w:rFonts w:ascii="Arial" w:eastAsia="Times New Roman" w:hAnsi="Arial" w:cs="Arial"/>
                <w:sz w:val="20"/>
                <w:szCs w:val="20"/>
              </w:rPr>
            </w:pPr>
            <w:ins w:id="1058" w:author="Ram Mohan Thammineni --CNTR" w:date="2019-07-30T14:15:00Z">
              <w:r w:rsidRPr="00871E13">
                <w:rPr>
                  <w:rFonts w:ascii="Arial" w:eastAsia="Times New Roman" w:hAnsi="Arial" w:cs="Arial"/>
                  <w:sz w:val="20"/>
                  <w:szCs w:val="20"/>
                </w:rPr>
                <w:t>15</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748C7B98" w14:textId="77777777" w:rsidR="00365BA8" w:rsidRPr="00871E13" w:rsidRDefault="00365BA8" w:rsidP="000C15E1">
            <w:pPr>
              <w:rPr>
                <w:ins w:id="1059" w:author="Ram Mohan Thammineni --CNTR" w:date="2019-07-30T14:15:00Z"/>
                <w:rFonts w:ascii="Arial" w:eastAsia="Times New Roman" w:hAnsi="Arial" w:cs="Arial"/>
                <w:color w:val="000000"/>
                <w:sz w:val="20"/>
                <w:szCs w:val="20"/>
              </w:rPr>
            </w:pPr>
            <w:ins w:id="1060" w:author="Ram Mohan Thammineni --CNTR" w:date="2019-07-30T14:15:00Z">
              <w:r w:rsidRPr="00871E13">
                <w:rPr>
                  <w:rFonts w:ascii="Arial" w:eastAsia="Times New Roman" w:hAnsi="Arial" w:cs="Arial"/>
                  <w:color w:val="000000"/>
                  <w:sz w:val="20"/>
                  <w:szCs w:val="20"/>
                </w:rPr>
                <w:t>Total amount</w:t>
              </w:r>
            </w:ins>
          </w:p>
        </w:tc>
        <w:tc>
          <w:tcPr>
            <w:tcW w:w="960" w:type="dxa"/>
            <w:tcBorders>
              <w:top w:val="nil"/>
              <w:left w:val="nil"/>
              <w:bottom w:val="single" w:sz="12" w:space="0" w:color="auto"/>
              <w:right w:val="single" w:sz="12" w:space="0" w:color="auto"/>
            </w:tcBorders>
            <w:shd w:val="clear" w:color="000000" w:fill="FFFFFF"/>
            <w:vAlign w:val="center"/>
            <w:hideMark/>
          </w:tcPr>
          <w:p w14:paraId="0FDFCD0A" w14:textId="77777777" w:rsidR="00365BA8" w:rsidRPr="00871E13" w:rsidRDefault="00365BA8" w:rsidP="000C15E1">
            <w:pPr>
              <w:rPr>
                <w:ins w:id="1061" w:author="Ram Mohan Thammineni --CNTR" w:date="2019-07-30T14:15:00Z"/>
                <w:rFonts w:ascii="Calibri" w:eastAsia="Times New Roman" w:hAnsi="Calibri" w:cs="Calibri"/>
                <w:color w:val="000000"/>
                <w:sz w:val="22"/>
                <w:szCs w:val="22"/>
              </w:rPr>
            </w:pPr>
            <w:ins w:id="1062" w:author="Ram Mohan Thammineni --CNTR" w:date="2019-07-30T14:15:00Z">
              <w:r w:rsidRPr="00871E13">
                <w:rPr>
                  <w:rFonts w:ascii="Calibri" w:eastAsia="Times New Roman" w:hAnsi="Calibri" w:cs="Calibri"/>
                  <w:color w:val="000000"/>
                  <w:sz w:val="22"/>
                  <w:szCs w:val="22"/>
                </w:rPr>
                <w:t>X</w:t>
              </w:r>
            </w:ins>
          </w:p>
        </w:tc>
      </w:tr>
    </w:tbl>
    <w:p w14:paraId="47297C67" w14:textId="77777777" w:rsidR="00365BA8" w:rsidRDefault="00365BA8" w:rsidP="00365BA8">
      <w:pPr>
        <w:rPr>
          <w:ins w:id="1063" w:author="Ram Mohan Thammineni --CNTR" w:date="2019-07-30T14:15:00Z"/>
        </w:rPr>
      </w:pPr>
    </w:p>
    <w:p w14:paraId="0BD9732E" w14:textId="77777777" w:rsidR="00365BA8" w:rsidRPr="0073359F" w:rsidRDefault="00365BA8" w:rsidP="00365BA8">
      <w:pPr>
        <w:rPr>
          <w:ins w:id="1064" w:author="Ram Mohan Thammineni --CNTR" w:date="2019-07-30T14:15:00Z"/>
          <w:b/>
          <w:rPrChange w:id="1065" w:author="Ram Mohan Thammineni --CNTR" w:date="2019-06-06T16:27:00Z">
            <w:rPr>
              <w:ins w:id="1066" w:author="Ram Mohan Thammineni --CNTR" w:date="2019-07-30T14:15:00Z"/>
            </w:rPr>
          </w:rPrChange>
        </w:rPr>
      </w:pPr>
      <w:ins w:id="1067" w:author="Ram Mohan Thammineni --CNTR" w:date="2019-07-30T14:15:00Z">
        <w:r w:rsidRPr="0073359F">
          <w:rPr>
            <w:b/>
            <w:rPrChange w:id="1068" w:author="Ram Mohan Thammineni --CNTR" w:date="2019-06-06T16:27:00Z">
              <w:rPr/>
            </w:rPrChange>
          </w:rPr>
          <w:t xml:space="preserve">B. Planning BOM related </w:t>
        </w:r>
        <w:proofErr w:type="gramStart"/>
        <w:r w:rsidRPr="0073359F">
          <w:rPr>
            <w:b/>
            <w:rPrChange w:id="1069" w:author="Ram Mohan Thammineni --CNTR" w:date="2019-06-06T16:27:00Z">
              <w:rPr/>
            </w:rPrChange>
          </w:rPr>
          <w:t>data :</w:t>
        </w:r>
        <w:proofErr w:type="gramEnd"/>
      </w:ins>
    </w:p>
    <w:p w14:paraId="048740F3" w14:textId="77777777" w:rsidR="00365BA8" w:rsidRDefault="00365BA8" w:rsidP="00365BA8">
      <w:pPr>
        <w:rPr>
          <w:ins w:id="1070" w:author="Ram Mohan Thammineni --CNTR" w:date="2019-07-30T14:15:00Z"/>
        </w:rPr>
      </w:pPr>
    </w:p>
    <w:p w14:paraId="51371A77" w14:textId="77777777" w:rsidR="00365BA8" w:rsidRDefault="00365BA8" w:rsidP="00365BA8">
      <w:pPr>
        <w:rPr>
          <w:ins w:id="1071" w:author="Ram Mohan Thammineni --CNTR" w:date="2019-07-30T14:15:00Z"/>
        </w:rPr>
      </w:pPr>
    </w:p>
    <w:tbl>
      <w:tblPr>
        <w:tblW w:w="4520" w:type="dxa"/>
        <w:tblInd w:w="108" w:type="dxa"/>
        <w:tblLook w:val="04A0" w:firstRow="1" w:lastRow="0" w:firstColumn="1" w:lastColumn="0" w:noHBand="0" w:noVBand="1"/>
      </w:tblPr>
      <w:tblGrid>
        <w:gridCol w:w="960"/>
        <w:gridCol w:w="2600"/>
        <w:gridCol w:w="960"/>
      </w:tblGrid>
      <w:tr w:rsidR="00365BA8" w:rsidRPr="00871E13" w14:paraId="630BC2BD" w14:textId="77777777" w:rsidTr="000C15E1">
        <w:trPr>
          <w:trHeight w:val="270"/>
          <w:ins w:id="1072" w:author="Ram Mohan Thammineni --CNTR" w:date="2019-07-30T14:15:00Z"/>
        </w:trPr>
        <w:tc>
          <w:tcPr>
            <w:tcW w:w="960" w:type="dxa"/>
            <w:tcBorders>
              <w:top w:val="single" w:sz="12" w:space="0" w:color="auto"/>
              <w:left w:val="single" w:sz="12" w:space="0" w:color="auto"/>
              <w:bottom w:val="single" w:sz="12" w:space="0" w:color="auto"/>
              <w:right w:val="single" w:sz="12" w:space="0" w:color="auto"/>
            </w:tcBorders>
            <w:shd w:val="clear" w:color="auto" w:fill="auto"/>
            <w:noWrap/>
            <w:hideMark/>
          </w:tcPr>
          <w:p w14:paraId="4F693A0F" w14:textId="77777777" w:rsidR="00365BA8" w:rsidRPr="00871E13" w:rsidRDefault="00365BA8" w:rsidP="000C15E1">
            <w:pPr>
              <w:rPr>
                <w:ins w:id="1073" w:author="Ram Mohan Thammineni --CNTR" w:date="2019-07-30T14:15:00Z"/>
                <w:rFonts w:ascii="Arial" w:eastAsia="Times New Roman" w:hAnsi="Arial" w:cs="Arial"/>
                <w:sz w:val="20"/>
                <w:szCs w:val="20"/>
              </w:rPr>
            </w:pPr>
            <w:proofErr w:type="spellStart"/>
            <w:ins w:id="1074" w:author="Ram Mohan Thammineni --CNTR" w:date="2019-07-30T14:15:00Z">
              <w:r w:rsidRPr="00871E13">
                <w:rPr>
                  <w:rFonts w:ascii="Arial" w:eastAsia="Times New Roman" w:hAnsi="Arial" w:cs="Arial"/>
                  <w:sz w:val="20"/>
                  <w:szCs w:val="20"/>
                </w:rPr>
                <w:t>S.No</w:t>
              </w:r>
              <w:proofErr w:type="spellEnd"/>
              <w:r w:rsidRPr="00871E13">
                <w:rPr>
                  <w:rFonts w:ascii="Arial" w:eastAsia="Times New Roman" w:hAnsi="Arial" w:cs="Arial"/>
                  <w:sz w:val="20"/>
                  <w:szCs w:val="20"/>
                </w:rPr>
                <w:t>.</w:t>
              </w:r>
            </w:ins>
          </w:p>
        </w:tc>
        <w:tc>
          <w:tcPr>
            <w:tcW w:w="2600" w:type="dxa"/>
            <w:tcBorders>
              <w:top w:val="single" w:sz="12" w:space="0" w:color="auto"/>
              <w:left w:val="nil"/>
              <w:bottom w:val="single" w:sz="12" w:space="0" w:color="auto"/>
              <w:right w:val="single" w:sz="12" w:space="0" w:color="auto"/>
            </w:tcBorders>
            <w:shd w:val="clear" w:color="auto" w:fill="auto"/>
            <w:noWrap/>
            <w:hideMark/>
          </w:tcPr>
          <w:p w14:paraId="674465DC" w14:textId="77777777" w:rsidR="00365BA8" w:rsidRPr="00871E13" w:rsidRDefault="00365BA8" w:rsidP="000C15E1">
            <w:pPr>
              <w:rPr>
                <w:ins w:id="1075" w:author="Ram Mohan Thammineni --CNTR" w:date="2019-07-30T14:15:00Z"/>
                <w:rFonts w:ascii="Arial" w:eastAsia="Times New Roman" w:hAnsi="Arial" w:cs="Arial"/>
                <w:sz w:val="20"/>
                <w:szCs w:val="20"/>
              </w:rPr>
            </w:pPr>
            <w:ins w:id="1076" w:author="Ram Mohan Thammineni --CNTR" w:date="2019-07-30T14:15:00Z">
              <w:r w:rsidRPr="00871E13">
                <w:rPr>
                  <w:rFonts w:ascii="Arial" w:eastAsia="Times New Roman" w:hAnsi="Arial" w:cs="Arial"/>
                  <w:sz w:val="20"/>
                  <w:szCs w:val="20"/>
                </w:rPr>
                <w:t>Field Description</w:t>
              </w:r>
            </w:ins>
          </w:p>
        </w:tc>
        <w:tc>
          <w:tcPr>
            <w:tcW w:w="960" w:type="dxa"/>
            <w:tcBorders>
              <w:top w:val="single" w:sz="12" w:space="0" w:color="auto"/>
              <w:left w:val="nil"/>
              <w:bottom w:val="single" w:sz="12" w:space="0" w:color="auto"/>
              <w:right w:val="single" w:sz="12" w:space="0" w:color="auto"/>
            </w:tcBorders>
            <w:shd w:val="clear" w:color="auto" w:fill="auto"/>
            <w:noWrap/>
            <w:hideMark/>
          </w:tcPr>
          <w:p w14:paraId="1B94E18E" w14:textId="77777777" w:rsidR="00365BA8" w:rsidRPr="00871E13" w:rsidRDefault="00365BA8" w:rsidP="000C15E1">
            <w:pPr>
              <w:rPr>
                <w:ins w:id="1077" w:author="Ram Mohan Thammineni --CNTR" w:date="2019-07-30T14:15:00Z"/>
                <w:rFonts w:ascii="Arial" w:eastAsia="Times New Roman" w:hAnsi="Arial" w:cs="Arial"/>
                <w:sz w:val="20"/>
                <w:szCs w:val="20"/>
              </w:rPr>
            </w:pPr>
            <w:ins w:id="1078" w:author="Ram Mohan Thammineni --CNTR" w:date="2019-07-30T14:15:00Z">
              <w:r w:rsidRPr="00871E13">
                <w:rPr>
                  <w:rFonts w:ascii="Arial" w:eastAsia="Times New Roman" w:hAnsi="Arial" w:cs="Arial"/>
                  <w:sz w:val="20"/>
                  <w:szCs w:val="20"/>
                </w:rPr>
                <w:t>fields</w:t>
              </w:r>
            </w:ins>
          </w:p>
        </w:tc>
      </w:tr>
      <w:tr w:rsidR="00365BA8" w:rsidRPr="00871E13" w14:paraId="3803528B" w14:textId="77777777" w:rsidTr="000C15E1">
        <w:trPr>
          <w:trHeight w:val="310"/>
          <w:ins w:id="1079"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0C50080F" w14:textId="77777777" w:rsidR="00365BA8" w:rsidRPr="00871E13" w:rsidRDefault="00365BA8" w:rsidP="000C15E1">
            <w:pPr>
              <w:jc w:val="right"/>
              <w:rPr>
                <w:ins w:id="1080" w:author="Ram Mohan Thammineni --CNTR" w:date="2019-07-30T14:15:00Z"/>
                <w:rFonts w:ascii="Arial" w:eastAsia="Times New Roman" w:hAnsi="Arial" w:cs="Arial"/>
                <w:sz w:val="20"/>
                <w:szCs w:val="20"/>
              </w:rPr>
            </w:pPr>
            <w:ins w:id="1081" w:author="Ram Mohan Thammineni --CNTR" w:date="2019-07-30T14:15:00Z">
              <w:r w:rsidRPr="00871E13">
                <w:rPr>
                  <w:rFonts w:ascii="Arial" w:eastAsia="Times New Roman" w:hAnsi="Arial" w:cs="Arial"/>
                  <w:sz w:val="20"/>
                  <w:szCs w:val="20"/>
                </w:rPr>
                <w:t>1</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39BD602A" w14:textId="77777777" w:rsidR="00365BA8" w:rsidRPr="00871E13" w:rsidRDefault="00365BA8" w:rsidP="000C15E1">
            <w:pPr>
              <w:rPr>
                <w:ins w:id="1082" w:author="Ram Mohan Thammineni --CNTR" w:date="2019-07-30T14:15:00Z"/>
                <w:rFonts w:ascii="Arial" w:eastAsia="Times New Roman" w:hAnsi="Arial" w:cs="Arial"/>
                <w:color w:val="000000"/>
                <w:sz w:val="20"/>
                <w:szCs w:val="20"/>
              </w:rPr>
            </w:pPr>
            <w:ins w:id="1083" w:author="Ram Mohan Thammineni --CNTR" w:date="2019-07-30T14:15:00Z">
              <w:r w:rsidRPr="00871E13">
                <w:rPr>
                  <w:rFonts w:ascii="Arial" w:eastAsia="Times New Roman" w:hAnsi="Arial" w:cs="Arial"/>
                  <w:color w:val="000000"/>
                  <w:sz w:val="20"/>
                  <w:szCs w:val="20"/>
                </w:rPr>
                <w:t>BOM Type</w:t>
              </w:r>
            </w:ins>
          </w:p>
        </w:tc>
        <w:tc>
          <w:tcPr>
            <w:tcW w:w="960" w:type="dxa"/>
            <w:tcBorders>
              <w:top w:val="nil"/>
              <w:left w:val="nil"/>
              <w:bottom w:val="single" w:sz="12" w:space="0" w:color="auto"/>
              <w:right w:val="single" w:sz="12" w:space="0" w:color="auto"/>
            </w:tcBorders>
            <w:shd w:val="clear" w:color="000000" w:fill="FFFFFF"/>
            <w:vAlign w:val="center"/>
            <w:hideMark/>
          </w:tcPr>
          <w:p w14:paraId="21615E5F" w14:textId="77777777" w:rsidR="00365BA8" w:rsidRPr="00871E13" w:rsidRDefault="00365BA8" w:rsidP="000C15E1">
            <w:pPr>
              <w:rPr>
                <w:ins w:id="1084" w:author="Ram Mohan Thammineni --CNTR" w:date="2019-07-30T14:15:00Z"/>
                <w:rFonts w:ascii="Calibri" w:eastAsia="Times New Roman" w:hAnsi="Calibri" w:cs="Calibri"/>
                <w:color w:val="000000"/>
                <w:sz w:val="22"/>
                <w:szCs w:val="22"/>
              </w:rPr>
            </w:pPr>
            <w:ins w:id="1085" w:author="Ram Mohan Thammineni --CNTR" w:date="2019-07-30T14:15:00Z">
              <w:r w:rsidRPr="00871E13">
                <w:rPr>
                  <w:rFonts w:ascii="Calibri" w:eastAsia="Times New Roman" w:hAnsi="Calibri" w:cs="Calibri"/>
                  <w:color w:val="000000"/>
                  <w:sz w:val="22"/>
                  <w:szCs w:val="22"/>
                </w:rPr>
                <w:t>X</w:t>
              </w:r>
            </w:ins>
          </w:p>
        </w:tc>
      </w:tr>
      <w:tr w:rsidR="00365BA8" w:rsidRPr="00871E13" w14:paraId="53E91A82" w14:textId="77777777" w:rsidTr="000C15E1">
        <w:trPr>
          <w:trHeight w:val="310"/>
          <w:ins w:id="1086"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14648C29" w14:textId="77777777" w:rsidR="00365BA8" w:rsidRPr="00871E13" w:rsidRDefault="00365BA8" w:rsidP="000C15E1">
            <w:pPr>
              <w:jc w:val="right"/>
              <w:rPr>
                <w:ins w:id="1087" w:author="Ram Mohan Thammineni --CNTR" w:date="2019-07-30T14:15:00Z"/>
                <w:rFonts w:ascii="Arial" w:eastAsia="Times New Roman" w:hAnsi="Arial" w:cs="Arial"/>
                <w:sz w:val="20"/>
                <w:szCs w:val="20"/>
              </w:rPr>
            </w:pPr>
            <w:ins w:id="1088" w:author="Ram Mohan Thammineni --CNTR" w:date="2019-07-30T14:15:00Z">
              <w:r w:rsidRPr="00871E13">
                <w:rPr>
                  <w:rFonts w:ascii="Arial" w:eastAsia="Times New Roman" w:hAnsi="Arial" w:cs="Arial"/>
                  <w:sz w:val="20"/>
                  <w:szCs w:val="20"/>
                </w:rPr>
                <w:t>5</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57267685" w14:textId="77777777" w:rsidR="00365BA8" w:rsidRPr="00871E13" w:rsidRDefault="00365BA8" w:rsidP="000C15E1">
            <w:pPr>
              <w:rPr>
                <w:ins w:id="1089" w:author="Ram Mohan Thammineni --CNTR" w:date="2019-07-30T14:15:00Z"/>
                <w:rFonts w:ascii="Arial" w:eastAsia="Times New Roman" w:hAnsi="Arial" w:cs="Arial"/>
                <w:color w:val="000000"/>
                <w:sz w:val="20"/>
                <w:szCs w:val="20"/>
              </w:rPr>
            </w:pPr>
            <w:ins w:id="1090" w:author="Ram Mohan Thammineni --CNTR" w:date="2019-07-30T14:15:00Z">
              <w:r w:rsidRPr="00871E13">
                <w:rPr>
                  <w:rFonts w:ascii="Arial" w:eastAsia="Times New Roman" w:hAnsi="Arial" w:cs="Arial"/>
                  <w:color w:val="000000"/>
                  <w:sz w:val="20"/>
                  <w:szCs w:val="20"/>
                </w:rPr>
                <w:t>Material</w:t>
              </w:r>
            </w:ins>
          </w:p>
        </w:tc>
        <w:tc>
          <w:tcPr>
            <w:tcW w:w="960" w:type="dxa"/>
            <w:tcBorders>
              <w:top w:val="nil"/>
              <w:left w:val="nil"/>
              <w:bottom w:val="single" w:sz="12" w:space="0" w:color="auto"/>
              <w:right w:val="single" w:sz="12" w:space="0" w:color="auto"/>
            </w:tcBorders>
            <w:shd w:val="clear" w:color="000000" w:fill="FFFFFF"/>
            <w:vAlign w:val="center"/>
            <w:hideMark/>
          </w:tcPr>
          <w:p w14:paraId="709FC242" w14:textId="77777777" w:rsidR="00365BA8" w:rsidRPr="00871E13" w:rsidRDefault="00365BA8" w:rsidP="000C15E1">
            <w:pPr>
              <w:rPr>
                <w:ins w:id="1091" w:author="Ram Mohan Thammineni --CNTR" w:date="2019-07-30T14:15:00Z"/>
                <w:rFonts w:ascii="Calibri" w:eastAsia="Times New Roman" w:hAnsi="Calibri" w:cs="Calibri"/>
                <w:color w:val="000000"/>
                <w:sz w:val="22"/>
                <w:szCs w:val="22"/>
              </w:rPr>
            </w:pPr>
            <w:ins w:id="1092" w:author="Ram Mohan Thammineni --CNTR" w:date="2019-07-30T14:15:00Z">
              <w:r w:rsidRPr="00871E13">
                <w:rPr>
                  <w:rFonts w:ascii="Calibri" w:eastAsia="Times New Roman" w:hAnsi="Calibri" w:cs="Calibri"/>
                  <w:color w:val="000000"/>
                  <w:sz w:val="22"/>
                  <w:szCs w:val="22"/>
                </w:rPr>
                <w:t>X</w:t>
              </w:r>
            </w:ins>
          </w:p>
        </w:tc>
      </w:tr>
      <w:tr w:rsidR="00365BA8" w:rsidRPr="00871E13" w14:paraId="1DCC0D36" w14:textId="77777777" w:rsidTr="000C15E1">
        <w:trPr>
          <w:trHeight w:val="310"/>
          <w:ins w:id="1093"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1F87031A" w14:textId="77777777" w:rsidR="00365BA8" w:rsidRPr="00871E13" w:rsidRDefault="00365BA8" w:rsidP="000C15E1">
            <w:pPr>
              <w:jc w:val="right"/>
              <w:rPr>
                <w:ins w:id="1094" w:author="Ram Mohan Thammineni --CNTR" w:date="2019-07-30T14:15:00Z"/>
                <w:rFonts w:ascii="Arial" w:eastAsia="Times New Roman" w:hAnsi="Arial" w:cs="Arial"/>
                <w:sz w:val="20"/>
                <w:szCs w:val="20"/>
              </w:rPr>
            </w:pPr>
            <w:ins w:id="1095" w:author="Ram Mohan Thammineni --CNTR" w:date="2019-07-30T14:15:00Z">
              <w:r w:rsidRPr="00871E13">
                <w:rPr>
                  <w:rFonts w:ascii="Arial" w:eastAsia="Times New Roman" w:hAnsi="Arial" w:cs="Arial"/>
                  <w:sz w:val="20"/>
                  <w:szCs w:val="20"/>
                </w:rPr>
                <w:t>7</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0195DF35" w14:textId="77777777" w:rsidR="00365BA8" w:rsidRPr="00871E13" w:rsidRDefault="00365BA8" w:rsidP="000C15E1">
            <w:pPr>
              <w:rPr>
                <w:ins w:id="1096" w:author="Ram Mohan Thammineni --CNTR" w:date="2019-07-30T14:15:00Z"/>
                <w:rFonts w:ascii="Arial" w:eastAsia="Times New Roman" w:hAnsi="Arial" w:cs="Arial"/>
                <w:color w:val="000000"/>
                <w:sz w:val="20"/>
                <w:szCs w:val="20"/>
              </w:rPr>
            </w:pPr>
            <w:ins w:id="1097" w:author="Ram Mohan Thammineni --CNTR" w:date="2019-07-30T14:15:00Z">
              <w:r w:rsidRPr="00871E13">
                <w:rPr>
                  <w:rFonts w:ascii="Arial" w:eastAsia="Times New Roman" w:hAnsi="Arial" w:cs="Arial"/>
                  <w:color w:val="000000"/>
                  <w:sz w:val="20"/>
                  <w:szCs w:val="20"/>
                </w:rPr>
                <w:t>Plant</w:t>
              </w:r>
            </w:ins>
          </w:p>
        </w:tc>
        <w:tc>
          <w:tcPr>
            <w:tcW w:w="960" w:type="dxa"/>
            <w:tcBorders>
              <w:top w:val="nil"/>
              <w:left w:val="nil"/>
              <w:bottom w:val="single" w:sz="12" w:space="0" w:color="auto"/>
              <w:right w:val="single" w:sz="12" w:space="0" w:color="auto"/>
            </w:tcBorders>
            <w:shd w:val="clear" w:color="000000" w:fill="FFFFFF"/>
            <w:vAlign w:val="center"/>
            <w:hideMark/>
          </w:tcPr>
          <w:p w14:paraId="6E1A8611" w14:textId="77777777" w:rsidR="00365BA8" w:rsidRPr="00871E13" w:rsidRDefault="00365BA8" w:rsidP="000C15E1">
            <w:pPr>
              <w:rPr>
                <w:ins w:id="1098" w:author="Ram Mohan Thammineni --CNTR" w:date="2019-07-30T14:15:00Z"/>
                <w:rFonts w:ascii="Calibri" w:eastAsia="Times New Roman" w:hAnsi="Calibri" w:cs="Calibri"/>
                <w:color w:val="000000"/>
                <w:sz w:val="22"/>
                <w:szCs w:val="22"/>
              </w:rPr>
            </w:pPr>
            <w:ins w:id="1099" w:author="Ram Mohan Thammineni --CNTR" w:date="2019-07-30T14:15:00Z">
              <w:r w:rsidRPr="00871E13">
                <w:rPr>
                  <w:rFonts w:ascii="Calibri" w:eastAsia="Times New Roman" w:hAnsi="Calibri" w:cs="Calibri"/>
                  <w:color w:val="000000"/>
                  <w:sz w:val="22"/>
                  <w:szCs w:val="22"/>
                </w:rPr>
                <w:t>X</w:t>
              </w:r>
            </w:ins>
          </w:p>
        </w:tc>
      </w:tr>
      <w:tr w:rsidR="00365BA8" w:rsidRPr="00871E13" w14:paraId="71CF27E5" w14:textId="77777777" w:rsidTr="000C15E1">
        <w:trPr>
          <w:trHeight w:val="310"/>
          <w:ins w:id="1100"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1391D46B" w14:textId="77777777" w:rsidR="00365BA8" w:rsidRPr="00871E13" w:rsidRDefault="00365BA8" w:rsidP="000C15E1">
            <w:pPr>
              <w:jc w:val="right"/>
              <w:rPr>
                <w:ins w:id="1101" w:author="Ram Mohan Thammineni --CNTR" w:date="2019-07-30T14:15:00Z"/>
                <w:rFonts w:ascii="Arial" w:eastAsia="Times New Roman" w:hAnsi="Arial" w:cs="Arial"/>
                <w:sz w:val="20"/>
                <w:szCs w:val="20"/>
              </w:rPr>
            </w:pPr>
            <w:ins w:id="1102" w:author="Ram Mohan Thammineni --CNTR" w:date="2019-07-30T14:15:00Z">
              <w:r w:rsidRPr="00871E13">
                <w:rPr>
                  <w:rFonts w:ascii="Arial" w:eastAsia="Times New Roman" w:hAnsi="Arial" w:cs="Arial"/>
                  <w:sz w:val="20"/>
                  <w:szCs w:val="20"/>
                </w:rPr>
                <w:t>9</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5A9D760D" w14:textId="77777777" w:rsidR="00365BA8" w:rsidRPr="00871E13" w:rsidRDefault="00365BA8" w:rsidP="000C15E1">
            <w:pPr>
              <w:rPr>
                <w:ins w:id="1103" w:author="Ram Mohan Thammineni --CNTR" w:date="2019-07-30T14:15:00Z"/>
                <w:rFonts w:ascii="Arial" w:eastAsia="Times New Roman" w:hAnsi="Arial" w:cs="Arial"/>
                <w:color w:val="000000"/>
                <w:sz w:val="20"/>
                <w:szCs w:val="20"/>
              </w:rPr>
            </w:pPr>
            <w:ins w:id="1104" w:author="Ram Mohan Thammineni --CNTR" w:date="2019-07-30T14:15:00Z">
              <w:r w:rsidRPr="00871E13">
                <w:rPr>
                  <w:rFonts w:ascii="Arial" w:eastAsia="Times New Roman" w:hAnsi="Arial" w:cs="Arial"/>
                  <w:color w:val="000000"/>
                  <w:sz w:val="20"/>
                  <w:szCs w:val="20"/>
                </w:rPr>
                <w:t>Costing Status</w:t>
              </w:r>
            </w:ins>
          </w:p>
        </w:tc>
        <w:tc>
          <w:tcPr>
            <w:tcW w:w="960" w:type="dxa"/>
            <w:tcBorders>
              <w:top w:val="nil"/>
              <w:left w:val="nil"/>
              <w:bottom w:val="single" w:sz="12" w:space="0" w:color="auto"/>
              <w:right w:val="single" w:sz="12" w:space="0" w:color="auto"/>
            </w:tcBorders>
            <w:shd w:val="clear" w:color="000000" w:fill="FFFFFF"/>
            <w:vAlign w:val="center"/>
            <w:hideMark/>
          </w:tcPr>
          <w:p w14:paraId="4B4DA821" w14:textId="77777777" w:rsidR="00365BA8" w:rsidRPr="00871E13" w:rsidRDefault="00365BA8" w:rsidP="000C15E1">
            <w:pPr>
              <w:rPr>
                <w:ins w:id="1105" w:author="Ram Mohan Thammineni --CNTR" w:date="2019-07-30T14:15:00Z"/>
                <w:rFonts w:ascii="Calibri" w:eastAsia="Times New Roman" w:hAnsi="Calibri" w:cs="Calibri"/>
                <w:color w:val="000000"/>
                <w:sz w:val="22"/>
                <w:szCs w:val="22"/>
              </w:rPr>
            </w:pPr>
            <w:ins w:id="1106" w:author="Ram Mohan Thammineni --CNTR" w:date="2019-07-30T14:15:00Z">
              <w:r w:rsidRPr="00871E13">
                <w:rPr>
                  <w:rFonts w:ascii="Calibri" w:eastAsia="Times New Roman" w:hAnsi="Calibri" w:cs="Calibri"/>
                  <w:color w:val="000000"/>
                  <w:sz w:val="22"/>
                  <w:szCs w:val="22"/>
                </w:rPr>
                <w:t>X</w:t>
              </w:r>
            </w:ins>
          </w:p>
        </w:tc>
      </w:tr>
      <w:tr w:rsidR="00365BA8" w:rsidRPr="00871E13" w14:paraId="759E29AA" w14:textId="77777777" w:rsidTr="000C15E1">
        <w:trPr>
          <w:trHeight w:val="310"/>
          <w:ins w:id="1107" w:author="Ram Mohan Thammineni --CNTR" w:date="2019-07-30T14:15:00Z"/>
        </w:trPr>
        <w:tc>
          <w:tcPr>
            <w:tcW w:w="960" w:type="dxa"/>
            <w:tcBorders>
              <w:top w:val="nil"/>
              <w:left w:val="single" w:sz="12" w:space="0" w:color="auto"/>
              <w:bottom w:val="single" w:sz="12" w:space="0" w:color="auto"/>
              <w:right w:val="single" w:sz="12" w:space="0" w:color="auto"/>
            </w:tcBorders>
            <w:shd w:val="clear" w:color="auto" w:fill="auto"/>
            <w:noWrap/>
            <w:hideMark/>
          </w:tcPr>
          <w:p w14:paraId="46BB2669" w14:textId="77777777" w:rsidR="00365BA8" w:rsidRPr="00871E13" w:rsidRDefault="00365BA8" w:rsidP="000C15E1">
            <w:pPr>
              <w:jc w:val="right"/>
              <w:rPr>
                <w:ins w:id="1108" w:author="Ram Mohan Thammineni --CNTR" w:date="2019-07-30T14:15:00Z"/>
                <w:rFonts w:ascii="Arial" w:eastAsia="Times New Roman" w:hAnsi="Arial" w:cs="Arial"/>
                <w:sz w:val="20"/>
                <w:szCs w:val="20"/>
              </w:rPr>
            </w:pPr>
            <w:ins w:id="1109" w:author="Ram Mohan Thammineni --CNTR" w:date="2019-07-30T14:15:00Z">
              <w:r w:rsidRPr="00871E13">
                <w:rPr>
                  <w:rFonts w:ascii="Arial" w:eastAsia="Times New Roman" w:hAnsi="Arial" w:cs="Arial"/>
                  <w:sz w:val="20"/>
                  <w:szCs w:val="20"/>
                </w:rPr>
                <w:t>15</w:t>
              </w:r>
            </w:ins>
          </w:p>
        </w:tc>
        <w:tc>
          <w:tcPr>
            <w:tcW w:w="2600" w:type="dxa"/>
            <w:tcBorders>
              <w:top w:val="nil"/>
              <w:left w:val="nil"/>
              <w:bottom w:val="single" w:sz="12" w:space="0" w:color="auto"/>
              <w:right w:val="single" w:sz="12" w:space="0" w:color="auto"/>
            </w:tcBorders>
            <w:shd w:val="clear" w:color="000000" w:fill="FFFFFF"/>
            <w:noWrap/>
            <w:vAlign w:val="center"/>
            <w:hideMark/>
          </w:tcPr>
          <w:p w14:paraId="56DC8230" w14:textId="77777777" w:rsidR="00365BA8" w:rsidRPr="00871E13" w:rsidRDefault="00365BA8" w:rsidP="000C15E1">
            <w:pPr>
              <w:rPr>
                <w:ins w:id="1110" w:author="Ram Mohan Thammineni --CNTR" w:date="2019-07-30T14:15:00Z"/>
                <w:rFonts w:ascii="Arial" w:eastAsia="Times New Roman" w:hAnsi="Arial" w:cs="Arial"/>
                <w:color w:val="000000"/>
                <w:sz w:val="20"/>
                <w:szCs w:val="20"/>
              </w:rPr>
            </w:pPr>
            <w:ins w:id="1111" w:author="Ram Mohan Thammineni --CNTR" w:date="2019-07-30T14:15:00Z">
              <w:r w:rsidRPr="00871E13">
                <w:rPr>
                  <w:rFonts w:ascii="Arial" w:eastAsia="Times New Roman" w:hAnsi="Arial" w:cs="Arial"/>
                  <w:color w:val="000000"/>
                  <w:sz w:val="20"/>
                  <w:szCs w:val="20"/>
                </w:rPr>
                <w:t>Total amount</w:t>
              </w:r>
            </w:ins>
          </w:p>
        </w:tc>
        <w:tc>
          <w:tcPr>
            <w:tcW w:w="960" w:type="dxa"/>
            <w:tcBorders>
              <w:top w:val="nil"/>
              <w:left w:val="nil"/>
              <w:bottom w:val="single" w:sz="12" w:space="0" w:color="auto"/>
              <w:right w:val="single" w:sz="12" w:space="0" w:color="auto"/>
            </w:tcBorders>
            <w:shd w:val="clear" w:color="000000" w:fill="FFFFFF"/>
            <w:vAlign w:val="center"/>
            <w:hideMark/>
          </w:tcPr>
          <w:p w14:paraId="6A3A5489" w14:textId="77777777" w:rsidR="00365BA8" w:rsidRPr="00871E13" w:rsidRDefault="00365BA8" w:rsidP="000C15E1">
            <w:pPr>
              <w:rPr>
                <w:ins w:id="1112" w:author="Ram Mohan Thammineni --CNTR" w:date="2019-07-30T14:15:00Z"/>
                <w:rFonts w:ascii="Calibri" w:eastAsia="Times New Roman" w:hAnsi="Calibri" w:cs="Calibri"/>
                <w:color w:val="000000"/>
                <w:sz w:val="22"/>
                <w:szCs w:val="22"/>
              </w:rPr>
            </w:pPr>
            <w:ins w:id="1113" w:author="Ram Mohan Thammineni --CNTR" w:date="2019-07-30T14:15:00Z">
              <w:r w:rsidRPr="00871E13">
                <w:rPr>
                  <w:rFonts w:ascii="Calibri" w:eastAsia="Times New Roman" w:hAnsi="Calibri" w:cs="Calibri"/>
                  <w:color w:val="000000"/>
                  <w:sz w:val="22"/>
                  <w:szCs w:val="22"/>
                </w:rPr>
                <w:t>X</w:t>
              </w:r>
            </w:ins>
          </w:p>
        </w:tc>
      </w:tr>
    </w:tbl>
    <w:p w14:paraId="732434A0" w14:textId="77777777" w:rsidR="00365BA8" w:rsidRDefault="00365BA8" w:rsidP="00365BA8">
      <w:pPr>
        <w:rPr>
          <w:ins w:id="1114" w:author="Ram Mohan Thammineni --CNTR" w:date="2019-07-30T14:15:00Z"/>
        </w:rPr>
      </w:pPr>
    </w:p>
    <w:p w14:paraId="2328BB07" w14:textId="77777777" w:rsidR="00365BA8" w:rsidRDefault="00365BA8" w:rsidP="00365BA8">
      <w:pPr>
        <w:rPr>
          <w:ins w:id="1115" w:author="Ram Mohan Thammineni --CNTR" w:date="2019-07-30T14:15:00Z"/>
        </w:rPr>
      </w:pPr>
    </w:p>
    <w:p w14:paraId="48B6B19E" w14:textId="77777777" w:rsidR="00365BA8" w:rsidRDefault="00365BA8" w:rsidP="00365BA8">
      <w:pPr>
        <w:rPr>
          <w:ins w:id="1116" w:author="Ram Mohan Thammineni --CNTR" w:date="2019-07-30T14:15:00Z"/>
          <w:b/>
        </w:rPr>
      </w:pPr>
      <w:ins w:id="1117" w:author="Ram Mohan Thammineni --CNTR" w:date="2019-07-30T14:15:00Z">
        <w:r w:rsidRPr="00E82054">
          <w:rPr>
            <w:b/>
            <w:rPrChange w:id="1118" w:author="Ram Mohan Thammineni --CNTR" w:date="2019-06-05T14:49:00Z">
              <w:rPr/>
            </w:rPrChange>
          </w:rPr>
          <w:lastRenderedPageBreak/>
          <w:t xml:space="preserve">Purge/Delete records in the Z </w:t>
        </w:r>
        <w:proofErr w:type="gramStart"/>
        <w:r w:rsidRPr="00E82054">
          <w:rPr>
            <w:b/>
            <w:rPrChange w:id="1119" w:author="Ram Mohan Thammineni --CNTR" w:date="2019-06-05T14:49:00Z">
              <w:rPr/>
            </w:rPrChange>
          </w:rPr>
          <w:t>table :</w:t>
        </w:r>
        <w:proofErr w:type="gramEnd"/>
      </w:ins>
    </w:p>
    <w:p w14:paraId="256AC6DA" w14:textId="77777777" w:rsidR="00365BA8" w:rsidRPr="00E82054" w:rsidRDefault="00365BA8" w:rsidP="00365BA8">
      <w:pPr>
        <w:rPr>
          <w:ins w:id="1120" w:author="Ram Mohan Thammineni --CNTR" w:date="2019-07-30T14:15:00Z"/>
          <w:b/>
          <w:rPrChange w:id="1121" w:author="Ram Mohan Thammineni --CNTR" w:date="2019-06-05T14:49:00Z">
            <w:rPr>
              <w:ins w:id="1122" w:author="Ram Mohan Thammineni --CNTR" w:date="2019-07-30T14:15:00Z"/>
            </w:rPr>
          </w:rPrChange>
        </w:rPr>
      </w:pPr>
    </w:p>
    <w:p w14:paraId="1A40B81A" w14:textId="77777777" w:rsidR="00365BA8" w:rsidRDefault="00365BA8" w:rsidP="00365BA8">
      <w:pPr>
        <w:rPr>
          <w:ins w:id="1123" w:author="Ram Mohan Thammineni --CNTR" w:date="2019-07-30T14:15:00Z"/>
        </w:rPr>
      </w:pPr>
      <w:ins w:id="1124" w:author="Ram Mohan Thammineni --CNTR" w:date="2019-07-30T14:15:00Z">
        <w:r>
          <w:t xml:space="preserve">ZAFGR252 table records will be extracted into Hadoop by BI and business user will have access to these records through BOBJ report. Records in Hadoop will not be deleted. But records </w:t>
        </w:r>
        <w:proofErr w:type="spellStart"/>
        <w:r>
          <w:t>records</w:t>
        </w:r>
        <w:proofErr w:type="spellEnd"/>
        <w:r>
          <w:t xml:space="preserve"> in ECC Z table expected to keep growing with millions of records, therefore requirement is </w:t>
        </w:r>
        <w:proofErr w:type="gramStart"/>
        <w:r>
          <w:t>delete</w:t>
        </w:r>
        <w:proofErr w:type="gramEnd"/>
        <w:r>
          <w:t xml:space="preserve"> the records which older than one year to not impact performance of the 252 report.</w:t>
        </w:r>
      </w:ins>
    </w:p>
    <w:p w14:paraId="38AA98D6" w14:textId="77777777" w:rsidR="00365BA8" w:rsidRDefault="00365BA8" w:rsidP="00365BA8">
      <w:pPr>
        <w:rPr>
          <w:ins w:id="1125" w:author="Ram Mohan Thammineni --CNTR" w:date="2019-07-30T14:15:00Z"/>
        </w:rPr>
      </w:pPr>
    </w:p>
    <w:p w14:paraId="4F44F952" w14:textId="77777777" w:rsidR="00365BA8" w:rsidRDefault="00365BA8" w:rsidP="00365BA8">
      <w:pPr>
        <w:rPr>
          <w:ins w:id="1126" w:author="Ram Mohan Thammineni --CNTR" w:date="2019-07-30T14:15:00Z"/>
        </w:rPr>
      </w:pPr>
      <w:ins w:id="1127" w:author="Ram Mohan Thammineni --CNTR" w:date="2019-07-30T14:15:00Z">
        <w:r>
          <w:t xml:space="preserve">Detail </w:t>
        </w:r>
        <w:proofErr w:type="gramStart"/>
        <w:r>
          <w:t>logic :</w:t>
        </w:r>
        <w:proofErr w:type="gramEnd"/>
      </w:ins>
    </w:p>
    <w:p w14:paraId="707A730A" w14:textId="77777777" w:rsidR="00365BA8" w:rsidRDefault="00365BA8" w:rsidP="00365BA8">
      <w:pPr>
        <w:rPr>
          <w:ins w:id="1128" w:author="Ram Mohan Thammineni --CNTR" w:date="2019-07-30T14:15:00Z"/>
        </w:rPr>
      </w:pPr>
      <w:ins w:id="1129" w:author="Ram Mohan Thammineni --CNTR" w:date="2019-07-30T14:15:00Z">
        <w:r>
          <w:t>1. In ZAFGU252 program, logic for purge of records from z table to be written.</w:t>
        </w:r>
      </w:ins>
    </w:p>
    <w:p w14:paraId="4CBF53DE" w14:textId="77777777" w:rsidR="00365BA8" w:rsidRDefault="00365BA8" w:rsidP="00365BA8">
      <w:pPr>
        <w:rPr>
          <w:ins w:id="1130" w:author="Ram Mohan Thammineni --CNTR" w:date="2019-07-30T14:15:00Z"/>
        </w:rPr>
      </w:pPr>
      <w:ins w:id="1131" w:author="Ram Mohan Thammineni --CNTR" w:date="2019-07-30T14:15:00Z">
        <w:r>
          <w:t>2. BPC ZAFGR252 table - Whenever ZAFGU252 is executed, it needs to check Z table records which are older than 7 days and delete those records. Read insert date field in the Z table to find out records which are older than 7 days from date of ZAFGU252 run date.</w:t>
        </w:r>
      </w:ins>
    </w:p>
    <w:p w14:paraId="7630D141" w14:textId="77777777" w:rsidR="00365BA8" w:rsidRDefault="00365BA8" w:rsidP="00365BA8">
      <w:pPr>
        <w:rPr>
          <w:ins w:id="1132" w:author="Ram Mohan Thammineni --CNTR" w:date="2019-07-30T14:15:00Z"/>
        </w:rPr>
      </w:pPr>
      <w:ins w:id="1133" w:author="Ram Mohan Thammineni --CNTR" w:date="2019-07-30T14:15:00Z">
        <w:r>
          <w:t>3. Hadoop ZAFGR252 table - Whenever ZAFGU252 is executed, it needs to check Z table records which are older than 3 months and delete those records. Read insert date field in the Z table to find out records which are older than 3 months from date of ZAFGU252 run date.</w:t>
        </w:r>
      </w:ins>
    </w:p>
    <w:p w14:paraId="23CF8313" w14:textId="77777777" w:rsidR="00365BA8" w:rsidRDefault="00365BA8" w:rsidP="00365BA8">
      <w:pPr>
        <w:rPr>
          <w:ins w:id="1134" w:author="Ram Mohan Thammineni --CNTR" w:date="2019-07-30T14:15:00Z"/>
        </w:rPr>
      </w:pPr>
      <w:ins w:id="1135" w:author="Ram Mohan Thammineni --CNTR" w:date="2019-07-30T14:15:00Z">
        <w:r>
          <w:t xml:space="preserve">4. Instead of hardcoding of time period, TVARC variable can be maintained where period will be read. </w:t>
        </w:r>
      </w:ins>
    </w:p>
    <w:p w14:paraId="589AECFE" w14:textId="77777777" w:rsidR="00365BA8" w:rsidDel="00543CB6" w:rsidRDefault="00365BA8" w:rsidP="00365BA8">
      <w:pPr>
        <w:rPr>
          <w:ins w:id="1136" w:author="Ram Mohan Thammineni --CNTR" w:date="2019-07-30T14:15:00Z"/>
          <w:del w:id="1137" w:author="Keyur Panchal --CNTR" w:date="2019-11-19T09:06:00Z"/>
        </w:rPr>
      </w:pPr>
      <w:ins w:id="1138" w:author="Ram Mohan Thammineni --CNTR" w:date="2019-07-30T14:15:00Z">
        <w:r>
          <w:t>4. Can also consider of deleting records which have old version but keep the latest active records</w:t>
        </w:r>
      </w:ins>
    </w:p>
    <w:p w14:paraId="665A1408" w14:textId="77777777" w:rsidR="00261427" w:rsidDel="00543CB6" w:rsidRDefault="00261427" w:rsidP="00551A4B">
      <w:pPr>
        <w:ind w:left="360"/>
        <w:rPr>
          <w:ins w:id="1139" w:author="Ram Mohan Thammineni --CNTR" w:date="2019-06-13T12:46:00Z"/>
          <w:del w:id="1140" w:author="Keyur Panchal --CNTR" w:date="2019-11-19T09:06:00Z"/>
        </w:rPr>
      </w:pPr>
    </w:p>
    <w:p w14:paraId="71049383" w14:textId="77777777" w:rsidR="00261427" w:rsidDel="00543CB6" w:rsidRDefault="00261427" w:rsidP="00551A4B">
      <w:pPr>
        <w:ind w:left="360"/>
        <w:rPr>
          <w:ins w:id="1141" w:author="Ram Mohan Thammineni --CNTR" w:date="2019-06-13T12:46:00Z"/>
          <w:del w:id="1142" w:author="Keyur Panchal --CNTR" w:date="2019-11-19T09:06:00Z"/>
        </w:rPr>
      </w:pPr>
    </w:p>
    <w:p w14:paraId="4D16AC41" w14:textId="77777777" w:rsidR="00261427" w:rsidDel="00543CB6" w:rsidRDefault="00261427" w:rsidP="00551A4B">
      <w:pPr>
        <w:ind w:left="360"/>
        <w:rPr>
          <w:ins w:id="1143" w:author="Ram Mohan Thammineni --CNTR" w:date="2019-06-13T12:46:00Z"/>
          <w:del w:id="1144" w:author="Keyur Panchal --CNTR" w:date="2019-11-19T09:06:00Z"/>
        </w:rPr>
      </w:pPr>
    </w:p>
    <w:p w14:paraId="12A4EA11" w14:textId="77777777" w:rsidR="00261427" w:rsidRDefault="00261427">
      <w:pPr>
        <w:rPr>
          <w:ins w:id="1145" w:author="Ram Mohan Thammineni --CNTR" w:date="2019-06-13T12:46:00Z"/>
        </w:rPr>
        <w:pPrChange w:id="1146" w:author="Keyur Panchal --CNTR" w:date="2019-11-19T09:06:00Z">
          <w:pPr>
            <w:ind w:left="360"/>
          </w:pPr>
        </w:pPrChange>
      </w:pPr>
    </w:p>
    <w:p w14:paraId="5A1EA135" w14:textId="77777777" w:rsidR="00261427" w:rsidRDefault="00261427">
      <w:pPr>
        <w:rPr>
          <w:ins w:id="1147" w:author="Ram Mohan Thammineni --CNTR" w:date="2019-06-04T22:31:00Z"/>
        </w:rPr>
        <w:pPrChange w:id="1148" w:author="Keyur Panchal --CNTR" w:date="2019-11-19T09:06:00Z">
          <w:pPr>
            <w:ind w:left="360"/>
          </w:pPr>
        </w:pPrChange>
      </w:pPr>
    </w:p>
    <w:p w14:paraId="567E4634" w14:textId="77777777" w:rsidR="00543CB6" w:rsidDel="00543CB6" w:rsidRDefault="00543CB6" w:rsidP="00543CB6">
      <w:pPr>
        <w:rPr>
          <w:del w:id="1149" w:author="Keyur Panchal --CNTR" w:date="2019-11-19T09:06:00Z"/>
          <w:b/>
          <w:sz w:val="28"/>
          <w:u w:val="single"/>
        </w:rPr>
      </w:pPr>
      <w:ins w:id="1150" w:author="Keyur Panchal --CNTR" w:date="2019-11-19T09:07:00Z">
        <w:r w:rsidRPr="00543CB6">
          <w:rPr>
            <w:b/>
            <w:sz w:val="28"/>
            <w:u w:val="single"/>
            <w:rPrChange w:id="1151" w:author="Keyur Panchal --CNTR" w:date="2019-11-19T09:07:00Z">
              <w:rPr/>
            </w:rPrChange>
          </w:rPr>
          <w:t xml:space="preserve">Version </w:t>
        </w:r>
        <w:proofErr w:type="gramStart"/>
        <w:r w:rsidRPr="00543CB6">
          <w:rPr>
            <w:b/>
            <w:sz w:val="28"/>
            <w:u w:val="single"/>
            <w:rPrChange w:id="1152" w:author="Keyur Panchal --CNTR" w:date="2019-11-19T09:07:00Z">
              <w:rPr/>
            </w:rPrChange>
          </w:rPr>
          <w:t>7.0 :</w:t>
        </w:r>
        <w:proofErr w:type="gramEnd"/>
        <w:r w:rsidRPr="00543CB6">
          <w:rPr>
            <w:b/>
            <w:sz w:val="28"/>
            <w:u w:val="single"/>
            <w:rPrChange w:id="1153" w:author="Keyur Panchal --CNTR" w:date="2019-11-19T09:07:00Z">
              <w:rPr/>
            </w:rPrChange>
          </w:rPr>
          <w:t xml:space="preserve"> </w:t>
        </w:r>
        <w:proofErr w:type="spellStart"/>
        <w:r w:rsidRPr="00543CB6">
          <w:rPr>
            <w:b/>
            <w:sz w:val="28"/>
            <w:u w:val="single"/>
            <w:rPrChange w:id="1154" w:author="Keyur Panchal --CNTR" w:date="2019-11-19T09:07:00Z">
              <w:rPr/>
            </w:rPrChange>
          </w:rPr>
          <w:t>DiGFP</w:t>
        </w:r>
        <w:proofErr w:type="spellEnd"/>
        <w:r w:rsidRPr="00543CB6">
          <w:rPr>
            <w:b/>
            <w:sz w:val="28"/>
            <w:u w:val="single"/>
            <w:rPrChange w:id="1155" w:author="Keyur Panchal --CNTR" w:date="2019-11-19T09:07:00Z">
              <w:rPr/>
            </w:rPrChange>
          </w:rPr>
          <w:t xml:space="preserve"> GAP : ZMAT CM PO</w:t>
        </w:r>
      </w:ins>
    </w:p>
    <w:p w14:paraId="58717D39" w14:textId="77777777" w:rsidR="00543CB6" w:rsidRDefault="00543CB6" w:rsidP="00543CB6">
      <w:pPr>
        <w:pStyle w:val="Heading2"/>
        <w:tabs>
          <w:tab w:val="clear" w:pos="1080"/>
          <w:tab w:val="num" w:pos="540"/>
        </w:tabs>
        <w:ind w:left="0"/>
        <w:rPr>
          <w:rFonts w:ascii="Times New Roman" w:hAnsi="Times New Roman" w:cs="Times New Roman"/>
          <w:bCs w:val="0"/>
          <w:i w:val="0"/>
          <w:iCs w:val="0"/>
          <w:szCs w:val="24"/>
          <w:u w:val="single"/>
        </w:rPr>
      </w:pPr>
    </w:p>
    <w:p w14:paraId="5338A720" w14:textId="77777777" w:rsidR="00543CB6" w:rsidRDefault="00543CB6" w:rsidP="00543CB6"/>
    <w:p w14:paraId="0F9717A2" w14:textId="77777777" w:rsidR="00543CB6" w:rsidRDefault="00EC4A9B" w:rsidP="00543CB6">
      <w:r>
        <w:t>Copy Existing</w:t>
      </w:r>
      <w:r w:rsidR="00543CB6">
        <w:t xml:space="preserve">ZAFGR252 Report </w:t>
      </w:r>
      <w:r>
        <w:t>and</w:t>
      </w:r>
      <w:r w:rsidR="00543CB6">
        <w:t xml:space="preserve"> add two fields on selection screen and few fields in report output to show ZMAT CM PO information like Purchase order number, PO Line item, Supplier, GR date for ZMAT material.</w:t>
      </w:r>
    </w:p>
    <w:p w14:paraId="61DAA4D5" w14:textId="77777777" w:rsidR="00543CB6" w:rsidRDefault="00543CB6" w:rsidP="00543CB6"/>
    <w:p w14:paraId="67203768" w14:textId="77777777" w:rsidR="00543CB6" w:rsidRDefault="00543CB6" w:rsidP="00543CB6">
      <w:r>
        <w:t xml:space="preserve">Selection </w:t>
      </w:r>
      <w:proofErr w:type="gramStart"/>
      <w:r>
        <w:t>Screen :</w:t>
      </w:r>
      <w:proofErr w:type="gramEnd"/>
    </w:p>
    <w:p w14:paraId="2AEAF47F" w14:textId="77777777" w:rsidR="00543CB6" w:rsidRDefault="00543CB6" w:rsidP="00543CB6"/>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1080"/>
        <w:gridCol w:w="1256"/>
        <w:gridCol w:w="1625"/>
        <w:gridCol w:w="1264"/>
        <w:gridCol w:w="1734"/>
      </w:tblGrid>
      <w:tr w:rsidR="00543CB6" w:rsidRPr="00707F61" w14:paraId="7BB130AD" w14:textId="77777777" w:rsidTr="003E3F75">
        <w:trPr>
          <w:cantSplit/>
          <w:trHeight w:val="325"/>
        </w:trPr>
        <w:tc>
          <w:tcPr>
            <w:tcW w:w="2178" w:type="dxa"/>
            <w:shd w:val="clear" w:color="auto" w:fill="FFFFFF"/>
          </w:tcPr>
          <w:p w14:paraId="256B229F" w14:textId="77777777" w:rsidR="00543CB6" w:rsidRPr="00707F61" w:rsidRDefault="00543CB6" w:rsidP="003E3F75">
            <w:pPr>
              <w:pStyle w:val="Tabletitle"/>
              <w:rPr>
                <w:rFonts w:ascii="Tahoma" w:hAnsi="Tahoma" w:cs="Tahoma"/>
              </w:rPr>
            </w:pPr>
            <w:r w:rsidRPr="00707F61">
              <w:rPr>
                <w:rFonts w:ascii="Tahoma" w:hAnsi="Tahoma" w:cs="Tahoma"/>
              </w:rPr>
              <w:t>Screen Label</w:t>
            </w:r>
          </w:p>
        </w:tc>
        <w:tc>
          <w:tcPr>
            <w:tcW w:w="1080" w:type="dxa"/>
            <w:shd w:val="clear" w:color="auto" w:fill="FFFFFF"/>
          </w:tcPr>
          <w:p w14:paraId="73FB6F39" w14:textId="77777777" w:rsidR="00543CB6" w:rsidRPr="00707F61" w:rsidRDefault="00543CB6" w:rsidP="003E3F75">
            <w:pPr>
              <w:pStyle w:val="Tabletitle"/>
              <w:rPr>
                <w:rFonts w:ascii="Tahoma" w:hAnsi="Tahoma" w:cs="Tahoma"/>
              </w:rPr>
            </w:pPr>
            <w:r w:rsidRPr="00707F61">
              <w:rPr>
                <w:rFonts w:ascii="Tahoma" w:hAnsi="Tahoma" w:cs="Tahoma"/>
              </w:rPr>
              <w:t>Referenced Field</w:t>
            </w:r>
          </w:p>
        </w:tc>
        <w:tc>
          <w:tcPr>
            <w:tcW w:w="1256" w:type="dxa"/>
            <w:shd w:val="clear" w:color="auto" w:fill="FFFFFF"/>
          </w:tcPr>
          <w:p w14:paraId="51886ED5" w14:textId="77777777" w:rsidR="00543CB6" w:rsidRPr="00707F61" w:rsidRDefault="00543CB6" w:rsidP="003E3F75">
            <w:pPr>
              <w:pStyle w:val="Tabletitle"/>
              <w:rPr>
                <w:rFonts w:ascii="Tahoma" w:hAnsi="Tahoma" w:cs="Tahoma"/>
              </w:rPr>
            </w:pPr>
            <w:smartTag w:uri="urn:schemas-microsoft-com:office:smarttags" w:element="place">
              <w:smartTag w:uri="urn:schemas-microsoft-com:office:smarttags" w:element="PlaceType">
                <w:r w:rsidRPr="00707F61">
                  <w:rPr>
                    <w:rFonts w:ascii="Tahoma" w:hAnsi="Tahoma" w:cs="Tahoma"/>
                  </w:rPr>
                  <w:t>Range</w:t>
                </w:r>
              </w:smartTag>
              <w:r w:rsidRPr="00707F61">
                <w:rPr>
                  <w:rFonts w:ascii="Tahoma" w:hAnsi="Tahoma" w:cs="Tahoma"/>
                </w:rPr>
                <w:t xml:space="preserve"> of </w:t>
              </w:r>
              <w:smartTag w:uri="urn:schemas-microsoft-com:office:smarttags" w:element="PlaceName">
                <w:r w:rsidRPr="00707F61">
                  <w:rPr>
                    <w:rFonts w:ascii="Tahoma" w:hAnsi="Tahoma" w:cs="Tahoma"/>
                  </w:rPr>
                  <w:t>Value</w:t>
                </w:r>
              </w:smartTag>
            </w:smartTag>
          </w:p>
        </w:tc>
        <w:tc>
          <w:tcPr>
            <w:tcW w:w="1625" w:type="dxa"/>
            <w:shd w:val="clear" w:color="auto" w:fill="FFFFFF"/>
          </w:tcPr>
          <w:p w14:paraId="6324B96C" w14:textId="77777777" w:rsidR="00543CB6" w:rsidRPr="00707F61" w:rsidRDefault="00543CB6" w:rsidP="003E3F75">
            <w:pPr>
              <w:pStyle w:val="Tabletitle"/>
              <w:rPr>
                <w:rFonts w:ascii="Tahoma" w:hAnsi="Tahoma" w:cs="Tahoma"/>
              </w:rPr>
            </w:pPr>
            <w:r w:rsidRPr="00707F61">
              <w:rPr>
                <w:rFonts w:ascii="Tahoma" w:hAnsi="Tahoma" w:cs="Tahoma"/>
              </w:rPr>
              <w:t>Attributes, Default Values</w:t>
            </w:r>
          </w:p>
        </w:tc>
        <w:tc>
          <w:tcPr>
            <w:tcW w:w="1264" w:type="dxa"/>
            <w:shd w:val="clear" w:color="auto" w:fill="FFFFFF"/>
          </w:tcPr>
          <w:p w14:paraId="712E7F8A" w14:textId="77777777" w:rsidR="00543CB6" w:rsidRPr="00707F61" w:rsidRDefault="00543CB6" w:rsidP="003E3F75">
            <w:pPr>
              <w:pStyle w:val="Tabletitle"/>
              <w:rPr>
                <w:rFonts w:ascii="Tahoma" w:hAnsi="Tahoma" w:cs="Tahoma"/>
              </w:rPr>
            </w:pPr>
            <w:r w:rsidRPr="00707F61">
              <w:rPr>
                <w:rFonts w:ascii="Tahoma" w:hAnsi="Tahoma" w:cs="Tahoma"/>
              </w:rPr>
              <w:t>Validations / Checks</w:t>
            </w:r>
          </w:p>
        </w:tc>
        <w:tc>
          <w:tcPr>
            <w:tcW w:w="1734" w:type="dxa"/>
            <w:shd w:val="clear" w:color="auto" w:fill="FFFFFF"/>
          </w:tcPr>
          <w:p w14:paraId="1BD495F7" w14:textId="77777777" w:rsidR="00543CB6" w:rsidRPr="00707F61" w:rsidRDefault="00543CB6" w:rsidP="003E3F75">
            <w:pPr>
              <w:pStyle w:val="Tabletitle"/>
              <w:rPr>
                <w:rFonts w:ascii="Tahoma" w:hAnsi="Tahoma" w:cs="Tahoma"/>
              </w:rPr>
            </w:pPr>
            <w:r w:rsidRPr="00707F61">
              <w:rPr>
                <w:rFonts w:ascii="Tahoma" w:hAnsi="Tahoma" w:cs="Tahoma"/>
              </w:rPr>
              <w:t>Comments/ Selection Criteria (select options, parameters, radio buttons, checkboxes)</w:t>
            </w:r>
          </w:p>
        </w:tc>
      </w:tr>
      <w:tr w:rsidR="00543CB6" w:rsidRPr="00707F61" w14:paraId="0B4F7C8A" w14:textId="77777777" w:rsidTr="003E3F75">
        <w:trPr>
          <w:cantSplit/>
          <w:trHeight w:val="325"/>
        </w:trPr>
        <w:tc>
          <w:tcPr>
            <w:tcW w:w="2178" w:type="dxa"/>
            <w:shd w:val="clear" w:color="auto" w:fill="FFFFFF"/>
          </w:tcPr>
          <w:p w14:paraId="1E30D801" w14:textId="77777777" w:rsidR="00543CB6" w:rsidRPr="00707F61" w:rsidRDefault="00543CB6" w:rsidP="003E3F75">
            <w:pPr>
              <w:pStyle w:val="Tabletitle"/>
              <w:rPr>
                <w:rFonts w:ascii="Tahoma" w:hAnsi="Tahoma" w:cs="Tahoma"/>
              </w:rPr>
            </w:pPr>
            <w:r>
              <w:rPr>
                <w:rFonts w:ascii="Tahoma" w:hAnsi="Tahoma" w:cs="Tahoma"/>
              </w:rPr>
              <w:t>Vendor Number</w:t>
            </w:r>
          </w:p>
        </w:tc>
        <w:tc>
          <w:tcPr>
            <w:tcW w:w="1080" w:type="dxa"/>
            <w:shd w:val="clear" w:color="auto" w:fill="FFFFFF"/>
          </w:tcPr>
          <w:p w14:paraId="6C7412DE" w14:textId="77777777" w:rsidR="00543CB6" w:rsidRPr="00707F61" w:rsidRDefault="00543CB6" w:rsidP="003E3F75">
            <w:pPr>
              <w:pStyle w:val="Tabletitle"/>
              <w:rPr>
                <w:rFonts w:ascii="Tahoma" w:hAnsi="Tahoma" w:cs="Tahoma"/>
              </w:rPr>
            </w:pPr>
            <w:r>
              <w:rPr>
                <w:rFonts w:ascii="Tahoma" w:hAnsi="Tahoma" w:cs="Tahoma"/>
              </w:rPr>
              <w:t>EKKO-</w:t>
            </w:r>
            <w:r w:rsidRPr="00543CB6">
              <w:rPr>
                <w:rFonts w:ascii="Tahoma" w:hAnsi="Tahoma" w:cs="Tahoma"/>
              </w:rPr>
              <w:t>LIFNR</w:t>
            </w:r>
          </w:p>
        </w:tc>
        <w:tc>
          <w:tcPr>
            <w:tcW w:w="1256" w:type="dxa"/>
            <w:shd w:val="clear" w:color="auto" w:fill="FFFFFF"/>
          </w:tcPr>
          <w:p w14:paraId="591E8FBA" w14:textId="77777777" w:rsidR="00543CB6" w:rsidRPr="00707F61" w:rsidRDefault="00543CB6" w:rsidP="003E3F75">
            <w:pPr>
              <w:pStyle w:val="Tabletitle"/>
              <w:rPr>
                <w:rFonts w:ascii="Tahoma" w:hAnsi="Tahoma" w:cs="Tahoma"/>
              </w:rPr>
            </w:pPr>
            <w:r>
              <w:rPr>
                <w:rFonts w:ascii="Tahoma" w:hAnsi="Tahoma" w:cs="Tahoma"/>
              </w:rPr>
              <w:t>Multiple</w:t>
            </w:r>
          </w:p>
        </w:tc>
        <w:tc>
          <w:tcPr>
            <w:tcW w:w="1625" w:type="dxa"/>
            <w:shd w:val="clear" w:color="auto" w:fill="FFFFFF"/>
          </w:tcPr>
          <w:p w14:paraId="281B37BA" w14:textId="77777777" w:rsidR="00543CB6" w:rsidRPr="00707F61" w:rsidRDefault="00543CB6" w:rsidP="003E3F75">
            <w:pPr>
              <w:pStyle w:val="Tabletitle"/>
              <w:rPr>
                <w:rFonts w:ascii="Tahoma" w:hAnsi="Tahoma" w:cs="Tahoma"/>
              </w:rPr>
            </w:pPr>
          </w:p>
        </w:tc>
        <w:tc>
          <w:tcPr>
            <w:tcW w:w="1264" w:type="dxa"/>
            <w:shd w:val="clear" w:color="auto" w:fill="FFFFFF"/>
          </w:tcPr>
          <w:p w14:paraId="2E500C74" w14:textId="77777777" w:rsidR="00543CB6" w:rsidRPr="00707F61" w:rsidRDefault="00543CB6" w:rsidP="003E3F75">
            <w:pPr>
              <w:pStyle w:val="Tabletitle"/>
              <w:rPr>
                <w:rFonts w:ascii="Tahoma" w:hAnsi="Tahoma" w:cs="Tahoma"/>
              </w:rPr>
            </w:pPr>
          </w:p>
        </w:tc>
        <w:tc>
          <w:tcPr>
            <w:tcW w:w="1734" w:type="dxa"/>
            <w:shd w:val="clear" w:color="auto" w:fill="FFFFFF"/>
          </w:tcPr>
          <w:p w14:paraId="21F055F8" w14:textId="77777777" w:rsidR="00543CB6" w:rsidRPr="00707F61" w:rsidRDefault="00B7365C" w:rsidP="003E3F75">
            <w:pPr>
              <w:pStyle w:val="Tabletitle"/>
              <w:rPr>
                <w:rFonts w:ascii="Tahoma" w:hAnsi="Tahoma" w:cs="Tahoma"/>
              </w:rPr>
            </w:pPr>
            <w:r>
              <w:rPr>
                <w:rFonts w:ascii="Tahoma" w:hAnsi="Tahoma" w:cs="Tahoma"/>
              </w:rPr>
              <w:t>Optional :Text field with range</w:t>
            </w:r>
          </w:p>
        </w:tc>
      </w:tr>
      <w:tr w:rsidR="00543CB6" w:rsidRPr="00707F61" w14:paraId="5052F2F0" w14:textId="77777777" w:rsidTr="003E3F75">
        <w:trPr>
          <w:cantSplit/>
          <w:trHeight w:val="325"/>
        </w:trPr>
        <w:tc>
          <w:tcPr>
            <w:tcW w:w="2178" w:type="dxa"/>
            <w:shd w:val="clear" w:color="auto" w:fill="FFFFFF"/>
          </w:tcPr>
          <w:p w14:paraId="7746F1EF" w14:textId="77777777" w:rsidR="00543CB6" w:rsidRDefault="00543CB6" w:rsidP="003E3F75">
            <w:pPr>
              <w:pStyle w:val="Tabletitle"/>
              <w:rPr>
                <w:rFonts w:ascii="Tahoma" w:hAnsi="Tahoma" w:cs="Tahoma"/>
              </w:rPr>
            </w:pPr>
            <w:r>
              <w:rPr>
                <w:rFonts w:ascii="Tahoma" w:hAnsi="Tahoma" w:cs="Tahoma"/>
              </w:rPr>
              <w:t>Delivery Date</w:t>
            </w:r>
          </w:p>
        </w:tc>
        <w:tc>
          <w:tcPr>
            <w:tcW w:w="1080" w:type="dxa"/>
            <w:shd w:val="clear" w:color="auto" w:fill="FFFFFF"/>
          </w:tcPr>
          <w:p w14:paraId="4771921F" w14:textId="77777777" w:rsidR="00543CB6" w:rsidRDefault="00543CB6" w:rsidP="003E3F75">
            <w:pPr>
              <w:pStyle w:val="Tabletitle"/>
              <w:rPr>
                <w:rFonts w:ascii="Tahoma" w:hAnsi="Tahoma" w:cs="Tahoma"/>
              </w:rPr>
            </w:pPr>
            <w:r>
              <w:rPr>
                <w:rFonts w:ascii="Tahoma" w:hAnsi="Tahoma" w:cs="Tahoma"/>
              </w:rPr>
              <w:t>EKET-</w:t>
            </w:r>
            <w:r w:rsidRPr="00543CB6">
              <w:rPr>
                <w:rFonts w:ascii="Tahoma" w:hAnsi="Tahoma" w:cs="Tahoma"/>
              </w:rPr>
              <w:t>EINDT</w:t>
            </w:r>
          </w:p>
        </w:tc>
        <w:tc>
          <w:tcPr>
            <w:tcW w:w="1256" w:type="dxa"/>
            <w:shd w:val="clear" w:color="auto" w:fill="FFFFFF"/>
          </w:tcPr>
          <w:p w14:paraId="08A1E206" w14:textId="77777777" w:rsidR="00543CB6" w:rsidRDefault="00543CB6" w:rsidP="003E3F75">
            <w:pPr>
              <w:pStyle w:val="Tabletitle"/>
              <w:rPr>
                <w:rFonts w:ascii="Tahoma" w:hAnsi="Tahoma" w:cs="Tahoma"/>
              </w:rPr>
            </w:pPr>
            <w:r>
              <w:rPr>
                <w:rFonts w:ascii="Tahoma" w:hAnsi="Tahoma" w:cs="Tahoma"/>
              </w:rPr>
              <w:t>Multiple</w:t>
            </w:r>
            <w:r w:rsidR="00B7365C">
              <w:rPr>
                <w:rFonts w:ascii="Tahoma" w:hAnsi="Tahoma" w:cs="Tahoma"/>
              </w:rPr>
              <w:t>/ Date range</w:t>
            </w:r>
          </w:p>
        </w:tc>
        <w:tc>
          <w:tcPr>
            <w:tcW w:w="1625" w:type="dxa"/>
            <w:shd w:val="clear" w:color="auto" w:fill="FFFFFF"/>
          </w:tcPr>
          <w:p w14:paraId="74CD1D1F" w14:textId="77777777" w:rsidR="00543CB6" w:rsidRPr="00707F61" w:rsidRDefault="00543CB6" w:rsidP="003E3F75">
            <w:pPr>
              <w:pStyle w:val="Tabletitle"/>
              <w:rPr>
                <w:rFonts w:ascii="Tahoma" w:hAnsi="Tahoma" w:cs="Tahoma"/>
              </w:rPr>
            </w:pPr>
          </w:p>
        </w:tc>
        <w:tc>
          <w:tcPr>
            <w:tcW w:w="1264" w:type="dxa"/>
            <w:shd w:val="clear" w:color="auto" w:fill="FFFFFF"/>
          </w:tcPr>
          <w:p w14:paraId="1C5BEDD8" w14:textId="77777777" w:rsidR="00543CB6" w:rsidRPr="00707F61" w:rsidRDefault="00543CB6" w:rsidP="003E3F75">
            <w:pPr>
              <w:pStyle w:val="Tabletitle"/>
              <w:rPr>
                <w:rFonts w:ascii="Tahoma" w:hAnsi="Tahoma" w:cs="Tahoma"/>
              </w:rPr>
            </w:pPr>
          </w:p>
        </w:tc>
        <w:tc>
          <w:tcPr>
            <w:tcW w:w="1734" w:type="dxa"/>
            <w:shd w:val="clear" w:color="auto" w:fill="FFFFFF"/>
          </w:tcPr>
          <w:p w14:paraId="4C02D253" w14:textId="77777777" w:rsidR="00543CB6" w:rsidRDefault="00B7365C" w:rsidP="003E3F75">
            <w:pPr>
              <w:pStyle w:val="Tabletitle"/>
              <w:rPr>
                <w:rFonts w:ascii="Tahoma" w:hAnsi="Tahoma" w:cs="Tahoma"/>
              </w:rPr>
            </w:pPr>
            <w:r>
              <w:rPr>
                <w:rFonts w:ascii="Tahoma" w:hAnsi="Tahoma" w:cs="Tahoma"/>
              </w:rPr>
              <w:t>Optional :Text field with range</w:t>
            </w:r>
          </w:p>
        </w:tc>
      </w:tr>
      <w:tr w:rsidR="00B7365C" w:rsidRPr="00707F61" w14:paraId="5D325FF7" w14:textId="77777777" w:rsidTr="003E3F75">
        <w:trPr>
          <w:cantSplit/>
          <w:trHeight w:val="325"/>
        </w:trPr>
        <w:tc>
          <w:tcPr>
            <w:tcW w:w="2178" w:type="dxa"/>
            <w:shd w:val="clear" w:color="auto" w:fill="FFFFFF"/>
          </w:tcPr>
          <w:p w14:paraId="2D0327A0" w14:textId="77777777" w:rsidR="00B7365C" w:rsidRDefault="00B7365C" w:rsidP="003E3F75">
            <w:pPr>
              <w:pStyle w:val="Tabletitle"/>
              <w:rPr>
                <w:rFonts w:ascii="Tahoma" w:hAnsi="Tahoma" w:cs="Tahoma"/>
              </w:rPr>
            </w:pPr>
            <w:r>
              <w:rPr>
                <w:rFonts w:ascii="Tahoma" w:hAnsi="Tahoma" w:cs="Tahoma"/>
              </w:rPr>
              <w:t>Material number</w:t>
            </w:r>
          </w:p>
        </w:tc>
        <w:tc>
          <w:tcPr>
            <w:tcW w:w="1080" w:type="dxa"/>
            <w:shd w:val="clear" w:color="auto" w:fill="FFFFFF"/>
          </w:tcPr>
          <w:p w14:paraId="735CF3DA" w14:textId="77777777" w:rsidR="00B7365C" w:rsidRDefault="00B7365C" w:rsidP="003E3F75">
            <w:pPr>
              <w:pStyle w:val="Tabletitle"/>
              <w:rPr>
                <w:rFonts w:ascii="Tahoma" w:hAnsi="Tahoma" w:cs="Tahoma"/>
              </w:rPr>
            </w:pPr>
            <w:r>
              <w:rPr>
                <w:rFonts w:ascii="Tahoma" w:hAnsi="Tahoma" w:cs="Tahoma"/>
              </w:rPr>
              <w:t>MARA-MATNR</w:t>
            </w:r>
          </w:p>
        </w:tc>
        <w:tc>
          <w:tcPr>
            <w:tcW w:w="1256" w:type="dxa"/>
            <w:shd w:val="clear" w:color="auto" w:fill="FFFFFF"/>
          </w:tcPr>
          <w:p w14:paraId="361FF9FF" w14:textId="77777777" w:rsidR="00B7365C" w:rsidRDefault="00B7365C" w:rsidP="003E3F75">
            <w:pPr>
              <w:pStyle w:val="Tabletitle"/>
              <w:rPr>
                <w:rFonts w:ascii="Tahoma" w:hAnsi="Tahoma" w:cs="Tahoma"/>
              </w:rPr>
            </w:pPr>
            <w:r>
              <w:rPr>
                <w:rFonts w:ascii="Tahoma" w:hAnsi="Tahoma" w:cs="Tahoma"/>
              </w:rPr>
              <w:t>Multiple</w:t>
            </w:r>
          </w:p>
        </w:tc>
        <w:tc>
          <w:tcPr>
            <w:tcW w:w="1625" w:type="dxa"/>
            <w:shd w:val="clear" w:color="auto" w:fill="FFFFFF"/>
          </w:tcPr>
          <w:p w14:paraId="02915484" w14:textId="77777777" w:rsidR="00B7365C" w:rsidRPr="00707F61" w:rsidRDefault="00B7365C" w:rsidP="003E3F75">
            <w:pPr>
              <w:pStyle w:val="Tabletitle"/>
              <w:rPr>
                <w:rFonts w:ascii="Tahoma" w:hAnsi="Tahoma" w:cs="Tahoma"/>
              </w:rPr>
            </w:pPr>
          </w:p>
        </w:tc>
        <w:tc>
          <w:tcPr>
            <w:tcW w:w="1264" w:type="dxa"/>
            <w:shd w:val="clear" w:color="auto" w:fill="FFFFFF"/>
          </w:tcPr>
          <w:p w14:paraId="03B94F49" w14:textId="77777777" w:rsidR="00B7365C" w:rsidRPr="00707F61" w:rsidRDefault="00B7365C" w:rsidP="003E3F75">
            <w:pPr>
              <w:pStyle w:val="Tabletitle"/>
              <w:rPr>
                <w:rFonts w:ascii="Tahoma" w:hAnsi="Tahoma" w:cs="Tahoma"/>
              </w:rPr>
            </w:pPr>
          </w:p>
        </w:tc>
        <w:tc>
          <w:tcPr>
            <w:tcW w:w="1734" w:type="dxa"/>
            <w:shd w:val="clear" w:color="auto" w:fill="FFFFFF"/>
          </w:tcPr>
          <w:p w14:paraId="7375EE92" w14:textId="77777777" w:rsidR="00B7365C" w:rsidRDefault="00B7365C" w:rsidP="003E3F75">
            <w:pPr>
              <w:pStyle w:val="Tabletitle"/>
              <w:rPr>
                <w:rFonts w:ascii="Tahoma" w:hAnsi="Tahoma" w:cs="Tahoma"/>
              </w:rPr>
            </w:pPr>
            <w:r>
              <w:rPr>
                <w:rFonts w:ascii="Tahoma" w:hAnsi="Tahoma" w:cs="Tahoma"/>
              </w:rPr>
              <w:t>Optional :Text field with range</w:t>
            </w:r>
          </w:p>
        </w:tc>
      </w:tr>
    </w:tbl>
    <w:p w14:paraId="6D846F5D" w14:textId="77777777" w:rsidR="00543CB6" w:rsidRPr="00543CB6" w:rsidRDefault="00543CB6" w:rsidP="00543CB6">
      <w:pPr>
        <w:rPr>
          <w:ins w:id="1156" w:author="Keyur Panchal --CNTR" w:date="2019-11-19T09:07:00Z"/>
        </w:rPr>
      </w:pPr>
    </w:p>
    <w:p w14:paraId="62F015AF" w14:textId="77777777" w:rsidR="00543CB6" w:rsidRDefault="00543CB6" w:rsidP="00543CB6">
      <w:pPr>
        <w:rPr>
          <w:b/>
          <w:sz w:val="28"/>
          <w:u w:val="single"/>
        </w:rPr>
      </w:pPr>
    </w:p>
    <w:p w14:paraId="0A8EBEDD" w14:textId="77777777" w:rsidR="00543CB6" w:rsidRPr="00F15450" w:rsidRDefault="00543CB6" w:rsidP="00543CB6">
      <w:r w:rsidRPr="00F15450">
        <w:t>Report Output fields and Logic</w:t>
      </w:r>
    </w:p>
    <w:p w14:paraId="1B15DD1D" w14:textId="77777777" w:rsidR="00543CB6" w:rsidRPr="00F15450" w:rsidRDefault="00543CB6" w:rsidP="00543CB6"/>
    <w:p w14:paraId="3774E817" w14:textId="77777777" w:rsidR="00543CB6" w:rsidRPr="00F15450" w:rsidRDefault="00543CB6" w:rsidP="00543CB6">
      <w:pPr>
        <w:numPr>
          <w:ilvl w:val="0"/>
          <w:numId w:val="9"/>
        </w:numPr>
      </w:pPr>
      <w:r w:rsidRPr="00F15450">
        <w:t xml:space="preserve">Check if Material Type (MARA-MTART = ZMAT) </w:t>
      </w:r>
      <w:r w:rsidR="009E0F43">
        <w:t>and SOBSK = ‘SC’ or ‘E5’</w:t>
      </w:r>
      <w:r w:rsidRPr="00F15450">
        <w:t>if yes then show detail for below fields.</w:t>
      </w:r>
    </w:p>
    <w:p w14:paraId="6244A865" w14:textId="77777777" w:rsidR="00543CB6" w:rsidRPr="00F15450" w:rsidRDefault="00543CB6" w:rsidP="00543CB6">
      <w:pPr>
        <w:numPr>
          <w:ilvl w:val="1"/>
          <w:numId w:val="9"/>
        </w:numPr>
      </w:pPr>
      <w:r w:rsidRPr="00F15450">
        <w:lastRenderedPageBreak/>
        <w:t>Purchase Order Number and Purchase order item.</w:t>
      </w:r>
    </w:p>
    <w:p w14:paraId="7313B623" w14:textId="77777777" w:rsidR="00543CB6" w:rsidRPr="00F15450" w:rsidRDefault="00543CB6" w:rsidP="00543CB6">
      <w:pPr>
        <w:numPr>
          <w:ilvl w:val="2"/>
          <w:numId w:val="9"/>
        </w:numPr>
      </w:pPr>
      <w:r w:rsidRPr="00F15450">
        <w:t>Pass Sales order and sales order item to EKKN table to get Purchase order and Purchase order item.</w:t>
      </w:r>
    </w:p>
    <w:p w14:paraId="4B9F1680" w14:textId="77777777" w:rsidR="00543CB6" w:rsidRPr="00F15450" w:rsidRDefault="00543CB6" w:rsidP="00543CB6">
      <w:pPr>
        <w:numPr>
          <w:ilvl w:val="3"/>
          <w:numId w:val="9"/>
        </w:numPr>
      </w:pPr>
      <w:r w:rsidRPr="00F15450">
        <w:t>Purchase order number :  EKKN.</w:t>
      </w:r>
      <w:r w:rsidRPr="00543CB6">
        <w:t xml:space="preserve"> </w:t>
      </w:r>
      <w:r w:rsidRPr="00F15450">
        <w:t>EBELN</w:t>
      </w:r>
    </w:p>
    <w:p w14:paraId="0B37FD0A" w14:textId="77777777" w:rsidR="00543CB6" w:rsidRPr="00F15450" w:rsidRDefault="00543CB6" w:rsidP="00543CB6">
      <w:pPr>
        <w:numPr>
          <w:ilvl w:val="3"/>
          <w:numId w:val="9"/>
        </w:numPr>
      </w:pPr>
      <w:r w:rsidRPr="00F15450">
        <w:t>Purchase order item : EKKN.EBELP</w:t>
      </w:r>
    </w:p>
    <w:p w14:paraId="10BC785E" w14:textId="77777777" w:rsidR="00543CB6" w:rsidRPr="00F15450" w:rsidRDefault="00543CB6" w:rsidP="00543CB6">
      <w:pPr>
        <w:numPr>
          <w:ilvl w:val="2"/>
          <w:numId w:val="9"/>
        </w:numPr>
      </w:pPr>
      <w:r w:rsidRPr="00F15450">
        <w:t>Pass Purchase order and item number to EKKO table to get vendor number (EKKO.LIFNR)</w:t>
      </w:r>
    </w:p>
    <w:p w14:paraId="6F03599F" w14:textId="77777777" w:rsidR="00543CB6" w:rsidRDefault="00543CB6" w:rsidP="00543CB6">
      <w:pPr>
        <w:numPr>
          <w:ilvl w:val="2"/>
          <w:numId w:val="9"/>
        </w:numPr>
      </w:pPr>
      <w:r w:rsidRPr="00F15450">
        <w:t>Pass Purchase order and item number to EKBE table along with EKBE.</w:t>
      </w:r>
      <w:r w:rsidRPr="00543CB6">
        <w:t xml:space="preserve"> </w:t>
      </w:r>
      <w:r w:rsidRPr="00F15450">
        <w:t>BEWTP =’E’ to get GR date</w:t>
      </w:r>
      <w:r w:rsidR="00F15450">
        <w:t xml:space="preserve"> (EKBE.BUDAT)</w:t>
      </w:r>
      <w:r w:rsidRPr="00F15450">
        <w:t xml:space="preserve"> for PO item.</w:t>
      </w:r>
    </w:p>
    <w:p w14:paraId="6777A537" w14:textId="77777777" w:rsidR="00B7365C" w:rsidRDefault="00B7365C" w:rsidP="00B7365C">
      <w:pPr>
        <w:numPr>
          <w:ilvl w:val="1"/>
          <w:numId w:val="9"/>
        </w:numPr>
      </w:pPr>
      <w:r>
        <w:t>Report layout Fields.</w:t>
      </w:r>
    </w:p>
    <w:p w14:paraId="6E681184" w14:textId="77777777" w:rsidR="00B7365C" w:rsidRDefault="00B7365C" w:rsidP="00B7365C">
      <w:pPr>
        <w:ind w:left="1440"/>
      </w:pPr>
    </w:p>
    <w:p w14:paraId="230165FA" w14:textId="77777777" w:rsidR="00B7365C" w:rsidRDefault="00C42A73" w:rsidP="00B7365C">
      <w:pPr>
        <w:ind w:left="1440"/>
      </w:pPr>
      <w:r>
        <w:rPr>
          <w:noProof/>
        </w:rPr>
        <w:drawing>
          <wp:inline distT="0" distB="0" distL="0" distR="0" wp14:anchorId="5BED01E1" wp14:editId="63DEA4B6">
            <wp:extent cx="5038724" cy="1314450"/>
            <wp:effectExtent l="0" t="0" r="0" b="0"/>
            <wp:docPr id="3314485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30">
                      <a:extLst>
                        <a:ext uri="{28A0092B-C50C-407E-A947-70E740481C1C}">
                          <a14:useLocalDpi xmlns:a14="http://schemas.microsoft.com/office/drawing/2010/main" val="0"/>
                        </a:ext>
                      </a:extLst>
                    </a:blip>
                    <a:stretch>
                      <a:fillRect/>
                    </a:stretch>
                  </pic:blipFill>
                  <pic:spPr>
                    <a:xfrm>
                      <a:off x="0" y="0"/>
                      <a:ext cx="5038724" cy="1314450"/>
                    </a:xfrm>
                    <a:prstGeom prst="rect">
                      <a:avLst/>
                    </a:prstGeom>
                  </pic:spPr>
                </pic:pic>
              </a:graphicData>
            </a:graphic>
          </wp:inline>
        </w:drawing>
      </w:r>
    </w:p>
    <w:p w14:paraId="7CB33CA5" w14:textId="77777777" w:rsidR="009C0F23" w:rsidRDefault="009C0F23" w:rsidP="00B7365C">
      <w:pPr>
        <w:ind w:left="1440"/>
      </w:pPr>
    </w:p>
    <w:p w14:paraId="5D055AB4" w14:textId="203A1AA2" w:rsidR="009C0F23" w:rsidRDefault="009C0F23" w:rsidP="00B7365C">
      <w:pPr>
        <w:ind w:left="1440"/>
        <w:rPr>
          <w:b/>
        </w:rPr>
      </w:pPr>
      <w:r w:rsidRPr="009C0F23">
        <w:rPr>
          <w:b/>
        </w:rPr>
        <w:t xml:space="preserve">Also add Vendor name (LFA1-NAME1) as report </w:t>
      </w:r>
      <w:proofErr w:type="spellStart"/>
      <w:r w:rsidRPr="009C0F23">
        <w:rPr>
          <w:b/>
        </w:rPr>
        <w:t>out put</w:t>
      </w:r>
      <w:proofErr w:type="spellEnd"/>
      <w:r w:rsidRPr="009C0F23">
        <w:rPr>
          <w:b/>
        </w:rPr>
        <w:t xml:space="preserve"> column.</w:t>
      </w:r>
    </w:p>
    <w:p w14:paraId="701C747E" w14:textId="0EADF618" w:rsidR="00F83AFC" w:rsidRDefault="00F83AFC" w:rsidP="00B7365C">
      <w:pPr>
        <w:ind w:left="1440"/>
        <w:rPr>
          <w:b/>
        </w:rPr>
      </w:pPr>
    </w:p>
    <w:p w14:paraId="5C19FF36" w14:textId="77777777" w:rsidR="00F83AFC" w:rsidRPr="00FF7788" w:rsidRDefault="00F83AFC" w:rsidP="00F83AFC">
      <w:pPr>
        <w:rPr>
          <w:b/>
          <w:highlight w:val="yellow"/>
        </w:rPr>
      </w:pPr>
      <w:r w:rsidRPr="00FF7788">
        <w:rPr>
          <w:b/>
          <w:highlight w:val="yellow"/>
        </w:rPr>
        <w:t>Version 8.0 ( ITC1 Defect # 1760)</w:t>
      </w:r>
    </w:p>
    <w:p w14:paraId="6C60A862" w14:textId="77777777" w:rsidR="00F83AFC" w:rsidRPr="00FF7788" w:rsidRDefault="00F83AFC" w:rsidP="00F83AFC">
      <w:pPr>
        <w:rPr>
          <w:b/>
          <w:highlight w:val="yellow"/>
        </w:rPr>
      </w:pPr>
    </w:p>
    <w:p w14:paraId="5328BBC6" w14:textId="77777777" w:rsidR="00F83AFC" w:rsidRPr="00FF7788" w:rsidRDefault="00F83AFC" w:rsidP="00F83AFC">
      <w:pPr>
        <w:rPr>
          <w:b/>
          <w:highlight w:val="yellow"/>
        </w:rPr>
      </w:pPr>
      <w:r w:rsidRPr="00FF7788">
        <w:rPr>
          <w:b/>
          <w:highlight w:val="yellow"/>
        </w:rPr>
        <w:t>Currently program just looking at Subcon PO. Business would like to see  regular ZMAT PO as well so add below conditions to existing condition.</w:t>
      </w:r>
    </w:p>
    <w:p w14:paraId="5CB884A7" w14:textId="77777777" w:rsidR="00F83AFC" w:rsidRPr="00FF7788" w:rsidRDefault="00F83AFC" w:rsidP="00F83AFC">
      <w:pPr>
        <w:rPr>
          <w:b/>
          <w:highlight w:val="yellow"/>
        </w:rPr>
      </w:pPr>
    </w:p>
    <w:p w14:paraId="2DC5DFD3" w14:textId="17359996" w:rsidR="00F83AFC" w:rsidRDefault="00F83AFC" w:rsidP="00F83AFC">
      <w:pPr>
        <w:numPr>
          <w:ilvl w:val="0"/>
          <w:numId w:val="10"/>
        </w:numPr>
        <w:rPr>
          <w:highlight w:val="yellow"/>
        </w:rPr>
      </w:pPr>
      <w:r w:rsidRPr="00FF7788">
        <w:rPr>
          <w:highlight w:val="yellow"/>
        </w:rPr>
        <w:t>Check if Material Type (MARA-MTART = ZMAT) and/or SOBSK = ‘SC’ or ‘E5’, “ Blank “if yes then show additional PO related fields to the report.</w:t>
      </w:r>
    </w:p>
    <w:p w14:paraId="7E51DCAA" w14:textId="258B6969" w:rsidR="003930D3" w:rsidRPr="003930D3" w:rsidRDefault="003930D3" w:rsidP="003930D3">
      <w:pPr>
        <w:rPr>
          <w:b/>
          <w:highlight w:val="yellow"/>
        </w:rPr>
      </w:pPr>
    </w:p>
    <w:p w14:paraId="70579A2A" w14:textId="2C187254" w:rsidR="003930D3" w:rsidRPr="003930D3" w:rsidRDefault="003930D3" w:rsidP="003930D3">
      <w:bookmarkStart w:id="1157" w:name="Version_9"/>
      <w:r w:rsidRPr="003930D3">
        <w:t>Version 9.0</w:t>
      </w:r>
    </w:p>
    <w:bookmarkEnd w:id="1157"/>
    <w:p w14:paraId="42C6B4FC" w14:textId="4E92F988" w:rsidR="00F83AFC" w:rsidRPr="003930D3" w:rsidRDefault="00F83AFC" w:rsidP="003930D3"/>
    <w:p w14:paraId="73D38F50" w14:textId="61C86F84" w:rsidR="008B2DC8" w:rsidRDefault="008B2DC8" w:rsidP="003930D3">
      <w:pPr>
        <w:numPr>
          <w:ilvl w:val="0"/>
          <w:numId w:val="12"/>
        </w:numPr>
      </w:pPr>
      <w:r>
        <w:t>Add below details to Cost component view only.</w:t>
      </w:r>
    </w:p>
    <w:p w14:paraId="30DF1036" w14:textId="3C145A28" w:rsidR="003930D3" w:rsidRPr="003930D3" w:rsidRDefault="003930D3" w:rsidP="003930D3">
      <w:pPr>
        <w:numPr>
          <w:ilvl w:val="0"/>
          <w:numId w:val="12"/>
        </w:numPr>
      </w:pPr>
      <w:r w:rsidRPr="003930D3">
        <w:t>Add new column “ZMAT BUY”</w:t>
      </w:r>
    </w:p>
    <w:p w14:paraId="0C919D76" w14:textId="318E4784" w:rsidR="003930D3" w:rsidRPr="003930D3" w:rsidRDefault="003930D3" w:rsidP="003930D3">
      <w:pPr>
        <w:numPr>
          <w:ilvl w:val="0"/>
          <w:numId w:val="12"/>
        </w:numPr>
      </w:pPr>
      <w:r w:rsidRPr="003930D3">
        <w:t>Check if Material Type (MARA-MTART = ZMAT) PT = F then Mark Line as “X” in new column ZMAT BUY.</w:t>
      </w:r>
    </w:p>
    <w:p w14:paraId="3A5A5E1B" w14:textId="2A61C1B1" w:rsidR="003930D3" w:rsidRPr="003930D3" w:rsidRDefault="003930D3" w:rsidP="003930D3">
      <w:pPr>
        <w:pStyle w:val="ListParagraph"/>
        <w:numPr>
          <w:ilvl w:val="0"/>
          <w:numId w:val="12"/>
        </w:numPr>
      </w:pPr>
      <w:r w:rsidRPr="003930D3">
        <w:t>Check if Material type is ZMAT , PT = F and SOBSL = SC/E5 then  if PO number available then go to EKET table and get RSNUM</w:t>
      </w:r>
      <w:r>
        <w:t xml:space="preserve"> from EKET table based on PO number and item. Insert RSNUM to RESB table and get all the component related to the PO number. Once we have all the part then Mark </w:t>
      </w:r>
      <w:r w:rsidR="005252AD">
        <w:t>“</w:t>
      </w:r>
      <w:r>
        <w:t>X</w:t>
      </w:r>
      <w:r w:rsidR="005252AD">
        <w:t>”</w:t>
      </w:r>
      <w:r>
        <w:t xml:space="preserve"> as ZMAT Subcon part as well as Component under subcon PO.</w:t>
      </w:r>
    </w:p>
    <w:p w14:paraId="529ACE23" w14:textId="77777777" w:rsidR="003930D3" w:rsidRPr="003930D3" w:rsidRDefault="003930D3" w:rsidP="003930D3">
      <w:pPr>
        <w:ind w:left="720"/>
      </w:pPr>
    </w:p>
    <w:p w14:paraId="49528139" w14:textId="77777777" w:rsidR="003930D3" w:rsidRPr="003930D3" w:rsidRDefault="003930D3" w:rsidP="003930D3"/>
    <w:p w14:paraId="17414610" w14:textId="01C3BA4C" w:rsidR="00543CB6" w:rsidRDefault="005252AD" w:rsidP="005252AD">
      <w:pPr>
        <w:rPr>
          <w:b/>
          <w:sz w:val="28"/>
          <w:u w:val="single"/>
        </w:rPr>
      </w:pPr>
      <w:r>
        <w:rPr>
          <w:b/>
          <w:sz w:val="28"/>
          <w:u w:val="single"/>
        </w:rPr>
        <w:object w:dxaOrig="1508" w:dyaOrig="984" w14:anchorId="5FF38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5pt;height:48.9pt" o:ole="">
            <v:imagedata r:id="rId31" o:title=""/>
          </v:shape>
          <o:OLEObject Type="Embed" ProgID="Excel.Sheet.12" ShapeID="_x0000_i1025" DrawAspect="Icon" ObjectID="_1681984490" r:id="rId32"/>
        </w:object>
      </w:r>
    </w:p>
    <w:p w14:paraId="4CCEB8BF" w14:textId="4FCF7411" w:rsidR="00E86E5E" w:rsidRDefault="00E86E5E" w:rsidP="005252AD">
      <w:pPr>
        <w:rPr>
          <w:b/>
          <w:sz w:val="28"/>
          <w:u w:val="single"/>
        </w:rPr>
      </w:pPr>
      <w:bookmarkStart w:id="1158" w:name="Version_10"/>
      <w:bookmarkEnd w:id="1158"/>
    </w:p>
    <w:p w14:paraId="64A491F5" w14:textId="77777777" w:rsidR="00E86E5E" w:rsidRDefault="00E86E5E" w:rsidP="005252AD">
      <w:pPr>
        <w:rPr>
          <w:b/>
          <w:sz w:val="28"/>
          <w:u w:val="single"/>
        </w:rPr>
      </w:pPr>
      <w:r>
        <w:rPr>
          <w:b/>
          <w:sz w:val="28"/>
          <w:u w:val="single"/>
        </w:rPr>
        <w:t>Version 10</w:t>
      </w:r>
    </w:p>
    <w:p w14:paraId="73EC138C" w14:textId="45732CE4" w:rsidR="00E86E5E" w:rsidRDefault="00E86E5E" w:rsidP="005252AD">
      <w:pPr>
        <w:rPr>
          <w:b/>
          <w:sz w:val="28"/>
          <w:u w:val="single"/>
        </w:rPr>
      </w:pPr>
    </w:p>
    <w:p w14:paraId="6E8DFE31" w14:textId="587C745D" w:rsidR="00E86E5E" w:rsidRDefault="00E86E5E" w:rsidP="005252AD">
      <w:pPr>
        <w:rPr>
          <w:b/>
          <w:sz w:val="28"/>
          <w:u w:val="single"/>
        </w:rPr>
      </w:pPr>
      <w:r>
        <w:rPr>
          <w:b/>
          <w:sz w:val="28"/>
          <w:u w:val="single"/>
        </w:rPr>
        <w:t>Add a costing SPK MARC-SOBSK field to report layout.</w:t>
      </w:r>
    </w:p>
    <w:p w14:paraId="39890A19" w14:textId="4A2CC294" w:rsidR="00D64212" w:rsidRDefault="00D64212" w:rsidP="005252AD">
      <w:pPr>
        <w:rPr>
          <w:b/>
          <w:sz w:val="28"/>
          <w:u w:val="single"/>
        </w:rPr>
      </w:pPr>
    </w:p>
    <w:p w14:paraId="32317791" w14:textId="5B34E075" w:rsidR="00D64212" w:rsidRDefault="00D64212" w:rsidP="005252AD">
      <w:pPr>
        <w:rPr>
          <w:b/>
          <w:sz w:val="28"/>
          <w:u w:val="single"/>
        </w:rPr>
      </w:pPr>
    </w:p>
    <w:p w14:paraId="1693BFCC" w14:textId="3DA9F8B6" w:rsidR="00D64212" w:rsidRDefault="00D64212" w:rsidP="005252AD">
      <w:pPr>
        <w:rPr>
          <w:b/>
          <w:sz w:val="28"/>
          <w:u w:val="single"/>
        </w:rPr>
      </w:pPr>
      <w:r>
        <w:rPr>
          <w:b/>
          <w:sz w:val="28"/>
          <w:u w:val="single"/>
        </w:rPr>
        <w:t>Version 11.0</w:t>
      </w:r>
    </w:p>
    <w:p w14:paraId="3CB72753" w14:textId="1B11CCCE" w:rsidR="00D64212" w:rsidRDefault="00D64212" w:rsidP="005252AD">
      <w:pPr>
        <w:rPr>
          <w:b/>
          <w:sz w:val="28"/>
          <w:u w:val="single"/>
        </w:rPr>
      </w:pPr>
    </w:p>
    <w:p w14:paraId="14EAA998" w14:textId="5C44B39F" w:rsidR="00D64212" w:rsidRDefault="00D64212" w:rsidP="005252AD">
      <w:pPr>
        <w:rPr>
          <w:b/>
          <w:sz w:val="28"/>
          <w:u w:val="single"/>
        </w:rPr>
      </w:pPr>
      <w:r>
        <w:rPr>
          <w:b/>
          <w:sz w:val="28"/>
          <w:u w:val="single"/>
        </w:rPr>
        <w:t xml:space="preserve">Currently PO are </w:t>
      </w:r>
      <w:proofErr w:type="spellStart"/>
      <w:r>
        <w:rPr>
          <w:b/>
          <w:sz w:val="28"/>
          <w:u w:val="single"/>
        </w:rPr>
        <w:t>disply</w:t>
      </w:r>
      <w:proofErr w:type="spellEnd"/>
      <w:r>
        <w:rPr>
          <w:b/>
          <w:sz w:val="28"/>
          <w:u w:val="single"/>
        </w:rPr>
        <w:t xml:space="preserve"> if PT = F so report should show PO when PT = X. also when PT = X and SOBSL is blank then if Subcon PO exists then it should show subcon PO details as well.</w:t>
      </w:r>
    </w:p>
    <w:p w14:paraId="52ABC2FC" w14:textId="7D0E3D45" w:rsidR="00D64212" w:rsidRDefault="00D64212" w:rsidP="005252AD">
      <w:pPr>
        <w:rPr>
          <w:b/>
          <w:sz w:val="28"/>
          <w:u w:val="single"/>
        </w:rPr>
      </w:pPr>
    </w:p>
    <w:p w14:paraId="26516D9D" w14:textId="2F474013" w:rsidR="00D64212" w:rsidRDefault="00D64212" w:rsidP="005252AD">
      <w:pPr>
        <w:rPr>
          <w:b/>
          <w:sz w:val="28"/>
          <w:u w:val="single"/>
        </w:rPr>
      </w:pPr>
      <w:r>
        <w:rPr>
          <w:b/>
          <w:sz w:val="28"/>
          <w:u w:val="single"/>
        </w:rPr>
        <w:t>Create a new column PO type to display when Material mater SPK is blank.</w:t>
      </w:r>
    </w:p>
    <w:p w14:paraId="5B71D824" w14:textId="76BB45D2" w:rsidR="00D91A00" w:rsidRDefault="00D91A00" w:rsidP="005252AD">
      <w:pPr>
        <w:rPr>
          <w:b/>
          <w:sz w:val="28"/>
          <w:u w:val="single"/>
        </w:rPr>
      </w:pPr>
    </w:p>
    <w:p w14:paraId="57FA0278" w14:textId="4EF38C50" w:rsidR="00D91A00" w:rsidRPr="004A1C2C" w:rsidRDefault="00D91A00" w:rsidP="005252AD">
      <w:pPr>
        <w:rPr>
          <w:bCs/>
          <w:sz w:val="28"/>
        </w:rPr>
      </w:pPr>
      <w:bookmarkStart w:id="1159" w:name="_Hlk71318321"/>
      <w:r w:rsidRPr="004A1C2C">
        <w:rPr>
          <w:b/>
          <w:sz w:val="28"/>
          <w:highlight w:val="yellow"/>
          <w:u w:val="single"/>
        </w:rPr>
        <w:t>Version 12.0</w:t>
      </w:r>
      <w:r w:rsidR="007440FC" w:rsidRPr="004A1C2C">
        <w:rPr>
          <w:b/>
          <w:sz w:val="28"/>
          <w:highlight w:val="yellow"/>
          <w:u w:val="single"/>
        </w:rPr>
        <w:t>-</w:t>
      </w:r>
      <w:r w:rsidR="007440FC" w:rsidRPr="004A1C2C">
        <w:rPr>
          <w:highlight w:val="yellow"/>
        </w:rPr>
        <w:t xml:space="preserve"> </w:t>
      </w:r>
      <w:r w:rsidR="007440FC" w:rsidRPr="000544CA">
        <w:rPr>
          <w:b/>
          <w:sz w:val="28"/>
          <w:highlight w:val="yellow"/>
          <w:u w:val="single"/>
        </w:rPr>
        <w:t>PCR</w:t>
      </w:r>
      <w:proofErr w:type="gramStart"/>
      <w:r w:rsidR="007440FC" w:rsidRPr="000544CA">
        <w:rPr>
          <w:b/>
          <w:sz w:val="28"/>
          <w:highlight w:val="yellow"/>
          <w:u w:val="single"/>
        </w:rPr>
        <w:t>034981</w:t>
      </w:r>
      <w:r w:rsidR="000544CA">
        <w:rPr>
          <w:b/>
          <w:sz w:val="28"/>
        </w:rPr>
        <w:t xml:space="preserve"> :</w:t>
      </w:r>
      <w:r w:rsidR="004A1C2C" w:rsidRPr="000544CA">
        <w:rPr>
          <w:b/>
          <w:sz w:val="28"/>
          <w:highlight w:val="yellow"/>
        </w:rPr>
        <w:t>Add</w:t>
      </w:r>
      <w:proofErr w:type="gramEnd"/>
      <w:r w:rsidR="004A1C2C" w:rsidRPr="004A1C2C">
        <w:rPr>
          <w:b/>
          <w:sz w:val="28"/>
          <w:highlight w:val="yellow"/>
        </w:rPr>
        <w:t xml:space="preserve"> </w:t>
      </w:r>
      <w:r w:rsidR="004C6BE4">
        <w:rPr>
          <w:b/>
          <w:sz w:val="28"/>
          <w:highlight w:val="yellow"/>
        </w:rPr>
        <w:t>P</w:t>
      </w:r>
      <w:r w:rsidR="004A1C2C" w:rsidRPr="004A1C2C">
        <w:rPr>
          <w:b/>
          <w:sz w:val="28"/>
          <w:highlight w:val="yellow"/>
        </w:rPr>
        <w:t>ri</w:t>
      </w:r>
      <w:r w:rsidR="004C6BE4">
        <w:rPr>
          <w:b/>
          <w:sz w:val="28"/>
          <w:highlight w:val="yellow"/>
        </w:rPr>
        <w:t>ce</w:t>
      </w:r>
      <w:r w:rsidR="004A1C2C" w:rsidRPr="004A1C2C">
        <w:rPr>
          <w:b/>
          <w:sz w:val="28"/>
          <w:highlight w:val="yellow"/>
        </w:rPr>
        <w:t xml:space="preserve"> </w:t>
      </w:r>
      <w:r w:rsidR="004C6BE4">
        <w:rPr>
          <w:b/>
          <w:sz w:val="28"/>
          <w:highlight w:val="yellow"/>
        </w:rPr>
        <w:t>S</w:t>
      </w:r>
      <w:r w:rsidR="004A1C2C" w:rsidRPr="004A1C2C">
        <w:rPr>
          <w:b/>
          <w:sz w:val="28"/>
          <w:highlight w:val="yellow"/>
        </w:rPr>
        <w:t>tra</w:t>
      </w:r>
      <w:r w:rsidR="004C6BE4">
        <w:rPr>
          <w:b/>
          <w:sz w:val="28"/>
          <w:highlight w:val="yellow"/>
        </w:rPr>
        <w:t>t</w:t>
      </w:r>
      <w:r w:rsidR="004A1C2C" w:rsidRPr="004A1C2C">
        <w:rPr>
          <w:b/>
          <w:sz w:val="28"/>
          <w:highlight w:val="yellow"/>
        </w:rPr>
        <w:t>egy field line in output report</w:t>
      </w:r>
    </w:p>
    <w:p w14:paraId="253E5DFC" w14:textId="64A846D7" w:rsidR="006A78DB" w:rsidRDefault="006A78DB" w:rsidP="005252AD">
      <w:pPr>
        <w:rPr>
          <w:b/>
          <w:sz w:val="28"/>
        </w:rPr>
      </w:pPr>
    </w:p>
    <w:p w14:paraId="3A764266" w14:textId="10CFED19" w:rsidR="006A78DB" w:rsidRDefault="006A78DB" w:rsidP="006A78DB">
      <w:pPr>
        <w:rPr>
          <w:bCs/>
        </w:rPr>
      </w:pPr>
      <w:r w:rsidRPr="001E6425">
        <w:rPr>
          <w:bCs/>
        </w:rPr>
        <w:t>We have already using the f</w:t>
      </w:r>
      <w:r w:rsidR="003753EE">
        <w:rPr>
          <w:bCs/>
        </w:rPr>
        <w:t>unctional module</w:t>
      </w:r>
      <w:r>
        <w:rPr>
          <w:b/>
          <w:sz w:val="28"/>
        </w:rPr>
        <w:t xml:space="preserve"> </w:t>
      </w:r>
      <w:r w:rsidRPr="00E80D4D">
        <w:rPr>
          <w:bCs/>
          <w:highlight w:val="yellow"/>
        </w:rPr>
        <w:t>BAPI_COSTESTIMATE_GETEXPLOSION</w:t>
      </w:r>
      <w:r>
        <w:rPr>
          <w:bCs/>
        </w:rPr>
        <w:t xml:space="preserve"> from here, will get the product cost estimate number based on part number, here we will take</w:t>
      </w:r>
    </w:p>
    <w:p w14:paraId="26B28C16" w14:textId="7B31478F" w:rsidR="006A78DB" w:rsidRDefault="006A78DB" w:rsidP="005252AD">
      <w:pPr>
        <w:rPr>
          <w:bCs/>
        </w:rPr>
      </w:pPr>
      <w:r w:rsidRPr="006A78DB">
        <w:rPr>
          <w:bCs/>
        </w:rPr>
        <w:t xml:space="preserve"> Product cost estimate number, costing type and costing version</w:t>
      </w:r>
      <w:r>
        <w:rPr>
          <w:bCs/>
        </w:rPr>
        <w:t>.</w:t>
      </w:r>
    </w:p>
    <w:p w14:paraId="2C9322D3" w14:textId="23ABC575" w:rsidR="006A78DB" w:rsidRDefault="006A78DB" w:rsidP="005252AD">
      <w:pPr>
        <w:rPr>
          <w:bCs/>
        </w:rPr>
      </w:pPr>
    </w:p>
    <w:p w14:paraId="0FC2D3F4" w14:textId="34A64615" w:rsidR="006A78DB" w:rsidRPr="006A78DB" w:rsidRDefault="006A78DB" w:rsidP="005252AD">
      <w:pPr>
        <w:rPr>
          <w:bCs/>
        </w:rPr>
      </w:pPr>
      <w:r>
        <w:rPr>
          <w:bCs/>
        </w:rPr>
        <w:t xml:space="preserve">Go to </w:t>
      </w:r>
      <w:r w:rsidRPr="007440FC">
        <w:rPr>
          <w:bCs/>
          <w:highlight w:val="yellow"/>
        </w:rPr>
        <w:t>KEKO</w:t>
      </w:r>
      <w:r>
        <w:rPr>
          <w:bCs/>
        </w:rPr>
        <w:t xml:space="preserve"> table and give the </w:t>
      </w:r>
      <w:r w:rsidRPr="006A78DB">
        <w:rPr>
          <w:bCs/>
        </w:rPr>
        <w:t>Product cost estimate number, costing type and costing version</w:t>
      </w:r>
      <w:r>
        <w:rPr>
          <w:bCs/>
        </w:rPr>
        <w:t xml:space="preserve"> and get the </w:t>
      </w:r>
      <w:r w:rsidR="000D067E">
        <w:rPr>
          <w:bCs/>
        </w:rPr>
        <w:t>M</w:t>
      </w:r>
      <w:r>
        <w:rPr>
          <w:bCs/>
        </w:rPr>
        <w:t xml:space="preserve">aterial </w:t>
      </w:r>
      <w:proofErr w:type="gramStart"/>
      <w:r w:rsidR="000D067E">
        <w:rPr>
          <w:bCs/>
        </w:rPr>
        <w:t>V</w:t>
      </w:r>
      <w:r>
        <w:rPr>
          <w:bCs/>
        </w:rPr>
        <w:t>aluation</w:t>
      </w:r>
      <w:bookmarkStart w:id="1160" w:name="_GoBack"/>
      <w:bookmarkEnd w:id="1160"/>
      <w:r w:rsidR="00477A48">
        <w:rPr>
          <w:bCs/>
        </w:rPr>
        <w:t>(</w:t>
      </w:r>
      <w:proofErr w:type="gramEnd"/>
      <w:r w:rsidR="00477A48" w:rsidRPr="00477A48">
        <w:rPr>
          <w:bCs/>
          <w:highlight w:val="yellow"/>
        </w:rPr>
        <w:t>BWSMR</w:t>
      </w:r>
      <w:r w:rsidR="00477A48">
        <w:rPr>
          <w:bCs/>
        </w:rPr>
        <w:t>)</w:t>
      </w:r>
    </w:p>
    <w:p w14:paraId="519A2CF3" w14:textId="77777777" w:rsidR="00BD3A46" w:rsidRPr="004C1020" w:rsidRDefault="00BD3A46" w:rsidP="005252AD">
      <w:pPr>
        <w:rPr>
          <w:ins w:id="1161" w:author="Keyur Panchal --CNTR" w:date="2019-11-19T09:06:00Z"/>
          <w:bCs/>
          <w:rPrChange w:id="1162" w:author="Keyur Panchal --CNTR" w:date="2019-11-19T09:07:00Z">
            <w:rPr>
              <w:ins w:id="1163" w:author="Keyur Panchal --CNTR" w:date="2019-11-19T09:06:00Z"/>
            </w:rPr>
          </w:rPrChange>
        </w:rPr>
      </w:pPr>
    </w:p>
    <w:p w14:paraId="3BB90C09" w14:textId="77777777" w:rsidR="00D25C28" w:rsidRPr="00E12547" w:rsidRDefault="00D25C28" w:rsidP="00D25C28">
      <w:pPr>
        <w:pStyle w:val="Heading2"/>
        <w:tabs>
          <w:tab w:val="clear" w:pos="1080"/>
          <w:tab w:val="num" w:pos="540"/>
        </w:tabs>
        <w:ind w:left="0"/>
        <w:rPr>
          <w:rFonts w:ascii="Tahoma" w:hAnsi="Tahoma" w:cs="Tahoma"/>
          <w:i w:val="0"/>
          <w:sz w:val="24"/>
          <w:szCs w:val="24"/>
        </w:rPr>
      </w:pPr>
      <w:bookmarkStart w:id="1164" w:name="_Toc124775796"/>
      <w:bookmarkEnd w:id="50"/>
      <w:bookmarkEnd w:id="1159"/>
      <w:r w:rsidRPr="00E12547">
        <w:rPr>
          <w:rFonts w:ascii="Tahoma" w:hAnsi="Tahoma" w:cs="Tahoma"/>
          <w:i w:val="0"/>
          <w:sz w:val="24"/>
          <w:szCs w:val="24"/>
        </w:rPr>
        <w:t>Selection Screen</w:t>
      </w:r>
      <w:bookmarkEnd w:id="1164"/>
      <w:r w:rsidRPr="00E12547">
        <w:rPr>
          <w:rFonts w:ascii="Tahoma" w:hAnsi="Tahoma" w:cs="Tahoma"/>
          <w:i w:val="0"/>
          <w:sz w:val="24"/>
          <w:szCs w:val="24"/>
        </w:rPr>
        <w:t xml:space="preserve">  </w:t>
      </w:r>
    </w:p>
    <w:p w14:paraId="25D5D3FF" w14:textId="77777777" w:rsidR="00D25C28" w:rsidRPr="007D2B38" w:rsidRDefault="00D25C28" w:rsidP="00D25C28">
      <w:pPr>
        <w:rPr>
          <w:rFonts w:ascii="Tahoma" w:hAnsi="Tahoma" w:cs="Tahoma"/>
          <w:i/>
          <w:sz w:val="20"/>
        </w:rPr>
      </w:pPr>
      <w:r>
        <w:rPr>
          <w:rFonts w:ascii="Tahoma" w:hAnsi="Tahoma" w:cs="Tahoma"/>
          <w:i/>
          <w:sz w:val="20"/>
        </w:rPr>
        <w:t>&lt;</w:t>
      </w:r>
      <w:r w:rsidRPr="007D2B38">
        <w:rPr>
          <w:rFonts w:ascii="Tahoma" w:hAnsi="Tahoma" w:cs="Tahoma"/>
          <w:i/>
          <w:sz w:val="20"/>
        </w:rPr>
        <w:t xml:space="preserve">Describe the selection screen </w:t>
      </w:r>
      <w:r w:rsidR="00940EED">
        <w:rPr>
          <w:rFonts w:ascii="Tahoma" w:hAnsi="Tahoma" w:cs="Tahoma"/>
          <w:i/>
          <w:sz w:val="20"/>
        </w:rPr>
        <w:t>if used.</w:t>
      </w:r>
      <w:r w:rsidRPr="007D2B38">
        <w:rPr>
          <w:rFonts w:ascii="Tahoma" w:hAnsi="Tahoma" w:cs="Tahoma"/>
          <w:i/>
          <w:sz w:val="20"/>
        </w:rPr>
        <w:t xml:space="preserve"> Specify the fields for the selection and what checks need to be done after the user </w:t>
      </w:r>
      <w:r>
        <w:rPr>
          <w:rFonts w:ascii="Tahoma" w:hAnsi="Tahoma" w:cs="Tahoma"/>
          <w:i/>
          <w:sz w:val="20"/>
        </w:rPr>
        <w:t>has entered his or her criteria.&gt;</w:t>
      </w:r>
    </w:p>
    <w:p w14:paraId="781DF2CB" w14:textId="77777777" w:rsidR="00D25C28" w:rsidRDefault="00D25C28" w:rsidP="00D25C28">
      <w:pPr>
        <w:rPr>
          <w:rFonts w:ascii="Tahoma" w:hAnsi="Tahoma" w:cs="Tahoma"/>
        </w:rPr>
      </w:pPr>
    </w:p>
    <w:p w14:paraId="16788234" w14:textId="77777777" w:rsidR="00107756" w:rsidRDefault="00107756" w:rsidP="00D25C28">
      <w:pPr>
        <w:rPr>
          <w:rFonts w:ascii="Tahoma" w:hAnsi="Tahoma" w:cs="Tahoma"/>
        </w:rPr>
      </w:pP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1080"/>
        <w:gridCol w:w="1256"/>
        <w:gridCol w:w="1625"/>
        <w:gridCol w:w="1264"/>
        <w:gridCol w:w="1734"/>
      </w:tblGrid>
      <w:tr w:rsidR="00757CE6" w:rsidRPr="00707F61" w14:paraId="4328A2FE" w14:textId="77777777" w:rsidTr="00744744">
        <w:trPr>
          <w:cantSplit/>
          <w:trHeight w:val="325"/>
        </w:trPr>
        <w:tc>
          <w:tcPr>
            <w:tcW w:w="2178" w:type="dxa"/>
            <w:shd w:val="clear" w:color="auto" w:fill="FFFFFF"/>
          </w:tcPr>
          <w:p w14:paraId="12FB673A" w14:textId="77777777" w:rsidR="00757CE6" w:rsidRPr="00707F61" w:rsidRDefault="00757CE6" w:rsidP="00DA032C">
            <w:pPr>
              <w:pStyle w:val="Tabletitle"/>
              <w:rPr>
                <w:rFonts w:ascii="Tahoma" w:hAnsi="Tahoma" w:cs="Tahoma"/>
              </w:rPr>
            </w:pPr>
            <w:r w:rsidRPr="00707F61">
              <w:rPr>
                <w:rFonts w:ascii="Tahoma" w:hAnsi="Tahoma" w:cs="Tahoma"/>
              </w:rPr>
              <w:t>Screen Label</w:t>
            </w:r>
          </w:p>
        </w:tc>
        <w:tc>
          <w:tcPr>
            <w:tcW w:w="1080" w:type="dxa"/>
            <w:shd w:val="clear" w:color="auto" w:fill="FFFFFF"/>
          </w:tcPr>
          <w:p w14:paraId="438051D8" w14:textId="77777777" w:rsidR="00757CE6" w:rsidRPr="00707F61" w:rsidRDefault="00757CE6" w:rsidP="00DA032C">
            <w:pPr>
              <w:pStyle w:val="Tabletitle"/>
              <w:rPr>
                <w:rFonts w:ascii="Tahoma" w:hAnsi="Tahoma" w:cs="Tahoma"/>
              </w:rPr>
            </w:pPr>
            <w:r w:rsidRPr="00707F61">
              <w:rPr>
                <w:rFonts w:ascii="Tahoma" w:hAnsi="Tahoma" w:cs="Tahoma"/>
              </w:rPr>
              <w:t>Referenced Field</w:t>
            </w:r>
          </w:p>
        </w:tc>
        <w:tc>
          <w:tcPr>
            <w:tcW w:w="1256" w:type="dxa"/>
            <w:shd w:val="clear" w:color="auto" w:fill="FFFFFF"/>
          </w:tcPr>
          <w:p w14:paraId="0D5065A1" w14:textId="77777777" w:rsidR="00757CE6" w:rsidRPr="00707F61" w:rsidRDefault="00757CE6" w:rsidP="00DA032C">
            <w:pPr>
              <w:pStyle w:val="Tabletitle"/>
              <w:rPr>
                <w:rFonts w:ascii="Tahoma" w:hAnsi="Tahoma" w:cs="Tahoma"/>
              </w:rPr>
            </w:pPr>
            <w:smartTag w:uri="urn:schemas-microsoft-com:office:smarttags" w:element="place">
              <w:smartTag w:uri="urn:schemas-microsoft-com:office:smarttags" w:element="PlaceType">
                <w:r w:rsidRPr="00707F61">
                  <w:rPr>
                    <w:rFonts w:ascii="Tahoma" w:hAnsi="Tahoma" w:cs="Tahoma"/>
                  </w:rPr>
                  <w:t>Range</w:t>
                </w:r>
              </w:smartTag>
              <w:r w:rsidRPr="00707F61">
                <w:rPr>
                  <w:rFonts w:ascii="Tahoma" w:hAnsi="Tahoma" w:cs="Tahoma"/>
                </w:rPr>
                <w:t xml:space="preserve"> of </w:t>
              </w:r>
              <w:smartTag w:uri="urn:schemas-microsoft-com:office:smarttags" w:element="PlaceName">
                <w:r w:rsidRPr="00707F61">
                  <w:rPr>
                    <w:rFonts w:ascii="Tahoma" w:hAnsi="Tahoma" w:cs="Tahoma"/>
                  </w:rPr>
                  <w:t>Value</w:t>
                </w:r>
              </w:smartTag>
            </w:smartTag>
          </w:p>
        </w:tc>
        <w:tc>
          <w:tcPr>
            <w:tcW w:w="1625" w:type="dxa"/>
            <w:shd w:val="clear" w:color="auto" w:fill="FFFFFF"/>
          </w:tcPr>
          <w:p w14:paraId="20C9F78E" w14:textId="77777777" w:rsidR="00757CE6" w:rsidRPr="00707F61" w:rsidRDefault="00757CE6" w:rsidP="00DA032C">
            <w:pPr>
              <w:pStyle w:val="Tabletitle"/>
              <w:rPr>
                <w:rFonts w:ascii="Tahoma" w:hAnsi="Tahoma" w:cs="Tahoma"/>
              </w:rPr>
            </w:pPr>
            <w:r w:rsidRPr="00707F61">
              <w:rPr>
                <w:rFonts w:ascii="Tahoma" w:hAnsi="Tahoma" w:cs="Tahoma"/>
              </w:rPr>
              <w:t>Attributes, Default Values</w:t>
            </w:r>
          </w:p>
        </w:tc>
        <w:tc>
          <w:tcPr>
            <w:tcW w:w="1264" w:type="dxa"/>
            <w:shd w:val="clear" w:color="auto" w:fill="FFFFFF"/>
          </w:tcPr>
          <w:p w14:paraId="32C4CF9C" w14:textId="77777777" w:rsidR="00757CE6" w:rsidRPr="00707F61" w:rsidRDefault="00757CE6" w:rsidP="00DA032C">
            <w:pPr>
              <w:pStyle w:val="Tabletitle"/>
              <w:rPr>
                <w:rFonts w:ascii="Tahoma" w:hAnsi="Tahoma" w:cs="Tahoma"/>
              </w:rPr>
            </w:pPr>
            <w:r w:rsidRPr="00707F61">
              <w:rPr>
                <w:rFonts w:ascii="Tahoma" w:hAnsi="Tahoma" w:cs="Tahoma"/>
              </w:rPr>
              <w:t>Validations / Checks</w:t>
            </w:r>
          </w:p>
        </w:tc>
        <w:tc>
          <w:tcPr>
            <w:tcW w:w="1734" w:type="dxa"/>
            <w:shd w:val="clear" w:color="auto" w:fill="FFFFFF"/>
          </w:tcPr>
          <w:p w14:paraId="35D5F3CE" w14:textId="77777777" w:rsidR="00757CE6" w:rsidRPr="00707F61" w:rsidRDefault="00757CE6" w:rsidP="00DA032C">
            <w:pPr>
              <w:pStyle w:val="Tabletitle"/>
              <w:rPr>
                <w:rFonts w:ascii="Tahoma" w:hAnsi="Tahoma" w:cs="Tahoma"/>
              </w:rPr>
            </w:pPr>
            <w:r w:rsidRPr="00707F61">
              <w:rPr>
                <w:rFonts w:ascii="Tahoma" w:hAnsi="Tahoma" w:cs="Tahoma"/>
              </w:rPr>
              <w:t>Comments/ Selection Criteria (select options, parameters, radio buttons, checkboxes)</w:t>
            </w:r>
          </w:p>
        </w:tc>
      </w:tr>
      <w:tr w:rsidR="00C528E1" w:rsidRPr="00707F61" w14:paraId="5758B404" w14:textId="77777777" w:rsidTr="00E71464">
        <w:trPr>
          <w:cantSplit/>
          <w:trHeight w:val="325"/>
        </w:trPr>
        <w:tc>
          <w:tcPr>
            <w:tcW w:w="2178" w:type="dxa"/>
            <w:shd w:val="clear" w:color="auto" w:fill="FFFFFF"/>
            <w:vAlign w:val="center"/>
          </w:tcPr>
          <w:p w14:paraId="6E77C746" w14:textId="77777777" w:rsidR="00C528E1" w:rsidRPr="003C3224" w:rsidRDefault="00C528E1" w:rsidP="00C528E1">
            <w:pPr>
              <w:rPr>
                <w:rFonts w:eastAsia="Times New Roman"/>
                <w:color w:val="000000"/>
              </w:rPr>
            </w:pPr>
            <w:r>
              <w:rPr>
                <w:rFonts w:eastAsia="Times New Roman"/>
                <w:color w:val="000000"/>
              </w:rPr>
              <w:t xml:space="preserve">SO header </w:t>
            </w:r>
            <w:proofErr w:type="spellStart"/>
            <w:r>
              <w:rPr>
                <w:rFonts w:eastAsia="Times New Roman"/>
                <w:color w:val="000000"/>
              </w:rPr>
              <w:t>CoCode</w:t>
            </w:r>
            <w:proofErr w:type="spellEnd"/>
          </w:p>
        </w:tc>
        <w:tc>
          <w:tcPr>
            <w:tcW w:w="1080" w:type="dxa"/>
            <w:shd w:val="clear" w:color="auto" w:fill="FFFFFF"/>
            <w:vAlign w:val="center"/>
          </w:tcPr>
          <w:p w14:paraId="4C95FD9A" w14:textId="77777777" w:rsidR="00C528E1" w:rsidRPr="003C3224" w:rsidRDefault="00C528E1" w:rsidP="00C528E1">
            <w:pPr>
              <w:rPr>
                <w:rFonts w:eastAsia="Times New Roman"/>
                <w:color w:val="000000"/>
              </w:rPr>
            </w:pPr>
            <w:r w:rsidRPr="00F14B87">
              <w:rPr>
                <w:rFonts w:eastAsia="Times New Roman"/>
                <w:color w:val="000000"/>
              </w:rPr>
              <w:t>VBAK-BUKRS_VF</w:t>
            </w:r>
          </w:p>
        </w:tc>
        <w:tc>
          <w:tcPr>
            <w:tcW w:w="1256" w:type="dxa"/>
            <w:shd w:val="clear" w:color="auto" w:fill="FFFFFF"/>
            <w:vAlign w:val="center"/>
          </w:tcPr>
          <w:p w14:paraId="65804BD3" w14:textId="77777777" w:rsidR="00C528E1" w:rsidRPr="003C3224" w:rsidRDefault="00C528E1" w:rsidP="00C528E1">
            <w:pPr>
              <w:rPr>
                <w:rFonts w:eastAsia="Times New Roman"/>
                <w:color w:val="000000"/>
              </w:rPr>
            </w:pPr>
            <w:r>
              <w:rPr>
                <w:rFonts w:eastAsia="Times New Roman"/>
                <w:color w:val="000000"/>
              </w:rPr>
              <w:t>No</w:t>
            </w:r>
          </w:p>
        </w:tc>
        <w:tc>
          <w:tcPr>
            <w:tcW w:w="1625" w:type="dxa"/>
            <w:shd w:val="clear" w:color="auto" w:fill="FFFFFF"/>
            <w:vAlign w:val="bottom"/>
          </w:tcPr>
          <w:p w14:paraId="57A6A0F0" w14:textId="77777777" w:rsidR="00C528E1" w:rsidRPr="003C3224" w:rsidRDefault="00C528E1" w:rsidP="00C528E1">
            <w:pPr>
              <w:rPr>
                <w:rFonts w:eastAsia="Times New Roman"/>
                <w:color w:val="000000"/>
              </w:rPr>
            </w:pPr>
          </w:p>
        </w:tc>
        <w:tc>
          <w:tcPr>
            <w:tcW w:w="1264" w:type="dxa"/>
            <w:shd w:val="clear" w:color="auto" w:fill="FFFFFF"/>
            <w:vAlign w:val="center"/>
          </w:tcPr>
          <w:p w14:paraId="7DF0CA62" w14:textId="77777777" w:rsidR="00C528E1" w:rsidRPr="003C3224" w:rsidRDefault="00C528E1" w:rsidP="00C528E1">
            <w:pPr>
              <w:rPr>
                <w:rFonts w:eastAsia="Times New Roman"/>
                <w:color w:val="000000"/>
              </w:rPr>
            </w:pPr>
          </w:p>
        </w:tc>
        <w:tc>
          <w:tcPr>
            <w:tcW w:w="1734" w:type="dxa"/>
            <w:shd w:val="clear" w:color="auto" w:fill="FFFFFF"/>
          </w:tcPr>
          <w:p w14:paraId="2AA1EFCE" w14:textId="77777777" w:rsidR="00C528E1" w:rsidRPr="00C528E1" w:rsidRDefault="00C528E1" w:rsidP="00C528E1">
            <w:pPr>
              <w:pStyle w:val="Tabletitle"/>
              <w:rPr>
                <w:rFonts w:ascii="Tahoma" w:hAnsi="Tahoma" w:cs="Tahoma"/>
                <w:b w:val="0"/>
              </w:rPr>
            </w:pPr>
            <w:r w:rsidRPr="00C528E1">
              <w:rPr>
                <w:b w:val="0"/>
              </w:rPr>
              <w:t xml:space="preserve">Rename </w:t>
            </w:r>
            <w:r>
              <w:rPr>
                <w:b w:val="0"/>
              </w:rPr>
              <w:t xml:space="preserve">existing field </w:t>
            </w:r>
            <w:r w:rsidRPr="00C528E1">
              <w:rPr>
                <w:b w:val="0"/>
              </w:rPr>
              <w:t xml:space="preserve">Company Code to SO header </w:t>
            </w:r>
            <w:proofErr w:type="spellStart"/>
            <w:r w:rsidRPr="00C528E1">
              <w:rPr>
                <w:b w:val="0"/>
              </w:rPr>
              <w:t>CoCode</w:t>
            </w:r>
            <w:proofErr w:type="spellEnd"/>
          </w:p>
        </w:tc>
      </w:tr>
      <w:tr w:rsidR="00C528E1" w:rsidRPr="00707F61" w14:paraId="7AF55CB4" w14:textId="77777777" w:rsidTr="000276F3">
        <w:trPr>
          <w:cantSplit/>
          <w:trHeight w:val="345"/>
        </w:trPr>
        <w:tc>
          <w:tcPr>
            <w:tcW w:w="9137" w:type="dxa"/>
            <w:gridSpan w:val="6"/>
            <w:shd w:val="clear" w:color="auto" w:fill="FFFFFF"/>
          </w:tcPr>
          <w:p w14:paraId="1C69CBD2" w14:textId="77777777" w:rsidR="00C528E1" w:rsidRPr="00B4314F" w:rsidRDefault="00C528E1" w:rsidP="00C528E1">
            <w:pPr>
              <w:rPr>
                <w:rFonts w:ascii="Tahoma" w:hAnsi="Tahoma" w:cs="Tahoma"/>
                <w:b/>
                <w:color w:val="000000"/>
                <w:sz w:val="18"/>
                <w:szCs w:val="18"/>
              </w:rPr>
            </w:pPr>
            <w:r w:rsidRPr="00B4314F">
              <w:rPr>
                <w:rFonts w:eastAsia="Times New Roman"/>
                <w:b/>
                <w:color w:val="000000"/>
              </w:rPr>
              <w:t xml:space="preserve">Report Selection option – Costed </w:t>
            </w:r>
            <w:r>
              <w:rPr>
                <w:rFonts w:eastAsia="Times New Roman"/>
                <w:b/>
                <w:color w:val="000000"/>
              </w:rPr>
              <w:t>BOM Report</w:t>
            </w:r>
          </w:p>
        </w:tc>
      </w:tr>
      <w:tr w:rsidR="00C528E1" w:rsidRPr="00707F61" w14:paraId="5E7C3CE0" w14:textId="77777777" w:rsidTr="00744744">
        <w:trPr>
          <w:cantSplit/>
          <w:trHeight w:val="406"/>
        </w:trPr>
        <w:tc>
          <w:tcPr>
            <w:tcW w:w="2178" w:type="dxa"/>
            <w:shd w:val="clear" w:color="auto" w:fill="FFFFFF"/>
            <w:vAlign w:val="center"/>
          </w:tcPr>
          <w:p w14:paraId="2253241F" w14:textId="77777777" w:rsidR="00C528E1" w:rsidRPr="003C3224" w:rsidRDefault="00C528E1" w:rsidP="00C528E1">
            <w:pPr>
              <w:rPr>
                <w:rFonts w:eastAsia="Times New Roman"/>
                <w:color w:val="000000"/>
              </w:rPr>
            </w:pPr>
            <w:r>
              <w:rPr>
                <w:rFonts w:eastAsia="Times New Roman"/>
                <w:color w:val="000000"/>
              </w:rPr>
              <w:t>Itemization view</w:t>
            </w:r>
          </w:p>
        </w:tc>
        <w:tc>
          <w:tcPr>
            <w:tcW w:w="1080" w:type="dxa"/>
            <w:shd w:val="clear" w:color="auto" w:fill="FFFFFF"/>
            <w:vAlign w:val="center"/>
          </w:tcPr>
          <w:p w14:paraId="44BA3426" w14:textId="77777777" w:rsidR="00C528E1" w:rsidRDefault="00C528E1" w:rsidP="00C528E1">
            <w:pPr>
              <w:rPr>
                <w:rFonts w:ascii="Calibri" w:hAnsi="Calibri" w:cs="Calibri"/>
                <w:color w:val="000000"/>
                <w:sz w:val="22"/>
                <w:szCs w:val="22"/>
              </w:rPr>
            </w:pPr>
          </w:p>
        </w:tc>
        <w:tc>
          <w:tcPr>
            <w:tcW w:w="1256" w:type="dxa"/>
            <w:shd w:val="clear" w:color="auto" w:fill="FFFFFF"/>
            <w:vAlign w:val="center"/>
          </w:tcPr>
          <w:p w14:paraId="175D53C2" w14:textId="77777777" w:rsidR="00C528E1" w:rsidRDefault="00C528E1" w:rsidP="00C528E1">
            <w:pPr>
              <w:rPr>
                <w:rFonts w:ascii="Calibri" w:hAnsi="Calibri" w:cs="Calibri"/>
                <w:color w:val="000000"/>
                <w:sz w:val="22"/>
                <w:szCs w:val="22"/>
              </w:rPr>
            </w:pPr>
          </w:p>
        </w:tc>
        <w:tc>
          <w:tcPr>
            <w:tcW w:w="1625" w:type="dxa"/>
            <w:shd w:val="clear" w:color="auto" w:fill="FFFFFF"/>
            <w:vAlign w:val="bottom"/>
          </w:tcPr>
          <w:p w14:paraId="7DB1D1D4" w14:textId="77777777" w:rsidR="00C528E1" w:rsidRDefault="00C528E1" w:rsidP="00C528E1">
            <w:pPr>
              <w:jc w:val="right"/>
              <w:rPr>
                <w:rFonts w:ascii="Calibri" w:hAnsi="Calibri" w:cs="Calibri"/>
                <w:color w:val="000000"/>
                <w:sz w:val="22"/>
                <w:szCs w:val="22"/>
              </w:rPr>
            </w:pPr>
          </w:p>
        </w:tc>
        <w:tc>
          <w:tcPr>
            <w:tcW w:w="1264" w:type="dxa"/>
            <w:shd w:val="clear" w:color="auto" w:fill="FFFFFF"/>
            <w:vAlign w:val="center"/>
          </w:tcPr>
          <w:p w14:paraId="0841E4F5" w14:textId="77777777" w:rsidR="00C528E1" w:rsidRDefault="00C528E1" w:rsidP="00C528E1">
            <w:pPr>
              <w:rPr>
                <w:rFonts w:ascii="Calibri" w:hAnsi="Calibri" w:cs="Calibri"/>
                <w:color w:val="000000"/>
                <w:sz w:val="22"/>
                <w:szCs w:val="22"/>
              </w:rPr>
            </w:pPr>
          </w:p>
        </w:tc>
        <w:tc>
          <w:tcPr>
            <w:tcW w:w="1734" w:type="dxa"/>
            <w:shd w:val="clear" w:color="auto" w:fill="FFFFFF"/>
            <w:vAlign w:val="center"/>
          </w:tcPr>
          <w:p w14:paraId="517ACA90" w14:textId="77777777" w:rsidR="00C528E1" w:rsidRDefault="00C528E1" w:rsidP="00C528E1">
            <w:pPr>
              <w:rPr>
                <w:rFonts w:ascii="Tahoma" w:hAnsi="Tahoma" w:cs="Tahoma"/>
                <w:color w:val="000000"/>
                <w:sz w:val="18"/>
                <w:szCs w:val="18"/>
              </w:rPr>
            </w:pPr>
            <w:r>
              <w:rPr>
                <w:rFonts w:ascii="Tahoma" w:hAnsi="Tahoma" w:cs="Tahoma"/>
                <w:color w:val="000000"/>
                <w:sz w:val="18"/>
                <w:szCs w:val="18"/>
              </w:rPr>
              <w:t>Radio Button</w:t>
            </w:r>
          </w:p>
        </w:tc>
      </w:tr>
      <w:tr w:rsidR="00C528E1" w:rsidRPr="00707F61" w14:paraId="753FDB6B" w14:textId="77777777" w:rsidTr="00744744">
        <w:trPr>
          <w:cantSplit/>
          <w:trHeight w:val="406"/>
        </w:trPr>
        <w:tc>
          <w:tcPr>
            <w:tcW w:w="2178" w:type="dxa"/>
            <w:shd w:val="clear" w:color="auto" w:fill="FFFFFF"/>
            <w:vAlign w:val="center"/>
          </w:tcPr>
          <w:p w14:paraId="043DA0D8" w14:textId="77777777" w:rsidR="00C528E1" w:rsidRPr="003C3224" w:rsidRDefault="00C528E1" w:rsidP="00C528E1">
            <w:pPr>
              <w:rPr>
                <w:rFonts w:eastAsia="Times New Roman"/>
                <w:color w:val="000000"/>
              </w:rPr>
            </w:pPr>
            <w:r>
              <w:rPr>
                <w:rFonts w:eastAsia="Times New Roman"/>
                <w:color w:val="000000"/>
              </w:rPr>
              <w:t>Cost Component View</w:t>
            </w:r>
          </w:p>
        </w:tc>
        <w:tc>
          <w:tcPr>
            <w:tcW w:w="1080" w:type="dxa"/>
            <w:shd w:val="clear" w:color="auto" w:fill="FFFFFF"/>
            <w:vAlign w:val="center"/>
          </w:tcPr>
          <w:p w14:paraId="711A9A35" w14:textId="77777777" w:rsidR="00C528E1" w:rsidRDefault="00C528E1" w:rsidP="00C528E1">
            <w:pPr>
              <w:rPr>
                <w:rFonts w:ascii="Calibri" w:hAnsi="Calibri" w:cs="Calibri"/>
                <w:color w:val="000000"/>
                <w:sz w:val="22"/>
                <w:szCs w:val="22"/>
              </w:rPr>
            </w:pPr>
          </w:p>
        </w:tc>
        <w:tc>
          <w:tcPr>
            <w:tcW w:w="1256" w:type="dxa"/>
            <w:shd w:val="clear" w:color="auto" w:fill="FFFFFF"/>
            <w:vAlign w:val="center"/>
          </w:tcPr>
          <w:p w14:paraId="4EE333D4" w14:textId="77777777" w:rsidR="00C528E1" w:rsidRDefault="00C528E1" w:rsidP="00C528E1">
            <w:pPr>
              <w:rPr>
                <w:rFonts w:ascii="Calibri" w:hAnsi="Calibri" w:cs="Calibri"/>
                <w:color w:val="000000"/>
                <w:sz w:val="22"/>
                <w:szCs w:val="22"/>
              </w:rPr>
            </w:pPr>
          </w:p>
        </w:tc>
        <w:tc>
          <w:tcPr>
            <w:tcW w:w="1625" w:type="dxa"/>
            <w:shd w:val="clear" w:color="auto" w:fill="FFFFFF"/>
            <w:vAlign w:val="center"/>
          </w:tcPr>
          <w:p w14:paraId="0D6BC734" w14:textId="77777777" w:rsidR="00C528E1" w:rsidRDefault="00C528E1" w:rsidP="00C528E1">
            <w:pPr>
              <w:rPr>
                <w:rFonts w:ascii="Calibri" w:hAnsi="Calibri" w:cs="Calibri"/>
                <w:color w:val="000000"/>
                <w:sz w:val="22"/>
                <w:szCs w:val="22"/>
              </w:rPr>
            </w:pPr>
          </w:p>
        </w:tc>
        <w:tc>
          <w:tcPr>
            <w:tcW w:w="1264" w:type="dxa"/>
            <w:shd w:val="clear" w:color="auto" w:fill="FFFFFF"/>
            <w:vAlign w:val="center"/>
          </w:tcPr>
          <w:p w14:paraId="34A104AC" w14:textId="77777777" w:rsidR="00C528E1" w:rsidRDefault="00C528E1" w:rsidP="00C528E1">
            <w:pPr>
              <w:rPr>
                <w:rFonts w:ascii="Calibri" w:hAnsi="Calibri" w:cs="Calibri"/>
                <w:color w:val="000000"/>
                <w:sz w:val="22"/>
                <w:szCs w:val="22"/>
              </w:rPr>
            </w:pPr>
          </w:p>
        </w:tc>
        <w:tc>
          <w:tcPr>
            <w:tcW w:w="1734" w:type="dxa"/>
            <w:shd w:val="clear" w:color="auto" w:fill="FFFFFF"/>
            <w:vAlign w:val="center"/>
          </w:tcPr>
          <w:p w14:paraId="1DC3BEB4" w14:textId="77777777" w:rsidR="00C528E1" w:rsidRDefault="00C528E1" w:rsidP="00C528E1">
            <w:pPr>
              <w:rPr>
                <w:rFonts w:ascii="Tahoma" w:hAnsi="Tahoma" w:cs="Tahoma"/>
                <w:color w:val="000000"/>
                <w:sz w:val="18"/>
                <w:szCs w:val="18"/>
              </w:rPr>
            </w:pPr>
            <w:r>
              <w:rPr>
                <w:rFonts w:ascii="Tahoma" w:hAnsi="Tahoma" w:cs="Tahoma"/>
                <w:color w:val="000000"/>
                <w:sz w:val="18"/>
                <w:szCs w:val="18"/>
              </w:rPr>
              <w:t>Radio Button</w:t>
            </w:r>
          </w:p>
        </w:tc>
      </w:tr>
      <w:tr w:rsidR="00C528E1" w:rsidRPr="00707F61" w14:paraId="1DD481F0" w14:textId="77777777" w:rsidTr="00744744">
        <w:trPr>
          <w:cantSplit/>
          <w:trHeight w:val="406"/>
        </w:trPr>
        <w:tc>
          <w:tcPr>
            <w:tcW w:w="2178" w:type="dxa"/>
            <w:shd w:val="clear" w:color="auto" w:fill="FFFFFF"/>
            <w:vAlign w:val="center"/>
          </w:tcPr>
          <w:p w14:paraId="579C590D" w14:textId="77777777" w:rsidR="00C528E1" w:rsidRPr="003C3224" w:rsidRDefault="00C528E1" w:rsidP="00C528E1">
            <w:pPr>
              <w:rPr>
                <w:rFonts w:eastAsia="Times New Roman"/>
                <w:color w:val="000000"/>
              </w:rPr>
            </w:pPr>
            <w:r>
              <w:rPr>
                <w:rFonts w:eastAsia="Times New Roman"/>
                <w:color w:val="000000"/>
              </w:rPr>
              <w:lastRenderedPageBreak/>
              <w:t>Costing Variant</w:t>
            </w:r>
          </w:p>
        </w:tc>
        <w:tc>
          <w:tcPr>
            <w:tcW w:w="1080" w:type="dxa"/>
            <w:shd w:val="clear" w:color="auto" w:fill="FFFFFF"/>
            <w:vAlign w:val="center"/>
          </w:tcPr>
          <w:p w14:paraId="7BF2B63E" w14:textId="77777777" w:rsidR="00C528E1" w:rsidRDefault="00410BA4" w:rsidP="00C528E1">
            <w:pPr>
              <w:rPr>
                <w:rFonts w:ascii="Calibri" w:hAnsi="Calibri" w:cs="Calibri"/>
                <w:color w:val="000000"/>
                <w:sz w:val="22"/>
                <w:szCs w:val="22"/>
              </w:rPr>
            </w:pPr>
            <w:r w:rsidRPr="007B7ECF">
              <w:rPr>
                <w:rFonts w:ascii="Calibri" w:eastAsia="Times New Roman" w:hAnsi="Calibri" w:cs="Calibri"/>
                <w:color w:val="000000"/>
                <w:sz w:val="22"/>
                <w:szCs w:val="22"/>
              </w:rPr>
              <w:t>KEKO</w:t>
            </w:r>
            <w:r>
              <w:rPr>
                <w:rFonts w:ascii="Calibri" w:eastAsia="Times New Roman" w:hAnsi="Calibri" w:cs="Calibri"/>
                <w:color w:val="000000"/>
                <w:sz w:val="22"/>
                <w:szCs w:val="22"/>
              </w:rPr>
              <w:t>-</w:t>
            </w:r>
            <w:r>
              <w:t xml:space="preserve"> </w:t>
            </w:r>
            <w:r w:rsidRPr="00BE310F">
              <w:rPr>
                <w:rFonts w:ascii="Calibri" w:eastAsia="Times New Roman" w:hAnsi="Calibri" w:cs="Calibri"/>
                <w:color w:val="000000"/>
                <w:sz w:val="22"/>
                <w:szCs w:val="22"/>
              </w:rPr>
              <w:t>KLVAR</w:t>
            </w:r>
          </w:p>
        </w:tc>
        <w:tc>
          <w:tcPr>
            <w:tcW w:w="1256" w:type="dxa"/>
            <w:shd w:val="clear" w:color="auto" w:fill="FFFFFF"/>
            <w:vAlign w:val="center"/>
          </w:tcPr>
          <w:p w14:paraId="7C5AC6C2" w14:textId="77777777" w:rsidR="00C528E1" w:rsidRDefault="00C528E1" w:rsidP="00C528E1">
            <w:pPr>
              <w:rPr>
                <w:rFonts w:ascii="Calibri" w:hAnsi="Calibri" w:cs="Calibri"/>
                <w:color w:val="000000"/>
                <w:sz w:val="22"/>
                <w:szCs w:val="22"/>
              </w:rPr>
            </w:pPr>
            <w:r>
              <w:rPr>
                <w:rFonts w:ascii="Calibri" w:hAnsi="Calibri" w:cs="Calibri"/>
                <w:color w:val="000000"/>
                <w:sz w:val="22"/>
                <w:szCs w:val="22"/>
              </w:rPr>
              <w:t>No</w:t>
            </w:r>
          </w:p>
        </w:tc>
        <w:tc>
          <w:tcPr>
            <w:tcW w:w="1625" w:type="dxa"/>
            <w:shd w:val="clear" w:color="auto" w:fill="FFFFFF"/>
            <w:vAlign w:val="center"/>
          </w:tcPr>
          <w:p w14:paraId="78C621B0" w14:textId="77777777" w:rsidR="00C528E1" w:rsidRDefault="00C528E1" w:rsidP="00C528E1">
            <w:pPr>
              <w:rPr>
                <w:rFonts w:ascii="Calibri" w:hAnsi="Calibri" w:cs="Calibri"/>
                <w:color w:val="000000"/>
                <w:sz w:val="22"/>
                <w:szCs w:val="22"/>
              </w:rPr>
            </w:pPr>
            <w:r>
              <w:rPr>
                <w:rFonts w:ascii="Calibri" w:hAnsi="Calibri" w:cs="Calibri"/>
                <w:color w:val="000000"/>
                <w:sz w:val="22"/>
                <w:szCs w:val="22"/>
              </w:rPr>
              <w:t>Y004</w:t>
            </w:r>
          </w:p>
        </w:tc>
        <w:tc>
          <w:tcPr>
            <w:tcW w:w="1264" w:type="dxa"/>
            <w:shd w:val="clear" w:color="auto" w:fill="FFFFFF"/>
            <w:vAlign w:val="center"/>
          </w:tcPr>
          <w:p w14:paraId="114B4F84" w14:textId="77777777" w:rsidR="00C528E1" w:rsidRDefault="00C528E1" w:rsidP="00C528E1">
            <w:pPr>
              <w:rPr>
                <w:rFonts w:ascii="Calibri" w:hAnsi="Calibri" w:cs="Calibri"/>
                <w:color w:val="000000"/>
                <w:sz w:val="22"/>
                <w:szCs w:val="22"/>
              </w:rPr>
            </w:pPr>
          </w:p>
        </w:tc>
        <w:tc>
          <w:tcPr>
            <w:tcW w:w="1734" w:type="dxa"/>
            <w:shd w:val="clear" w:color="auto" w:fill="FFFFFF"/>
            <w:vAlign w:val="center"/>
          </w:tcPr>
          <w:p w14:paraId="4E9765D2" w14:textId="77777777" w:rsidR="00C528E1" w:rsidRDefault="00C528E1" w:rsidP="00C528E1">
            <w:pPr>
              <w:rPr>
                <w:rFonts w:ascii="Tahoma" w:hAnsi="Tahoma" w:cs="Tahoma"/>
                <w:color w:val="000000"/>
                <w:sz w:val="18"/>
                <w:szCs w:val="18"/>
              </w:rPr>
            </w:pPr>
            <w:r>
              <w:rPr>
                <w:rFonts w:ascii="Tahoma" w:hAnsi="Tahoma" w:cs="Tahoma"/>
                <w:color w:val="000000"/>
                <w:sz w:val="18"/>
                <w:szCs w:val="18"/>
              </w:rPr>
              <w:t>Field is mandatory if Cost component view option is selected</w:t>
            </w:r>
          </w:p>
        </w:tc>
      </w:tr>
      <w:tr w:rsidR="00096901" w:rsidRPr="00707F61" w14:paraId="5F296E4D" w14:textId="77777777" w:rsidTr="00744744">
        <w:trPr>
          <w:cantSplit/>
          <w:trHeight w:val="406"/>
        </w:trPr>
        <w:tc>
          <w:tcPr>
            <w:tcW w:w="2178" w:type="dxa"/>
            <w:shd w:val="clear" w:color="auto" w:fill="FFFFFF"/>
            <w:vAlign w:val="center"/>
          </w:tcPr>
          <w:p w14:paraId="60F90A20" w14:textId="77777777" w:rsidR="00096901" w:rsidRDefault="00096901" w:rsidP="00C528E1">
            <w:pPr>
              <w:rPr>
                <w:rFonts w:eastAsia="Times New Roman"/>
                <w:color w:val="000000"/>
              </w:rPr>
            </w:pPr>
            <w:r>
              <w:rPr>
                <w:rFonts w:eastAsia="Times New Roman"/>
                <w:color w:val="000000"/>
              </w:rPr>
              <w:t>Costing Status</w:t>
            </w:r>
          </w:p>
        </w:tc>
        <w:tc>
          <w:tcPr>
            <w:tcW w:w="1080" w:type="dxa"/>
            <w:shd w:val="clear" w:color="auto" w:fill="FFFFFF"/>
            <w:vAlign w:val="center"/>
          </w:tcPr>
          <w:p w14:paraId="0C8D1B13" w14:textId="77777777" w:rsidR="00096901" w:rsidRPr="007B7ECF" w:rsidRDefault="00096901" w:rsidP="00C528E1">
            <w:pPr>
              <w:rPr>
                <w:rFonts w:ascii="Calibri" w:eastAsia="Times New Roman" w:hAnsi="Calibri" w:cs="Calibri"/>
                <w:color w:val="000000"/>
                <w:sz w:val="22"/>
                <w:szCs w:val="22"/>
              </w:rPr>
            </w:pPr>
            <w:r>
              <w:rPr>
                <w:rFonts w:ascii="Calibri" w:eastAsia="Times New Roman" w:hAnsi="Calibri" w:cs="Calibri"/>
                <w:color w:val="000000"/>
                <w:sz w:val="22"/>
                <w:szCs w:val="22"/>
              </w:rPr>
              <w:t>KEKO</w:t>
            </w:r>
          </w:p>
        </w:tc>
        <w:tc>
          <w:tcPr>
            <w:tcW w:w="1256" w:type="dxa"/>
            <w:shd w:val="clear" w:color="auto" w:fill="FFFFFF"/>
            <w:vAlign w:val="center"/>
          </w:tcPr>
          <w:p w14:paraId="5B7FDD25" w14:textId="77777777" w:rsidR="00096901" w:rsidRDefault="00096901" w:rsidP="00C528E1">
            <w:pPr>
              <w:rPr>
                <w:rFonts w:ascii="Calibri" w:hAnsi="Calibri" w:cs="Calibri"/>
                <w:color w:val="000000"/>
                <w:sz w:val="22"/>
                <w:szCs w:val="22"/>
              </w:rPr>
            </w:pPr>
            <w:r>
              <w:rPr>
                <w:rFonts w:ascii="Calibri" w:hAnsi="Calibri" w:cs="Calibri"/>
                <w:color w:val="000000"/>
                <w:sz w:val="22"/>
                <w:szCs w:val="22"/>
              </w:rPr>
              <w:t>Yes</w:t>
            </w:r>
          </w:p>
        </w:tc>
        <w:tc>
          <w:tcPr>
            <w:tcW w:w="1625" w:type="dxa"/>
            <w:shd w:val="clear" w:color="auto" w:fill="FFFFFF"/>
            <w:vAlign w:val="center"/>
          </w:tcPr>
          <w:p w14:paraId="1AABDC09" w14:textId="77777777" w:rsidR="00096901" w:rsidRDefault="00096901" w:rsidP="00C528E1">
            <w:pPr>
              <w:rPr>
                <w:rFonts w:ascii="Calibri" w:hAnsi="Calibri" w:cs="Calibri"/>
                <w:color w:val="000000"/>
                <w:sz w:val="22"/>
                <w:szCs w:val="22"/>
              </w:rPr>
            </w:pPr>
          </w:p>
        </w:tc>
        <w:tc>
          <w:tcPr>
            <w:tcW w:w="1264" w:type="dxa"/>
            <w:shd w:val="clear" w:color="auto" w:fill="FFFFFF"/>
            <w:vAlign w:val="center"/>
          </w:tcPr>
          <w:p w14:paraId="3F82752B" w14:textId="77777777" w:rsidR="00096901" w:rsidRDefault="00096901" w:rsidP="00C528E1">
            <w:pPr>
              <w:rPr>
                <w:rFonts w:ascii="Calibri" w:hAnsi="Calibri" w:cs="Calibri"/>
                <w:color w:val="000000"/>
                <w:sz w:val="22"/>
                <w:szCs w:val="22"/>
              </w:rPr>
            </w:pPr>
          </w:p>
        </w:tc>
        <w:tc>
          <w:tcPr>
            <w:tcW w:w="1734" w:type="dxa"/>
            <w:shd w:val="clear" w:color="auto" w:fill="FFFFFF"/>
            <w:vAlign w:val="center"/>
          </w:tcPr>
          <w:p w14:paraId="6CA203BD" w14:textId="77777777" w:rsidR="00096901" w:rsidRDefault="00096901" w:rsidP="00C528E1">
            <w:pPr>
              <w:rPr>
                <w:rFonts w:ascii="Tahoma" w:hAnsi="Tahoma" w:cs="Tahoma"/>
                <w:color w:val="000000"/>
                <w:sz w:val="18"/>
                <w:szCs w:val="18"/>
              </w:rPr>
            </w:pPr>
          </w:p>
        </w:tc>
      </w:tr>
      <w:tr w:rsidR="00C528E1" w:rsidRPr="00707F61" w14:paraId="40FB01DE" w14:textId="77777777" w:rsidTr="00744744">
        <w:trPr>
          <w:cantSplit/>
          <w:trHeight w:val="406"/>
        </w:trPr>
        <w:tc>
          <w:tcPr>
            <w:tcW w:w="2178" w:type="dxa"/>
            <w:shd w:val="clear" w:color="auto" w:fill="FFFFFF"/>
            <w:vAlign w:val="center"/>
          </w:tcPr>
          <w:p w14:paraId="3299A4BD" w14:textId="77777777" w:rsidR="00C528E1" w:rsidRDefault="00C528E1" w:rsidP="00C528E1">
            <w:pPr>
              <w:rPr>
                <w:rFonts w:eastAsia="Times New Roman"/>
                <w:color w:val="000000"/>
              </w:rPr>
            </w:pPr>
            <w:r>
              <w:rPr>
                <w:rFonts w:eastAsia="Times New Roman"/>
                <w:color w:val="000000"/>
              </w:rPr>
              <w:t xml:space="preserve">OBOM levels </w:t>
            </w:r>
          </w:p>
        </w:tc>
        <w:tc>
          <w:tcPr>
            <w:tcW w:w="1080" w:type="dxa"/>
            <w:shd w:val="clear" w:color="auto" w:fill="FFFFFF"/>
            <w:vAlign w:val="center"/>
          </w:tcPr>
          <w:p w14:paraId="1EEB5C65" w14:textId="77777777" w:rsidR="00C528E1" w:rsidRPr="00487067" w:rsidRDefault="00C528E1" w:rsidP="00C528E1">
            <w:pPr>
              <w:rPr>
                <w:rFonts w:ascii="Calibri" w:hAnsi="Calibri" w:cs="Calibri"/>
                <w:color w:val="000000"/>
                <w:sz w:val="22"/>
                <w:szCs w:val="22"/>
              </w:rPr>
            </w:pPr>
          </w:p>
        </w:tc>
        <w:tc>
          <w:tcPr>
            <w:tcW w:w="1256" w:type="dxa"/>
            <w:shd w:val="clear" w:color="auto" w:fill="FFFFFF"/>
            <w:vAlign w:val="center"/>
          </w:tcPr>
          <w:p w14:paraId="1A09B756" w14:textId="77777777" w:rsidR="00C528E1" w:rsidRPr="00487067" w:rsidRDefault="00C528E1" w:rsidP="00C528E1">
            <w:pPr>
              <w:rPr>
                <w:rFonts w:ascii="Calibri" w:hAnsi="Calibri" w:cs="Calibri"/>
                <w:color w:val="000000"/>
                <w:sz w:val="22"/>
                <w:szCs w:val="22"/>
              </w:rPr>
            </w:pPr>
            <w:r w:rsidRPr="00487067">
              <w:rPr>
                <w:rFonts w:ascii="Calibri" w:hAnsi="Calibri" w:cs="Calibri"/>
                <w:color w:val="000000"/>
                <w:sz w:val="22"/>
                <w:szCs w:val="22"/>
              </w:rPr>
              <w:t>No</w:t>
            </w:r>
          </w:p>
        </w:tc>
        <w:tc>
          <w:tcPr>
            <w:tcW w:w="1625" w:type="dxa"/>
            <w:shd w:val="clear" w:color="auto" w:fill="FFFFFF"/>
            <w:vAlign w:val="bottom"/>
          </w:tcPr>
          <w:p w14:paraId="27EFE50A" w14:textId="77777777" w:rsidR="00C528E1" w:rsidRPr="00487067" w:rsidRDefault="00C528E1" w:rsidP="00C528E1">
            <w:pPr>
              <w:rPr>
                <w:rFonts w:ascii="Calibri" w:hAnsi="Calibri" w:cs="Calibri"/>
                <w:color w:val="000000"/>
                <w:sz w:val="22"/>
                <w:szCs w:val="22"/>
              </w:rPr>
            </w:pPr>
          </w:p>
        </w:tc>
        <w:tc>
          <w:tcPr>
            <w:tcW w:w="1264" w:type="dxa"/>
            <w:shd w:val="clear" w:color="auto" w:fill="FFFFFF"/>
            <w:vAlign w:val="bottom"/>
          </w:tcPr>
          <w:p w14:paraId="44D1216F" w14:textId="77777777" w:rsidR="00C528E1" w:rsidRPr="00487067" w:rsidRDefault="00C528E1" w:rsidP="00C528E1">
            <w:pPr>
              <w:rPr>
                <w:rFonts w:ascii="Calibri" w:hAnsi="Calibri" w:cs="Calibri"/>
                <w:color w:val="000000"/>
                <w:sz w:val="22"/>
                <w:szCs w:val="22"/>
              </w:rPr>
            </w:pPr>
          </w:p>
        </w:tc>
        <w:tc>
          <w:tcPr>
            <w:tcW w:w="1734" w:type="dxa"/>
            <w:shd w:val="clear" w:color="auto" w:fill="FFFFFF"/>
            <w:vAlign w:val="center"/>
          </w:tcPr>
          <w:p w14:paraId="2DDD23BC" w14:textId="77777777" w:rsidR="00C528E1" w:rsidRPr="00487067" w:rsidRDefault="00C528E1" w:rsidP="00C528E1">
            <w:pPr>
              <w:rPr>
                <w:rFonts w:ascii="Tahoma" w:hAnsi="Tahoma" w:cs="Tahoma"/>
                <w:color w:val="000000"/>
                <w:sz w:val="18"/>
                <w:szCs w:val="18"/>
              </w:rPr>
            </w:pPr>
            <w:r>
              <w:rPr>
                <w:rFonts w:ascii="Tahoma" w:hAnsi="Tahoma" w:cs="Tahoma"/>
                <w:color w:val="000000"/>
                <w:sz w:val="18"/>
                <w:szCs w:val="18"/>
              </w:rPr>
              <w:t>Field is mandatory if Cost component view option is selected</w:t>
            </w:r>
          </w:p>
        </w:tc>
      </w:tr>
      <w:tr w:rsidR="003470A4" w:rsidRPr="00707F61" w14:paraId="720B6EF2" w14:textId="77777777" w:rsidTr="00744744">
        <w:trPr>
          <w:cantSplit/>
          <w:trHeight w:val="406"/>
        </w:trPr>
        <w:tc>
          <w:tcPr>
            <w:tcW w:w="2178" w:type="dxa"/>
            <w:shd w:val="clear" w:color="auto" w:fill="FFFFFF"/>
            <w:vAlign w:val="center"/>
          </w:tcPr>
          <w:p w14:paraId="6FEAA2A0" w14:textId="77777777" w:rsidR="003470A4" w:rsidRDefault="003470A4" w:rsidP="00C528E1">
            <w:pPr>
              <w:rPr>
                <w:rFonts w:eastAsia="Times New Roman"/>
                <w:color w:val="000000"/>
              </w:rPr>
            </w:pPr>
            <w:r>
              <w:t xml:space="preserve">Include </w:t>
            </w:r>
            <w:ins w:id="1165" w:author="Ram Mohan Thammineni --CNTR" w:date="2019-04-16T22:41:00Z">
              <w:r>
                <w:t>Planning BOM</w:t>
              </w:r>
            </w:ins>
          </w:p>
        </w:tc>
        <w:tc>
          <w:tcPr>
            <w:tcW w:w="1080" w:type="dxa"/>
            <w:shd w:val="clear" w:color="auto" w:fill="FFFFFF"/>
            <w:vAlign w:val="center"/>
          </w:tcPr>
          <w:p w14:paraId="3517F98F" w14:textId="77777777" w:rsidR="003470A4" w:rsidRPr="00487067" w:rsidRDefault="003470A4" w:rsidP="00C528E1">
            <w:pPr>
              <w:rPr>
                <w:rFonts w:ascii="Calibri" w:hAnsi="Calibri" w:cs="Calibri"/>
                <w:color w:val="000000"/>
                <w:sz w:val="22"/>
                <w:szCs w:val="22"/>
              </w:rPr>
            </w:pPr>
          </w:p>
        </w:tc>
        <w:tc>
          <w:tcPr>
            <w:tcW w:w="1256" w:type="dxa"/>
            <w:shd w:val="clear" w:color="auto" w:fill="FFFFFF"/>
            <w:vAlign w:val="center"/>
          </w:tcPr>
          <w:p w14:paraId="34223B45" w14:textId="77777777" w:rsidR="003470A4" w:rsidRPr="00487067" w:rsidRDefault="003470A4" w:rsidP="00C528E1">
            <w:pPr>
              <w:rPr>
                <w:rFonts w:ascii="Calibri" w:hAnsi="Calibri" w:cs="Calibri"/>
                <w:color w:val="000000"/>
                <w:sz w:val="22"/>
                <w:szCs w:val="22"/>
              </w:rPr>
            </w:pPr>
          </w:p>
        </w:tc>
        <w:tc>
          <w:tcPr>
            <w:tcW w:w="1625" w:type="dxa"/>
            <w:shd w:val="clear" w:color="auto" w:fill="FFFFFF"/>
            <w:vAlign w:val="bottom"/>
          </w:tcPr>
          <w:p w14:paraId="539CD7A1" w14:textId="77777777" w:rsidR="003470A4" w:rsidRPr="00487067" w:rsidRDefault="003470A4" w:rsidP="00C528E1">
            <w:pPr>
              <w:rPr>
                <w:rFonts w:ascii="Calibri" w:hAnsi="Calibri" w:cs="Calibri"/>
                <w:color w:val="000000"/>
                <w:sz w:val="22"/>
                <w:szCs w:val="22"/>
              </w:rPr>
            </w:pPr>
          </w:p>
        </w:tc>
        <w:tc>
          <w:tcPr>
            <w:tcW w:w="1264" w:type="dxa"/>
            <w:shd w:val="clear" w:color="auto" w:fill="FFFFFF"/>
            <w:vAlign w:val="bottom"/>
          </w:tcPr>
          <w:p w14:paraId="6A9A2604" w14:textId="77777777" w:rsidR="003470A4" w:rsidRPr="00487067" w:rsidRDefault="003470A4" w:rsidP="00C528E1">
            <w:pPr>
              <w:rPr>
                <w:rFonts w:ascii="Calibri" w:hAnsi="Calibri" w:cs="Calibri"/>
                <w:color w:val="000000"/>
                <w:sz w:val="22"/>
                <w:szCs w:val="22"/>
              </w:rPr>
            </w:pPr>
          </w:p>
        </w:tc>
        <w:tc>
          <w:tcPr>
            <w:tcW w:w="1734" w:type="dxa"/>
            <w:shd w:val="clear" w:color="auto" w:fill="FFFFFF"/>
            <w:vAlign w:val="center"/>
          </w:tcPr>
          <w:p w14:paraId="50AF32C8" w14:textId="77777777" w:rsidR="003470A4" w:rsidRDefault="003470A4" w:rsidP="00C528E1">
            <w:pPr>
              <w:rPr>
                <w:rFonts w:ascii="Tahoma" w:hAnsi="Tahoma" w:cs="Tahoma"/>
                <w:color w:val="000000"/>
                <w:sz w:val="18"/>
                <w:szCs w:val="18"/>
              </w:rPr>
            </w:pPr>
            <w:r>
              <w:rPr>
                <w:rFonts w:ascii="Tahoma" w:hAnsi="Tahoma" w:cs="Tahoma"/>
                <w:color w:val="000000"/>
                <w:sz w:val="18"/>
                <w:szCs w:val="18"/>
              </w:rPr>
              <w:t>Checkbox</w:t>
            </w:r>
          </w:p>
        </w:tc>
      </w:tr>
      <w:tr w:rsidR="003470A4" w:rsidRPr="00707F61" w14:paraId="78204792" w14:textId="77777777" w:rsidTr="00744744">
        <w:trPr>
          <w:cantSplit/>
          <w:trHeight w:val="406"/>
        </w:trPr>
        <w:tc>
          <w:tcPr>
            <w:tcW w:w="2178" w:type="dxa"/>
            <w:shd w:val="clear" w:color="auto" w:fill="FFFFFF"/>
            <w:vAlign w:val="center"/>
          </w:tcPr>
          <w:p w14:paraId="5642D745" w14:textId="77777777" w:rsidR="003470A4" w:rsidRDefault="003470A4" w:rsidP="00C528E1">
            <w:pPr>
              <w:rPr>
                <w:rFonts w:eastAsia="Times New Roman"/>
                <w:color w:val="000000"/>
              </w:rPr>
            </w:pPr>
            <w:ins w:id="1166" w:author="Ram Mohan Thammineni --CNTR" w:date="2019-04-16T22:41:00Z">
              <w:r>
                <w:t>Planning BOM Plants</w:t>
              </w:r>
            </w:ins>
          </w:p>
        </w:tc>
        <w:tc>
          <w:tcPr>
            <w:tcW w:w="1080" w:type="dxa"/>
            <w:shd w:val="clear" w:color="auto" w:fill="FFFFFF"/>
            <w:vAlign w:val="center"/>
          </w:tcPr>
          <w:p w14:paraId="3AD7690C" w14:textId="77777777" w:rsidR="003470A4" w:rsidRPr="00487067" w:rsidRDefault="003470A4" w:rsidP="00C528E1">
            <w:pPr>
              <w:rPr>
                <w:rFonts w:ascii="Calibri" w:hAnsi="Calibri" w:cs="Calibri"/>
                <w:color w:val="000000"/>
                <w:sz w:val="22"/>
                <w:szCs w:val="22"/>
              </w:rPr>
            </w:pPr>
            <w:ins w:id="1167" w:author="Ram Mohan Thammineni --CNTR" w:date="2019-04-16T22:41:00Z">
              <w:r>
                <w:t>ZAC0001</w:t>
              </w:r>
            </w:ins>
          </w:p>
        </w:tc>
        <w:tc>
          <w:tcPr>
            <w:tcW w:w="1256" w:type="dxa"/>
            <w:shd w:val="clear" w:color="auto" w:fill="FFFFFF"/>
            <w:vAlign w:val="center"/>
          </w:tcPr>
          <w:p w14:paraId="3DD220FA" w14:textId="77777777" w:rsidR="003470A4" w:rsidRPr="00487067" w:rsidRDefault="003470A4" w:rsidP="00C528E1">
            <w:pPr>
              <w:rPr>
                <w:rFonts w:ascii="Calibri" w:hAnsi="Calibri" w:cs="Calibri"/>
                <w:color w:val="000000"/>
                <w:sz w:val="22"/>
                <w:szCs w:val="22"/>
              </w:rPr>
            </w:pPr>
          </w:p>
        </w:tc>
        <w:tc>
          <w:tcPr>
            <w:tcW w:w="1625" w:type="dxa"/>
            <w:shd w:val="clear" w:color="auto" w:fill="FFFFFF"/>
            <w:vAlign w:val="bottom"/>
          </w:tcPr>
          <w:p w14:paraId="7B186A81" w14:textId="77777777" w:rsidR="003470A4" w:rsidRPr="00487067" w:rsidRDefault="003470A4" w:rsidP="00C528E1">
            <w:pPr>
              <w:rPr>
                <w:rFonts w:ascii="Calibri" w:hAnsi="Calibri" w:cs="Calibri"/>
                <w:color w:val="000000"/>
                <w:sz w:val="22"/>
                <w:szCs w:val="22"/>
              </w:rPr>
            </w:pPr>
          </w:p>
        </w:tc>
        <w:tc>
          <w:tcPr>
            <w:tcW w:w="1264" w:type="dxa"/>
            <w:shd w:val="clear" w:color="auto" w:fill="FFFFFF"/>
            <w:vAlign w:val="bottom"/>
          </w:tcPr>
          <w:p w14:paraId="4F24943C" w14:textId="77777777" w:rsidR="003470A4" w:rsidRPr="00487067" w:rsidRDefault="003470A4" w:rsidP="00C528E1">
            <w:pPr>
              <w:rPr>
                <w:rFonts w:ascii="Calibri" w:hAnsi="Calibri" w:cs="Calibri"/>
                <w:color w:val="000000"/>
                <w:sz w:val="22"/>
                <w:szCs w:val="22"/>
              </w:rPr>
            </w:pPr>
          </w:p>
        </w:tc>
        <w:tc>
          <w:tcPr>
            <w:tcW w:w="1734" w:type="dxa"/>
            <w:shd w:val="clear" w:color="auto" w:fill="FFFFFF"/>
            <w:vAlign w:val="center"/>
          </w:tcPr>
          <w:p w14:paraId="6AD9664E" w14:textId="77777777" w:rsidR="003470A4" w:rsidRDefault="003470A4" w:rsidP="00C528E1">
            <w:pPr>
              <w:rPr>
                <w:rFonts w:ascii="Tahoma" w:hAnsi="Tahoma" w:cs="Tahoma"/>
                <w:color w:val="000000"/>
                <w:sz w:val="18"/>
                <w:szCs w:val="18"/>
              </w:rPr>
            </w:pPr>
          </w:p>
        </w:tc>
      </w:tr>
      <w:tr w:rsidR="003470A4" w:rsidRPr="00707F61" w14:paraId="0F7EAC81" w14:textId="77777777" w:rsidTr="00744744">
        <w:trPr>
          <w:cantSplit/>
          <w:trHeight w:val="406"/>
        </w:trPr>
        <w:tc>
          <w:tcPr>
            <w:tcW w:w="2178" w:type="dxa"/>
            <w:shd w:val="clear" w:color="auto" w:fill="FFFFFF"/>
            <w:vAlign w:val="center"/>
          </w:tcPr>
          <w:p w14:paraId="269B0706" w14:textId="77777777" w:rsidR="003470A4" w:rsidRDefault="003470A4" w:rsidP="00C528E1">
            <w:ins w:id="1168" w:author="Ram Mohan Thammineni --CNTR" w:date="2019-04-16T22:41:00Z">
              <w:r>
                <w:t xml:space="preserve">Planning BOM </w:t>
              </w:r>
            </w:ins>
            <w:r>
              <w:t>Material</w:t>
            </w:r>
          </w:p>
        </w:tc>
        <w:tc>
          <w:tcPr>
            <w:tcW w:w="1080" w:type="dxa"/>
            <w:shd w:val="clear" w:color="auto" w:fill="FFFFFF"/>
            <w:vAlign w:val="center"/>
          </w:tcPr>
          <w:p w14:paraId="3C84D55F" w14:textId="77777777" w:rsidR="003470A4" w:rsidRPr="00487067" w:rsidRDefault="003470A4" w:rsidP="00C528E1">
            <w:pPr>
              <w:rPr>
                <w:rFonts w:ascii="Calibri" w:hAnsi="Calibri" w:cs="Calibri"/>
                <w:color w:val="000000"/>
                <w:sz w:val="22"/>
                <w:szCs w:val="22"/>
              </w:rPr>
            </w:pPr>
            <w:ins w:id="1169" w:author="Ram Mohan Thammineni --CNTR" w:date="2019-04-16T22:41:00Z">
              <w:r>
                <w:t>ZAC0001</w:t>
              </w:r>
            </w:ins>
          </w:p>
        </w:tc>
        <w:tc>
          <w:tcPr>
            <w:tcW w:w="1256" w:type="dxa"/>
            <w:shd w:val="clear" w:color="auto" w:fill="FFFFFF"/>
            <w:vAlign w:val="center"/>
          </w:tcPr>
          <w:p w14:paraId="6BF7610E" w14:textId="77777777" w:rsidR="003470A4" w:rsidRPr="00487067" w:rsidRDefault="003470A4" w:rsidP="00C528E1">
            <w:pPr>
              <w:rPr>
                <w:rFonts w:ascii="Calibri" w:hAnsi="Calibri" w:cs="Calibri"/>
                <w:color w:val="000000"/>
                <w:sz w:val="22"/>
                <w:szCs w:val="22"/>
              </w:rPr>
            </w:pPr>
          </w:p>
        </w:tc>
        <w:tc>
          <w:tcPr>
            <w:tcW w:w="1625" w:type="dxa"/>
            <w:shd w:val="clear" w:color="auto" w:fill="FFFFFF"/>
            <w:vAlign w:val="bottom"/>
          </w:tcPr>
          <w:p w14:paraId="25DC539F" w14:textId="77777777" w:rsidR="003470A4" w:rsidRPr="00487067" w:rsidRDefault="003470A4" w:rsidP="00C528E1">
            <w:pPr>
              <w:rPr>
                <w:rFonts w:ascii="Calibri" w:hAnsi="Calibri" w:cs="Calibri"/>
                <w:color w:val="000000"/>
                <w:sz w:val="22"/>
                <w:szCs w:val="22"/>
              </w:rPr>
            </w:pPr>
          </w:p>
        </w:tc>
        <w:tc>
          <w:tcPr>
            <w:tcW w:w="1264" w:type="dxa"/>
            <w:shd w:val="clear" w:color="auto" w:fill="FFFFFF"/>
            <w:vAlign w:val="bottom"/>
          </w:tcPr>
          <w:p w14:paraId="63E83F18" w14:textId="77777777" w:rsidR="003470A4" w:rsidRPr="00487067" w:rsidRDefault="003470A4" w:rsidP="00C528E1">
            <w:pPr>
              <w:rPr>
                <w:rFonts w:ascii="Calibri" w:hAnsi="Calibri" w:cs="Calibri"/>
                <w:color w:val="000000"/>
                <w:sz w:val="22"/>
                <w:szCs w:val="22"/>
              </w:rPr>
            </w:pPr>
          </w:p>
        </w:tc>
        <w:tc>
          <w:tcPr>
            <w:tcW w:w="1734" w:type="dxa"/>
            <w:shd w:val="clear" w:color="auto" w:fill="FFFFFF"/>
            <w:vAlign w:val="center"/>
          </w:tcPr>
          <w:p w14:paraId="6FBAD364" w14:textId="77777777" w:rsidR="003470A4" w:rsidRDefault="003470A4" w:rsidP="00C528E1">
            <w:pPr>
              <w:rPr>
                <w:rFonts w:ascii="Tahoma" w:hAnsi="Tahoma" w:cs="Tahoma"/>
                <w:color w:val="000000"/>
                <w:sz w:val="18"/>
                <w:szCs w:val="18"/>
              </w:rPr>
            </w:pPr>
          </w:p>
        </w:tc>
      </w:tr>
    </w:tbl>
    <w:p w14:paraId="5DC4596E" w14:textId="77777777" w:rsidR="00757CE6" w:rsidRDefault="00757CE6" w:rsidP="00D25C28">
      <w:pPr>
        <w:rPr>
          <w:rFonts w:ascii="Tahoma" w:hAnsi="Tahoma" w:cs="Tahoma"/>
        </w:rPr>
      </w:pPr>
    </w:p>
    <w:p w14:paraId="71E9947C" w14:textId="77777777" w:rsidR="007C38B1" w:rsidRDefault="007C38B1" w:rsidP="007C38B1">
      <w:pPr>
        <w:rPr>
          <w:rFonts w:cs="Arial"/>
          <w:b/>
        </w:rPr>
      </w:pPr>
    </w:p>
    <w:p w14:paraId="799A5AB1" w14:textId="77777777" w:rsidR="00BE2D17" w:rsidRPr="0000105C" w:rsidRDefault="00BE2D17" w:rsidP="00BE2D17">
      <w:pPr>
        <w:pStyle w:val="Heading2"/>
        <w:tabs>
          <w:tab w:val="clear" w:pos="1080"/>
          <w:tab w:val="num" w:pos="540"/>
        </w:tabs>
        <w:ind w:left="0"/>
        <w:rPr>
          <w:rFonts w:ascii="Tahoma" w:hAnsi="Tahoma" w:cs="Tahoma"/>
          <w:i w:val="0"/>
          <w:sz w:val="24"/>
          <w:szCs w:val="24"/>
        </w:rPr>
      </w:pPr>
      <w:bookmarkStart w:id="1170" w:name="_Toc124775797"/>
      <w:r w:rsidRPr="0000105C">
        <w:rPr>
          <w:rFonts w:ascii="Tahoma" w:hAnsi="Tahoma" w:cs="Tahoma"/>
          <w:i w:val="0"/>
          <w:sz w:val="24"/>
          <w:szCs w:val="24"/>
        </w:rPr>
        <w:t>Report/</w:t>
      </w:r>
      <w:r>
        <w:rPr>
          <w:rFonts w:ascii="Tahoma" w:hAnsi="Tahoma" w:cs="Tahoma"/>
          <w:i w:val="0"/>
          <w:sz w:val="24"/>
          <w:szCs w:val="24"/>
        </w:rPr>
        <w:t xml:space="preserve">Form </w:t>
      </w:r>
      <w:r w:rsidRPr="0000105C">
        <w:rPr>
          <w:rFonts w:ascii="Tahoma" w:hAnsi="Tahoma" w:cs="Tahoma"/>
          <w:i w:val="0"/>
          <w:sz w:val="24"/>
          <w:szCs w:val="24"/>
        </w:rPr>
        <w:t>Layout</w:t>
      </w:r>
      <w:bookmarkEnd w:id="1170"/>
    </w:p>
    <w:p w14:paraId="6A8C8A0C" w14:textId="77777777" w:rsidR="00BE2D17" w:rsidRDefault="00BE2D17" w:rsidP="00BE2D17">
      <w:pPr>
        <w:rPr>
          <w:rFonts w:ascii="Tahoma" w:hAnsi="Tahoma" w:cs="Tahoma"/>
          <w:i/>
          <w:sz w:val="20"/>
        </w:rPr>
      </w:pPr>
      <w:r>
        <w:rPr>
          <w:rFonts w:ascii="Tahoma" w:hAnsi="Tahoma" w:cs="Tahoma"/>
          <w:i/>
          <w:sz w:val="20"/>
        </w:rPr>
        <w:t>&lt;</w:t>
      </w:r>
      <w:r w:rsidRPr="0000105C">
        <w:rPr>
          <w:rFonts w:ascii="Tahoma" w:hAnsi="Tahoma" w:cs="Tahoma"/>
          <w:i/>
          <w:sz w:val="20"/>
        </w:rPr>
        <w:t>If a separate file has bee</w:t>
      </w:r>
      <w:r>
        <w:rPr>
          <w:rFonts w:ascii="Tahoma" w:hAnsi="Tahoma" w:cs="Tahoma"/>
          <w:i/>
          <w:sz w:val="20"/>
        </w:rPr>
        <w:t xml:space="preserve">n created to define the output or form, embed in the document or mention the network </w:t>
      </w:r>
      <w:r w:rsidRPr="0000105C">
        <w:rPr>
          <w:rFonts w:ascii="Tahoma" w:hAnsi="Tahoma" w:cs="Tahoma"/>
          <w:i/>
          <w:sz w:val="20"/>
        </w:rPr>
        <w:t>path and filename here</w:t>
      </w:r>
      <w:r>
        <w:rPr>
          <w:rFonts w:ascii="Tahoma" w:hAnsi="Tahoma" w:cs="Tahoma"/>
          <w:i/>
          <w:sz w:val="20"/>
        </w:rPr>
        <w:t>&gt;</w:t>
      </w:r>
    </w:p>
    <w:p w14:paraId="1413D853" w14:textId="77777777" w:rsidR="00565A50" w:rsidRDefault="00565A50" w:rsidP="00BE2D17">
      <w:pPr>
        <w:rPr>
          <w:rFonts w:ascii="Tahoma" w:hAnsi="Tahoma" w:cs="Tahoma"/>
          <w:i/>
          <w:sz w:val="20"/>
        </w:rPr>
      </w:pPr>
    </w:p>
    <w:p w14:paraId="2A7A9836" w14:textId="77777777" w:rsidR="00565A50" w:rsidRDefault="00565A50" w:rsidP="00565A50">
      <w:pPr>
        <w:rPr>
          <w:noProof/>
        </w:rPr>
      </w:pPr>
    </w:p>
    <w:p w14:paraId="47CE7A2C" w14:textId="77777777" w:rsidR="00565A50" w:rsidRDefault="00565A50" w:rsidP="00565A50">
      <w:pPr>
        <w:rPr>
          <w:noProof/>
        </w:rPr>
      </w:pP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1530"/>
        <w:gridCol w:w="990"/>
        <w:gridCol w:w="1171"/>
        <w:gridCol w:w="1264"/>
        <w:gridCol w:w="1734"/>
      </w:tblGrid>
      <w:tr w:rsidR="00C9135A" w:rsidRPr="00707F61" w14:paraId="6D7004B5" w14:textId="77777777" w:rsidTr="00FF0F62">
        <w:trPr>
          <w:cantSplit/>
          <w:trHeight w:val="325"/>
        </w:trPr>
        <w:tc>
          <w:tcPr>
            <w:tcW w:w="2448" w:type="dxa"/>
            <w:shd w:val="clear" w:color="auto" w:fill="FFFFFF"/>
          </w:tcPr>
          <w:p w14:paraId="2648DDEC" w14:textId="77777777" w:rsidR="00C9135A" w:rsidRPr="00FF0F62" w:rsidRDefault="00C9135A" w:rsidP="00DA032C">
            <w:pPr>
              <w:pStyle w:val="Tabletitle"/>
              <w:rPr>
                <w:rFonts w:ascii="Times New Roman" w:hAnsi="Times New Roman"/>
                <w:sz w:val="24"/>
                <w:szCs w:val="24"/>
              </w:rPr>
            </w:pPr>
            <w:bookmarkStart w:id="1171" w:name="_Toc124775798"/>
            <w:r w:rsidRPr="00FF0F62">
              <w:rPr>
                <w:rFonts w:ascii="Times New Roman" w:hAnsi="Times New Roman"/>
                <w:sz w:val="24"/>
                <w:szCs w:val="24"/>
              </w:rPr>
              <w:t>Screen Label</w:t>
            </w:r>
          </w:p>
        </w:tc>
        <w:tc>
          <w:tcPr>
            <w:tcW w:w="1530" w:type="dxa"/>
            <w:shd w:val="clear" w:color="auto" w:fill="FFFFFF"/>
          </w:tcPr>
          <w:p w14:paraId="70E10574" w14:textId="77777777" w:rsidR="00C9135A" w:rsidRPr="00FF0F62" w:rsidRDefault="00C9135A" w:rsidP="00DA032C">
            <w:pPr>
              <w:pStyle w:val="Tabletitle"/>
              <w:rPr>
                <w:rFonts w:ascii="Times New Roman" w:hAnsi="Times New Roman"/>
                <w:sz w:val="24"/>
                <w:szCs w:val="24"/>
              </w:rPr>
            </w:pPr>
            <w:r w:rsidRPr="00FF0F62">
              <w:rPr>
                <w:rFonts w:ascii="Times New Roman" w:hAnsi="Times New Roman"/>
                <w:sz w:val="24"/>
                <w:szCs w:val="24"/>
              </w:rPr>
              <w:t>Referenced Field</w:t>
            </w:r>
          </w:p>
        </w:tc>
        <w:tc>
          <w:tcPr>
            <w:tcW w:w="990" w:type="dxa"/>
            <w:shd w:val="clear" w:color="auto" w:fill="FFFFFF"/>
          </w:tcPr>
          <w:p w14:paraId="11C4F41E" w14:textId="77777777" w:rsidR="00C9135A" w:rsidRPr="00FF0F62" w:rsidRDefault="00C9135A" w:rsidP="00DA032C">
            <w:pPr>
              <w:pStyle w:val="Tabletitle"/>
              <w:rPr>
                <w:rFonts w:ascii="Times New Roman" w:hAnsi="Times New Roman"/>
                <w:sz w:val="24"/>
                <w:szCs w:val="24"/>
              </w:rPr>
            </w:pPr>
            <w:r w:rsidRPr="00FF0F62">
              <w:rPr>
                <w:rFonts w:ascii="Times New Roman" w:hAnsi="Times New Roman"/>
                <w:sz w:val="24"/>
                <w:szCs w:val="24"/>
              </w:rPr>
              <w:t>Range of Value</w:t>
            </w:r>
          </w:p>
        </w:tc>
        <w:tc>
          <w:tcPr>
            <w:tcW w:w="1171" w:type="dxa"/>
            <w:shd w:val="clear" w:color="auto" w:fill="FFFFFF"/>
          </w:tcPr>
          <w:p w14:paraId="30B59124" w14:textId="77777777" w:rsidR="00C9135A" w:rsidRPr="00FF0F62" w:rsidRDefault="00C9135A" w:rsidP="00DA032C">
            <w:pPr>
              <w:pStyle w:val="Tabletitle"/>
              <w:rPr>
                <w:rFonts w:ascii="Times New Roman" w:hAnsi="Times New Roman"/>
                <w:sz w:val="24"/>
                <w:szCs w:val="24"/>
              </w:rPr>
            </w:pPr>
            <w:r w:rsidRPr="00FF0F62">
              <w:rPr>
                <w:rFonts w:ascii="Times New Roman" w:hAnsi="Times New Roman"/>
                <w:sz w:val="24"/>
                <w:szCs w:val="24"/>
              </w:rPr>
              <w:t>Attributes, Default Values</w:t>
            </w:r>
          </w:p>
        </w:tc>
        <w:tc>
          <w:tcPr>
            <w:tcW w:w="1264" w:type="dxa"/>
            <w:shd w:val="clear" w:color="auto" w:fill="FFFFFF"/>
          </w:tcPr>
          <w:p w14:paraId="437E1359" w14:textId="77777777" w:rsidR="00C9135A" w:rsidRPr="00FF0F62" w:rsidRDefault="00C9135A" w:rsidP="00DA032C">
            <w:pPr>
              <w:pStyle w:val="Tabletitle"/>
              <w:rPr>
                <w:rFonts w:ascii="Times New Roman" w:hAnsi="Times New Roman"/>
                <w:sz w:val="24"/>
                <w:szCs w:val="24"/>
              </w:rPr>
            </w:pPr>
            <w:r w:rsidRPr="00FF0F62">
              <w:rPr>
                <w:rFonts w:ascii="Times New Roman" w:hAnsi="Times New Roman"/>
                <w:sz w:val="24"/>
                <w:szCs w:val="24"/>
              </w:rPr>
              <w:t>Validations / Checks</w:t>
            </w:r>
          </w:p>
        </w:tc>
        <w:tc>
          <w:tcPr>
            <w:tcW w:w="1734" w:type="dxa"/>
            <w:shd w:val="clear" w:color="auto" w:fill="FFFFFF"/>
          </w:tcPr>
          <w:p w14:paraId="0E7F94CE" w14:textId="77777777" w:rsidR="00C9135A" w:rsidRPr="00FF0F62" w:rsidRDefault="00C9135A" w:rsidP="00DA032C">
            <w:pPr>
              <w:pStyle w:val="Tabletitle"/>
              <w:rPr>
                <w:rFonts w:ascii="Times New Roman" w:hAnsi="Times New Roman"/>
                <w:sz w:val="24"/>
                <w:szCs w:val="24"/>
              </w:rPr>
            </w:pPr>
            <w:r w:rsidRPr="00FF0F62">
              <w:rPr>
                <w:rFonts w:ascii="Times New Roman" w:hAnsi="Times New Roman"/>
                <w:sz w:val="24"/>
                <w:szCs w:val="24"/>
              </w:rPr>
              <w:t>Comments/ Selection Criteria (select options, parameters, radio buttons, checkboxes)</w:t>
            </w:r>
          </w:p>
        </w:tc>
      </w:tr>
      <w:tr w:rsidR="00B4314F" w:rsidRPr="00CE0995" w14:paraId="5E4E01FA" w14:textId="77777777" w:rsidTr="000276F3">
        <w:trPr>
          <w:cantSplit/>
          <w:trHeight w:val="345"/>
        </w:trPr>
        <w:tc>
          <w:tcPr>
            <w:tcW w:w="2448" w:type="dxa"/>
            <w:shd w:val="clear" w:color="auto" w:fill="FFFFFF"/>
            <w:vAlign w:val="bottom"/>
          </w:tcPr>
          <w:p w14:paraId="12B5775B"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SO</w:t>
            </w:r>
          </w:p>
        </w:tc>
        <w:tc>
          <w:tcPr>
            <w:tcW w:w="1530" w:type="dxa"/>
            <w:shd w:val="clear" w:color="auto" w:fill="FFFFFF"/>
            <w:vAlign w:val="bottom"/>
          </w:tcPr>
          <w:p w14:paraId="35DC56CC" w14:textId="77777777" w:rsidR="00B4314F" w:rsidRPr="007B7ECF" w:rsidRDefault="00C528E1" w:rsidP="00B4314F">
            <w:pPr>
              <w:rPr>
                <w:rFonts w:ascii="Calibri" w:eastAsia="Times New Roman" w:hAnsi="Calibri" w:cs="Calibri"/>
                <w:color w:val="000000"/>
                <w:sz w:val="22"/>
                <w:szCs w:val="22"/>
              </w:rPr>
            </w:pPr>
            <w:r w:rsidRPr="00410BA4">
              <w:rPr>
                <w:rFonts w:ascii="Calibri" w:eastAsia="Times New Roman" w:hAnsi="Calibri" w:cs="Calibri"/>
                <w:color w:val="000000"/>
                <w:sz w:val="22"/>
                <w:szCs w:val="22"/>
              </w:rPr>
              <w:t>KEKO- VBELN</w:t>
            </w:r>
          </w:p>
        </w:tc>
        <w:tc>
          <w:tcPr>
            <w:tcW w:w="990" w:type="dxa"/>
            <w:shd w:val="clear" w:color="auto" w:fill="FFFFFF"/>
          </w:tcPr>
          <w:p w14:paraId="2C7DA92C"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3F904CCB"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040360B8"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17A1CA98" w14:textId="77777777" w:rsidR="00B4314F" w:rsidRPr="00FF0F62" w:rsidRDefault="00B4314F" w:rsidP="00B4314F">
            <w:pPr>
              <w:rPr>
                <w:rFonts w:eastAsia="Times New Roman"/>
                <w:color w:val="000000"/>
              </w:rPr>
            </w:pPr>
          </w:p>
        </w:tc>
      </w:tr>
      <w:tr w:rsidR="00B4314F" w:rsidRPr="00CE0995" w14:paraId="5DC98D7A" w14:textId="77777777" w:rsidTr="000276F3">
        <w:trPr>
          <w:cantSplit/>
          <w:trHeight w:val="406"/>
        </w:trPr>
        <w:tc>
          <w:tcPr>
            <w:tcW w:w="2448" w:type="dxa"/>
            <w:shd w:val="clear" w:color="auto" w:fill="FFFFFF"/>
            <w:vAlign w:val="bottom"/>
          </w:tcPr>
          <w:p w14:paraId="0FF9EDF9"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SO Item</w:t>
            </w:r>
          </w:p>
        </w:tc>
        <w:tc>
          <w:tcPr>
            <w:tcW w:w="1530" w:type="dxa"/>
            <w:shd w:val="clear" w:color="auto" w:fill="FFFFFF"/>
            <w:vAlign w:val="bottom"/>
          </w:tcPr>
          <w:p w14:paraId="4D951368" w14:textId="77777777" w:rsidR="00B4314F" w:rsidRPr="007B7ECF" w:rsidRDefault="00C528E1" w:rsidP="00B4314F">
            <w:pPr>
              <w:rPr>
                <w:rFonts w:ascii="Calibri" w:eastAsia="Times New Roman" w:hAnsi="Calibri" w:cs="Calibri"/>
                <w:color w:val="000000"/>
                <w:sz w:val="22"/>
                <w:szCs w:val="22"/>
              </w:rPr>
            </w:pPr>
            <w:r w:rsidRPr="00410BA4">
              <w:rPr>
                <w:rFonts w:ascii="Calibri" w:eastAsia="Times New Roman" w:hAnsi="Calibri" w:cs="Calibri"/>
                <w:color w:val="000000"/>
                <w:sz w:val="22"/>
                <w:szCs w:val="22"/>
              </w:rPr>
              <w:t>KEKO- POSNR</w:t>
            </w:r>
          </w:p>
        </w:tc>
        <w:tc>
          <w:tcPr>
            <w:tcW w:w="990" w:type="dxa"/>
            <w:shd w:val="clear" w:color="auto" w:fill="FFFFFF"/>
          </w:tcPr>
          <w:p w14:paraId="1A55251A"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4F6D2C48"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31F27C88"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79B88F8C" w14:textId="77777777" w:rsidR="00B4314F" w:rsidRPr="00FF0F62" w:rsidRDefault="00B4314F" w:rsidP="00B4314F">
            <w:pPr>
              <w:rPr>
                <w:rFonts w:eastAsia="Times New Roman"/>
                <w:color w:val="000000"/>
              </w:rPr>
            </w:pPr>
          </w:p>
        </w:tc>
      </w:tr>
      <w:tr w:rsidR="00B4314F" w:rsidRPr="00CE0995" w14:paraId="3AA1C306" w14:textId="77777777" w:rsidTr="000276F3">
        <w:trPr>
          <w:cantSplit/>
          <w:trHeight w:val="325"/>
        </w:trPr>
        <w:tc>
          <w:tcPr>
            <w:tcW w:w="2448" w:type="dxa"/>
            <w:shd w:val="clear" w:color="auto" w:fill="FFFFFF"/>
            <w:vAlign w:val="bottom"/>
          </w:tcPr>
          <w:p w14:paraId="5C2F46AA"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OBOM Level</w:t>
            </w:r>
          </w:p>
        </w:tc>
        <w:tc>
          <w:tcPr>
            <w:tcW w:w="1530" w:type="dxa"/>
            <w:shd w:val="clear" w:color="auto" w:fill="FFFFFF"/>
            <w:vAlign w:val="bottom"/>
          </w:tcPr>
          <w:p w14:paraId="74F91E9B"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p>
        </w:tc>
        <w:tc>
          <w:tcPr>
            <w:tcW w:w="990" w:type="dxa"/>
            <w:shd w:val="clear" w:color="auto" w:fill="FFFFFF"/>
          </w:tcPr>
          <w:p w14:paraId="145C11DD"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6B40E7A7"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3FFF7D4A"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287B69A3" w14:textId="77777777" w:rsidR="00B4314F" w:rsidRPr="00FF0F62" w:rsidRDefault="00B4314F" w:rsidP="00B4314F">
            <w:pPr>
              <w:rPr>
                <w:rFonts w:eastAsia="Times New Roman"/>
                <w:color w:val="000000"/>
              </w:rPr>
            </w:pPr>
          </w:p>
        </w:tc>
      </w:tr>
      <w:tr w:rsidR="00B4314F" w:rsidRPr="00CE0995" w14:paraId="20A00A05" w14:textId="77777777" w:rsidTr="000276F3">
        <w:trPr>
          <w:cantSplit/>
          <w:trHeight w:val="325"/>
        </w:trPr>
        <w:tc>
          <w:tcPr>
            <w:tcW w:w="2448" w:type="dxa"/>
            <w:shd w:val="clear" w:color="auto" w:fill="FFFFFF"/>
            <w:vAlign w:val="bottom"/>
          </w:tcPr>
          <w:p w14:paraId="0C56E079"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Plant</w:t>
            </w:r>
          </w:p>
        </w:tc>
        <w:tc>
          <w:tcPr>
            <w:tcW w:w="1530" w:type="dxa"/>
            <w:shd w:val="clear" w:color="auto" w:fill="FFFFFF"/>
            <w:vAlign w:val="bottom"/>
          </w:tcPr>
          <w:p w14:paraId="1EB7E18B"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r w:rsidR="00C528E1">
              <w:rPr>
                <w:rFonts w:ascii="Calibri" w:eastAsia="Times New Roman" w:hAnsi="Calibri" w:cs="Calibri"/>
                <w:color w:val="000000"/>
                <w:sz w:val="22"/>
                <w:szCs w:val="22"/>
              </w:rPr>
              <w:t>-</w:t>
            </w:r>
            <w:r w:rsidR="00C528E1" w:rsidRPr="00410BA4">
              <w:rPr>
                <w:rFonts w:ascii="Calibri" w:eastAsia="Times New Roman" w:hAnsi="Calibri" w:cs="Calibri"/>
                <w:color w:val="000000"/>
                <w:sz w:val="22"/>
                <w:szCs w:val="22"/>
              </w:rPr>
              <w:t xml:space="preserve"> </w:t>
            </w:r>
            <w:r w:rsidR="00C528E1" w:rsidRPr="00C528E1">
              <w:rPr>
                <w:rFonts w:ascii="Calibri" w:eastAsia="Times New Roman" w:hAnsi="Calibri" w:cs="Calibri"/>
                <w:color w:val="000000"/>
                <w:sz w:val="22"/>
                <w:szCs w:val="22"/>
              </w:rPr>
              <w:t>WERKS</w:t>
            </w:r>
          </w:p>
        </w:tc>
        <w:tc>
          <w:tcPr>
            <w:tcW w:w="990" w:type="dxa"/>
            <w:shd w:val="clear" w:color="auto" w:fill="FFFFFF"/>
          </w:tcPr>
          <w:p w14:paraId="63A0829D"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39CA8924"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1BB6F150"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04338875" w14:textId="77777777" w:rsidR="00B4314F" w:rsidRPr="00FF0F62" w:rsidRDefault="00B4314F" w:rsidP="00B4314F">
            <w:pPr>
              <w:rPr>
                <w:rFonts w:eastAsia="Times New Roman"/>
                <w:color w:val="000000"/>
              </w:rPr>
            </w:pPr>
          </w:p>
        </w:tc>
      </w:tr>
      <w:tr w:rsidR="00B4314F" w:rsidRPr="00CE0995" w14:paraId="57E1DD5A" w14:textId="77777777" w:rsidTr="000276F3">
        <w:trPr>
          <w:cantSplit/>
          <w:trHeight w:val="325"/>
        </w:trPr>
        <w:tc>
          <w:tcPr>
            <w:tcW w:w="2448" w:type="dxa"/>
            <w:shd w:val="clear" w:color="auto" w:fill="FFFFFF"/>
            <w:vAlign w:val="bottom"/>
          </w:tcPr>
          <w:p w14:paraId="321E1866"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Material</w:t>
            </w:r>
          </w:p>
        </w:tc>
        <w:tc>
          <w:tcPr>
            <w:tcW w:w="1530" w:type="dxa"/>
            <w:shd w:val="clear" w:color="auto" w:fill="FFFFFF"/>
            <w:vAlign w:val="bottom"/>
          </w:tcPr>
          <w:p w14:paraId="2CB3CB22" w14:textId="77777777" w:rsidR="00B4314F" w:rsidRPr="00410BA4" w:rsidRDefault="00C528E1" w:rsidP="00410BA4">
            <w:pPr>
              <w:rPr>
                <w:rFonts w:ascii="Calibri" w:eastAsia="Times New Roman" w:hAnsi="Calibri" w:cs="Calibri"/>
                <w:color w:val="000000"/>
                <w:sz w:val="22"/>
                <w:szCs w:val="22"/>
              </w:rPr>
            </w:pPr>
            <w:r w:rsidRPr="00410BA4">
              <w:rPr>
                <w:rFonts w:ascii="Calibri" w:eastAsia="Times New Roman" w:hAnsi="Calibri" w:cs="Calibri"/>
                <w:color w:val="000000"/>
                <w:sz w:val="22"/>
                <w:szCs w:val="22"/>
              </w:rPr>
              <w:t>KEKO- MATNR</w:t>
            </w:r>
          </w:p>
        </w:tc>
        <w:tc>
          <w:tcPr>
            <w:tcW w:w="990" w:type="dxa"/>
            <w:shd w:val="clear" w:color="auto" w:fill="FFFFFF"/>
            <w:vAlign w:val="bottom"/>
          </w:tcPr>
          <w:p w14:paraId="2CCB938B" w14:textId="77777777" w:rsidR="00B4314F" w:rsidRPr="00FF0F62" w:rsidRDefault="00B4314F" w:rsidP="00B4314F">
            <w:pPr>
              <w:rPr>
                <w:rFonts w:eastAsia="Times New Roman"/>
                <w:color w:val="000000"/>
              </w:rPr>
            </w:pPr>
          </w:p>
        </w:tc>
        <w:tc>
          <w:tcPr>
            <w:tcW w:w="1171" w:type="dxa"/>
            <w:shd w:val="clear" w:color="auto" w:fill="FFFFFF"/>
            <w:vAlign w:val="bottom"/>
          </w:tcPr>
          <w:p w14:paraId="796B98D5" w14:textId="77777777" w:rsidR="00B4314F" w:rsidRPr="00FF0F62" w:rsidRDefault="00B4314F" w:rsidP="00B4314F">
            <w:pPr>
              <w:rPr>
                <w:rFonts w:eastAsia="Times New Roman"/>
                <w:color w:val="000000"/>
              </w:rPr>
            </w:pPr>
          </w:p>
        </w:tc>
        <w:tc>
          <w:tcPr>
            <w:tcW w:w="1264" w:type="dxa"/>
            <w:shd w:val="clear" w:color="auto" w:fill="FFFFFF"/>
          </w:tcPr>
          <w:p w14:paraId="344BE600"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7EE3B4B9" w14:textId="77777777" w:rsidR="00B4314F" w:rsidRPr="00FF0F62" w:rsidRDefault="00B4314F" w:rsidP="00B4314F">
            <w:pPr>
              <w:rPr>
                <w:rFonts w:eastAsia="Times New Roman"/>
                <w:color w:val="000000"/>
              </w:rPr>
            </w:pPr>
          </w:p>
        </w:tc>
      </w:tr>
      <w:tr w:rsidR="00096901" w:rsidRPr="00CE0995" w14:paraId="08E55C90" w14:textId="77777777" w:rsidTr="000276F3">
        <w:trPr>
          <w:cantSplit/>
          <w:trHeight w:val="325"/>
        </w:trPr>
        <w:tc>
          <w:tcPr>
            <w:tcW w:w="2448" w:type="dxa"/>
            <w:shd w:val="clear" w:color="auto" w:fill="FFFFFF"/>
            <w:vAlign w:val="bottom"/>
          </w:tcPr>
          <w:p w14:paraId="792EFA48" w14:textId="77777777" w:rsidR="00096901" w:rsidRPr="007B7ECF" w:rsidRDefault="00096901" w:rsidP="00096901">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Procurement Type</w:t>
            </w:r>
          </w:p>
        </w:tc>
        <w:tc>
          <w:tcPr>
            <w:tcW w:w="1530" w:type="dxa"/>
            <w:shd w:val="clear" w:color="auto" w:fill="FFFFFF"/>
            <w:vAlign w:val="bottom"/>
          </w:tcPr>
          <w:p w14:paraId="25CC478A" w14:textId="77777777" w:rsidR="00096901" w:rsidRPr="007B7ECF" w:rsidRDefault="00096901" w:rsidP="00096901">
            <w:pPr>
              <w:rPr>
                <w:rFonts w:ascii="Calibri" w:eastAsia="Times New Roman" w:hAnsi="Calibri" w:cs="Calibri"/>
                <w:color w:val="000000"/>
                <w:sz w:val="22"/>
                <w:szCs w:val="22"/>
              </w:rPr>
            </w:pPr>
            <w:r w:rsidRPr="00096901">
              <w:rPr>
                <w:rFonts w:ascii="Calibri" w:eastAsia="Times New Roman" w:hAnsi="Calibri" w:cs="Calibri"/>
                <w:color w:val="000000"/>
                <w:sz w:val="22"/>
                <w:szCs w:val="22"/>
              </w:rPr>
              <w:t>MARC-BESKZ</w:t>
            </w:r>
          </w:p>
        </w:tc>
        <w:tc>
          <w:tcPr>
            <w:tcW w:w="990" w:type="dxa"/>
            <w:shd w:val="clear" w:color="auto" w:fill="FFFFFF"/>
          </w:tcPr>
          <w:p w14:paraId="17D63EA2" w14:textId="77777777" w:rsidR="00096901" w:rsidRPr="00FF0F62" w:rsidRDefault="00096901" w:rsidP="00096901">
            <w:pPr>
              <w:pStyle w:val="TableText"/>
              <w:rPr>
                <w:rFonts w:ascii="Times New Roman" w:hAnsi="Times New Roman"/>
                <w:sz w:val="24"/>
                <w:szCs w:val="24"/>
              </w:rPr>
            </w:pPr>
          </w:p>
        </w:tc>
        <w:tc>
          <w:tcPr>
            <w:tcW w:w="1171" w:type="dxa"/>
            <w:shd w:val="clear" w:color="auto" w:fill="FFFFFF"/>
          </w:tcPr>
          <w:p w14:paraId="52E608EF" w14:textId="77777777" w:rsidR="00096901" w:rsidRPr="00FF0F62" w:rsidRDefault="00096901" w:rsidP="00096901">
            <w:pPr>
              <w:pStyle w:val="TableText"/>
              <w:rPr>
                <w:rFonts w:ascii="Times New Roman" w:hAnsi="Times New Roman"/>
                <w:sz w:val="24"/>
                <w:szCs w:val="24"/>
              </w:rPr>
            </w:pPr>
          </w:p>
        </w:tc>
        <w:tc>
          <w:tcPr>
            <w:tcW w:w="1264" w:type="dxa"/>
            <w:shd w:val="clear" w:color="auto" w:fill="FFFFFF"/>
          </w:tcPr>
          <w:p w14:paraId="074E47F7" w14:textId="77777777" w:rsidR="00096901" w:rsidRPr="00FF0F62" w:rsidRDefault="00096901" w:rsidP="00096901">
            <w:pPr>
              <w:pStyle w:val="TableText"/>
              <w:rPr>
                <w:rFonts w:ascii="Times New Roman" w:hAnsi="Times New Roman"/>
                <w:sz w:val="24"/>
                <w:szCs w:val="24"/>
              </w:rPr>
            </w:pPr>
          </w:p>
        </w:tc>
        <w:tc>
          <w:tcPr>
            <w:tcW w:w="1734" w:type="dxa"/>
            <w:shd w:val="clear" w:color="auto" w:fill="FFFFFF"/>
            <w:vAlign w:val="bottom"/>
          </w:tcPr>
          <w:p w14:paraId="4A852BA6" w14:textId="77777777" w:rsidR="00096901" w:rsidRPr="00FF0F62" w:rsidRDefault="00096901" w:rsidP="00096901">
            <w:pPr>
              <w:rPr>
                <w:rFonts w:eastAsia="Times New Roman"/>
                <w:color w:val="000000"/>
              </w:rPr>
            </w:pPr>
          </w:p>
        </w:tc>
      </w:tr>
      <w:tr w:rsidR="00096901" w:rsidRPr="00CE0995" w14:paraId="2087307B" w14:textId="77777777" w:rsidTr="000276F3">
        <w:trPr>
          <w:cantSplit/>
          <w:trHeight w:val="325"/>
        </w:trPr>
        <w:tc>
          <w:tcPr>
            <w:tcW w:w="2448" w:type="dxa"/>
            <w:shd w:val="clear" w:color="auto" w:fill="FFFFFF"/>
            <w:vAlign w:val="bottom"/>
          </w:tcPr>
          <w:p w14:paraId="127C0280" w14:textId="77777777" w:rsidR="00096901" w:rsidRPr="007B7ECF" w:rsidRDefault="00096901" w:rsidP="00096901">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Special Procurement</w:t>
            </w:r>
          </w:p>
        </w:tc>
        <w:tc>
          <w:tcPr>
            <w:tcW w:w="1530" w:type="dxa"/>
            <w:shd w:val="clear" w:color="auto" w:fill="FFFFFF"/>
            <w:vAlign w:val="bottom"/>
          </w:tcPr>
          <w:p w14:paraId="69F4FFAC" w14:textId="77777777" w:rsidR="00096901" w:rsidRPr="007B7ECF" w:rsidRDefault="00096901" w:rsidP="00096901">
            <w:pPr>
              <w:rPr>
                <w:rFonts w:ascii="Calibri" w:eastAsia="Times New Roman" w:hAnsi="Calibri" w:cs="Calibri"/>
                <w:color w:val="000000"/>
                <w:sz w:val="22"/>
                <w:szCs w:val="22"/>
              </w:rPr>
            </w:pPr>
            <w:r w:rsidRPr="00096901">
              <w:rPr>
                <w:rFonts w:ascii="Calibri" w:eastAsia="Times New Roman" w:hAnsi="Calibri" w:cs="Calibri"/>
                <w:color w:val="000000"/>
                <w:sz w:val="22"/>
                <w:szCs w:val="22"/>
              </w:rPr>
              <w:t>MARC-SOBSL</w:t>
            </w:r>
          </w:p>
        </w:tc>
        <w:tc>
          <w:tcPr>
            <w:tcW w:w="990" w:type="dxa"/>
            <w:shd w:val="clear" w:color="auto" w:fill="FFFFFF"/>
          </w:tcPr>
          <w:p w14:paraId="1299FC03" w14:textId="77777777" w:rsidR="00096901" w:rsidRPr="00FF0F62" w:rsidRDefault="00096901" w:rsidP="00096901">
            <w:pPr>
              <w:pStyle w:val="TableText"/>
              <w:rPr>
                <w:rFonts w:ascii="Times New Roman" w:hAnsi="Times New Roman"/>
                <w:sz w:val="24"/>
                <w:szCs w:val="24"/>
              </w:rPr>
            </w:pPr>
          </w:p>
        </w:tc>
        <w:tc>
          <w:tcPr>
            <w:tcW w:w="1171" w:type="dxa"/>
            <w:shd w:val="clear" w:color="auto" w:fill="FFFFFF"/>
          </w:tcPr>
          <w:p w14:paraId="53508331" w14:textId="77777777" w:rsidR="00096901" w:rsidRPr="00FF0F62" w:rsidRDefault="00096901" w:rsidP="00096901">
            <w:pPr>
              <w:pStyle w:val="TableText"/>
              <w:rPr>
                <w:rFonts w:ascii="Times New Roman" w:hAnsi="Times New Roman"/>
                <w:sz w:val="24"/>
                <w:szCs w:val="24"/>
              </w:rPr>
            </w:pPr>
          </w:p>
        </w:tc>
        <w:tc>
          <w:tcPr>
            <w:tcW w:w="1264" w:type="dxa"/>
            <w:shd w:val="clear" w:color="auto" w:fill="FFFFFF"/>
          </w:tcPr>
          <w:p w14:paraId="4C694B97" w14:textId="77777777" w:rsidR="00096901" w:rsidRPr="00FF0F62" w:rsidRDefault="00096901" w:rsidP="00096901">
            <w:pPr>
              <w:pStyle w:val="TableText"/>
              <w:rPr>
                <w:rFonts w:ascii="Times New Roman" w:hAnsi="Times New Roman"/>
                <w:sz w:val="24"/>
                <w:szCs w:val="24"/>
              </w:rPr>
            </w:pPr>
          </w:p>
        </w:tc>
        <w:tc>
          <w:tcPr>
            <w:tcW w:w="1734" w:type="dxa"/>
            <w:shd w:val="clear" w:color="auto" w:fill="FFFFFF"/>
            <w:vAlign w:val="bottom"/>
          </w:tcPr>
          <w:p w14:paraId="5EB26D91" w14:textId="77777777" w:rsidR="00096901" w:rsidRPr="00FF0F62" w:rsidRDefault="00096901" w:rsidP="00096901">
            <w:pPr>
              <w:rPr>
                <w:rFonts w:eastAsia="Times New Roman"/>
                <w:color w:val="000000"/>
              </w:rPr>
            </w:pPr>
          </w:p>
        </w:tc>
      </w:tr>
      <w:tr w:rsidR="00B4314F" w:rsidRPr="00CE0995" w14:paraId="0E47CEBD" w14:textId="77777777" w:rsidTr="000276F3">
        <w:trPr>
          <w:cantSplit/>
          <w:trHeight w:val="325"/>
        </w:trPr>
        <w:tc>
          <w:tcPr>
            <w:tcW w:w="2448" w:type="dxa"/>
            <w:shd w:val="clear" w:color="auto" w:fill="FFFFFF"/>
            <w:vAlign w:val="bottom"/>
          </w:tcPr>
          <w:p w14:paraId="4EF04B7C"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Costing Variant</w:t>
            </w:r>
          </w:p>
        </w:tc>
        <w:tc>
          <w:tcPr>
            <w:tcW w:w="1530" w:type="dxa"/>
            <w:shd w:val="clear" w:color="auto" w:fill="FFFFFF"/>
            <w:vAlign w:val="bottom"/>
          </w:tcPr>
          <w:p w14:paraId="37893BB8" w14:textId="74A58FC1"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KEKO</w:t>
            </w:r>
            <w:r w:rsidR="00BE310F">
              <w:rPr>
                <w:rFonts w:ascii="Calibri" w:eastAsia="Times New Roman" w:hAnsi="Calibri" w:cs="Calibri"/>
                <w:color w:val="000000"/>
                <w:sz w:val="22"/>
                <w:szCs w:val="22"/>
              </w:rPr>
              <w:t>-</w:t>
            </w:r>
            <w:r w:rsidR="00BE310F" w:rsidRPr="00410BA4">
              <w:rPr>
                <w:rFonts w:ascii="Calibri" w:eastAsia="Times New Roman" w:hAnsi="Calibri" w:cs="Calibri"/>
                <w:color w:val="000000"/>
                <w:sz w:val="22"/>
                <w:szCs w:val="22"/>
              </w:rPr>
              <w:t xml:space="preserve"> </w:t>
            </w:r>
            <w:r w:rsidR="00BE310F" w:rsidRPr="00BE310F">
              <w:rPr>
                <w:rFonts w:ascii="Calibri" w:eastAsia="Times New Roman" w:hAnsi="Calibri" w:cs="Calibri"/>
                <w:color w:val="000000"/>
                <w:sz w:val="22"/>
                <w:szCs w:val="22"/>
              </w:rPr>
              <w:t>KLVA</w:t>
            </w:r>
            <w:r w:rsidR="004E0365">
              <w:rPr>
                <w:rFonts w:ascii="Calibri" w:eastAsia="Times New Roman" w:hAnsi="Calibri" w:cs="Calibri"/>
                <w:color w:val="000000"/>
                <w:sz w:val="22"/>
                <w:szCs w:val="22"/>
              </w:rPr>
              <w:t>R</w:t>
            </w:r>
          </w:p>
        </w:tc>
        <w:tc>
          <w:tcPr>
            <w:tcW w:w="990" w:type="dxa"/>
            <w:shd w:val="clear" w:color="auto" w:fill="FFFFFF"/>
            <w:vAlign w:val="center"/>
          </w:tcPr>
          <w:p w14:paraId="3BC8F9AD" w14:textId="77777777" w:rsidR="00B4314F" w:rsidRPr="00FF0F62" w:rsidRDefault="00B4314F" w:rsidP="00B4314F">
            <w:pPr>
              <w:rPr>
                <w:rFonts w:eastAsia="Times New Roman"/>
                <w:color w:val="000000"/>
              </w:rPr>
            </w:pPr>
          </w:p>
        </w:tc>
        <w:tc>
          <w:tcPr>
            <w:tcW w:w="1171" w:type="dxa"/>
            <w:shd w:val="clear" w:color="auto" w:fill="FFFFFF"/>
          </w:tcPr>
          <w:p w14:paraId="18D160CB"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61AC30FB"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26B1A375" w14:textId="77777777" w:rsidR="00B4314F" w:rsidRPr="00FF0F62" w:rsidRDefault="00B4314F" w:rsidP="00B4314F">
            <w:pPr>
              <w:rPr>
                <w:rFonts w:eastAsia="Times New Roman"/>
                <w:color w:val="000000"/>
              </w:rPr>
            </w:pPr>
          </w:p>
        </w:tc>
      </w:tr>
      <w:tr w:rsidR="00096901" w:rsidRPr="00CE0995" w14:paraId="3AB1739C" w14:textId="77777777" w:rsidTr="000276F3">
        <w:trPr>
          <w:cantSplit/>
          <w:trHeight w:val="325"/>
        </w:trPr>
        <w:tc>
          <w:tcPr>
            <w:tcW w:w="2448" w:type="dxa"/>
            <w:shd w:val="clear" w:color="auto" w:fill="FFFFFF"/>
            <w:vAlign w:val="bottom"/>
          </w:tcPr>
          <w:p w14:paraId="76F9F0BE" w14:textId="77777777" w:rsidR="00096901" w:rsidRPr="007B7ECF" w:rsidRDefault="00096901" w:rsidP="00B4314F">
            <w:pPr>
              <w:rPr>
                <w:rFonts w:ascii="Calibri" w:eastAsia="Times New Roman" w:hAnsi="Calibri" w:cs="Calibri"/>
                <w:color w:val="000000"/>
                <w:sz w:val="22"/>
                <w:szCs w:val="22"/>
              </w:rPr>
            </w:pPr>
            <w:r>
              <w:rPr>
                <w:rFonts w:ascii="Calibri" w:eastAsia="Times New Roman" w:hAnsi="Calibri" w:cs="Calibri"/>
                <w:color w:val="000000"/>
                <w:sz w:val="22"/>
                <w:szCs w:val="22"/>
              </w:rPr>
              <w:t>Costing Status</w:t>
            </w:r>
          </w:p>
        </w:tc>
        <w:tc>
          <w:tcPr>
            <w:tcW w:w="1530" w:type="dxa"/>
            <w:shd w:val="clear" w:color="auto" w:fill="FFFFFF"/>
            <w:vAlign w:val="bottom"/>
          </w:tcPr>
          <w:p w14:paraId="4EFE2738" w14:textId="77777777" w:rsidR="00096901" w:rsidRPr="007B7ECF" w:rsidRDefault="00096901" w:rsidP="00B4314F">
            <w:pPr>
              <w:rPr>
                <w:rFonts w:ascii="Calibri" w:eastAsia="Times New Roman" w:hAnsi="Calibri" w:cs="Calibri"/>
                <w:color w:val="000000"/>
                <w:sz w:val="22"/>
                <w:szCs w:val="22"/>
              </w:rPr>
            </w:pPr>
            <w:r>
              <w:rPr>
                <w:rFonts w:ascii="Calibri" w:eastAsia="Times New Roman" w:hAnsi="Calibri" w:cs="Calibri"/>
                <w:color w:val="000000"/>
                <w:sz w:val="22"/>
                <w:szCs w:val="22"/>
              </w:rPr>
              <w:t>KEKO</w:t>
            </w:r>
          </w:p>
        </w:tc>
        <w:tc>
          <w:tcPr>
            <w:tcW w:w="990" w:type="dxa"/>
            <w:shd w:val="clear" w:color="auto" w:fill="FFFFFF"/>
            <w:vAlign w:val="center"/>
          </w:tcPr>
          <w:p w14:paraId="211FC6EA" w14:textId="77777777" w:rsidR="00096901" w:rsidRPr="00FF0F62" w:rsidRDefault="00096901" w:rsidP="00B4314F">
            <w:pPr>
              <w:rPr>
                <w:rFonts w:eastAsia="Times New Roman"/>
                <w:color w:val="000000"/>
              </w:rPr>
            </w:pPr>
          </w:p>
        </w:tc>
        <w:tc>
          <w:tcPr>
            <w:tcW w:w="1171" w:type="dxa"/>
            <w:shd w:val="clear" w:color="auto" w:fill="FFFFFF"/>
          </w:tcPr>
          <w:p w14:paraId="764ED501" w14:textId="77777777" w:rsidR="00096901" w:rsidRPr="00FF0F62" w:rsidRDefault="00096901" w:rsidP="00B4314F">
            <w:pPr>
              <w:pStyle w:val="TableText"/>
              <w:rPr>
                <w:rFonts w:ascii="Times New Roman" w:hAnsi="Times New Roman"/>
                <w:sz w:val="24"/>
                <w:szCs w:val="24"/>
              </w:rPr>
            </w:pPr>
          </w:p>
        </w:tc>
        <w:tc>
          <w:tcPr>
            <w:tcW w:w="1264" w:type="dxa"/>
            <w:shd w:val="clear" w:color="auto" w:fill="FFFFFF"/>
          </w:tcPr>
          <w:p w14:paraId="0AB93745" w14:textId="77777777" w:rsidR="00096901" w:rsidRPr="00FF0F62" w:rsidRDefault="00096901" w:rsidP="00B4314F">
            <w:pPr>
              <w:pStyle w:val="TableText"/>
              <w:rPr>
                <w:rFonts w:ascii="Times New Roman" w:hAnsi="Times New Roman"/>
                <w:sz w:val="24"/>
                <w:szCs w:val="24"/>
              </w:rPr>
            </w:pPr>
          </w:p>
        </w:tc>
        <w:tc>
          <w:tcPr>
            <w:tcW w:w="1734" w:type="dxa"/>
            <w:shd w:val="clear" w:color="auto" w:fill="FFFFFF"/>
            <w:vAlign w:val="bottom"/>
          </w:tcPr>
          <w:p w14:paraId="49635555" w14:textId="77777777" w:rsidR="00096901" w:rsidRPr="00FF0F62" w:rsidRDefault="00096901" w:rsidP="00B4314F">
            <w:pPr>
              <w:rPr>
                <w:rFonts w:eastAsia="Times New Roman"/>
                <w:color w:val="000000"/>
              </w:rPr>
            </w:pPr>
          </w:p>
        </w:tc>
      </w:tr>
      <w:tr w:rsidR="00BE310F" w:rsidRPr="00CE0995" w14:paraId="591520C1" w14:textId="77777777" w:rsidTr="000276F3">
        <w:trPr>
          <w:cantSplit/>
          <w:trHeight w:val="325"/>
        </w:trPr>
        <w:tc>
          <w:tcPr>
            <w:tcW w:w="2448" w:type="dxa"/>
            <w:shd w:val="clear" w:color="auto" w:fill="FFFFFF"/>
            <w:vAlign w:val="bottom"/>
          </w:tcPr>
          <w:p w14:paraId="6BFCE85B" w14:textId="77777777" w:rsidR="00BE310F" w:rsidRPr="00BE310F" w:rsidRDefault="00BE310F" w:rsidP="00B4314F">
            <w:pPr>
              <w:rPr>
                <w:rFonts w:ascii="Calibri" w:eastAsia="Times New Roman" w:hAnsi="Calibri" w:cs="Calibri"/>
                <w:color w:val="000000"/>
                <w:sz w:val="22"/>
                <w:szCs w:val="22"/>
                <w:highlight w:val="yellow"/>
              </w:rPr>
            </w:pPr>
            <w:r w:rsidRPr="00BE310F">
              <w:rPr>
                <w:rFonts w:ascii="Calibri" w:eastAsia="Times New Roman" w:hAnsi="Calibri" w:cs="Calibri"/>
                <w:color w:val="000000"/>
                <w:sz w:val="22"/>
                <w:szCs w:val="22"/>
                <w:highlight w:val="yellow"/>
              </w:rPr>
              <w:t>Currency</w:t>
            </w:r>
          </w:p>
        </w:tc>
        <w:tc>
          <w:tcPr>
            <w:tcW w:w="1530" w:type="dxa"/>
            <w:shd w:val="clear" w:color="auto" w:fill="FFFFFF"/>
            <w:vAlign w:val="bottom"/>
          </w:tcPr>
          <w:p w14:paraId="1A24493D" w14:textId="77777777" w:rsidR="00BE310F" w:rsidRPr="00BE310F" w:rsidRDefault="00BE310F" w:rsidP="00B4314F">
            <w:pPr>
              <w:rPr>
                <w:rFonts w:ascii="Calibri" w:eastAsia="Times New Roman" w:hAnsi="Calibri" w:cs="Calibri"/>
                <w:color w:val="000000"/>
                <w:sz w:val="22"/>
                <w:szCs w:val="22"/>
                <w:highlight w:val="yellow"/>
              </w:rPr>
            </w:pPr>
            <w:r w:rsidRPr="00BE310F">
              <w:rPr>
                <w:rFonts w:ascii="Calibri" w:eastAsia="Times New Roman" w:hAnsi="Calibri" w:cs="Calibri"/>
                <w:color w:val="000000"/>
                <w:sz w:val="22"/>
                <w:szCs w:val="22"/>
                <w:highlight w:val="yellow"/>
              </w:rPr>
              <w:t>KEKO-</w:t>
            </w:r>
            <w:r w:rsidRPr="00BE310F">
              <w:rPr>
                <w:highlight w:val="yellow"/>
              </w:rPr>
              <w:t xml:space="preserve"> </w:t>
            </w:r>
            <w:r w:rsidRPr="00BE310F">
              <w:rPr>
                <w:rFonts w:ascii="Calibri" w:eastAsia="Times New Roman" w:hAnsi="Calibri" w:cs="Calibri"/>
                <w:color w:val="000000"/>
                <w:sz w:val="22"/>
                <w:szCs w:val="22"/>
                <w:highlight w:val="yellow"/>
              </w:rPr>
              <w:t>HWAER</w:t>
            </w:r>
          </w:p>
        </w:tc>
        <w:tc>
          <w:tcPr>
            <w:tcW w:w="990" w:type="dxa"/>
            <w:shd w:val="clear" w:color="auto" w:fill="FFFFFF"/>
            <w:vAlign w:val="center"/>
          </w:tcPr>
          <w:p w14:paraId="17A53FC6" w14:textId="77777777" w:rsidR="00BE310F" w:rsidRPr="00FF0F62" w:rsidRDefault="00BE310F" w:rsidP="00B4314F">
            <w:pPr>
              <w:rPr>
                <w:rFonts w:eastAsia="Times New Roman"/>
                <w:color w:val="000000"/>
              </w:rPr>
            </w:pPr>
          </w:p>
        </w:tc>
        <w:tc>
          <w:tcPr>
            <w:tcW w:w="1171" w:type="dxa"/>
            <w:shd w:val="clear" w:color="auto" w:fill="FFFFFF"/>
          </w:tcPr>
          <w:p w14:paraId="1CDEAE01" w14:textId="77777777" w:rsidR="00BE310F" w:rsidRPr="00FF0F62" w:rsidRDefault="00BE310F" w:rsidP="00B4314F">
            <w:pPr>
              <w:pStyle w:val="TableText"/>
              <w:rPr>
                <w:rFonts w:ascii="Times New Roman" w:hAnsi="Times New Roman"/>
                <w:sz w:val="24"/>
                <w:szCs w:val="24"/>
              </w:rPr>
            </w:pPr>
          </w:p>
        </w:tc>
        <w:tc>
          <w:tcPr>
            <w:tcW w:w="1264" w:type="dxa"/>
            <w:shd w:val="clear" w:color="auto" w:fill="FFFFFF"/>
          </w:tcPr>
          <w:p w14:paraId="50F07069" w14:textId="77777777" w:rsidR="00BE310F" w:rsidRPr="00FF0F62" w:rsidRDefault="00BE310F" w:rsidP="00B4314F">
            <w:pPr>
              <w:pStyle w:val="TableText"/>
              <w:rPr>
                <w:rFonts w:ascii="Times New Roman" w:hAnsi="Times New Roman"/>
                <w:sz w:val="24"/>
                <w:szCs w:val="24"/>
              </w:rPr>
            </w:pPr>
          </w:p>
        </w:tc>
        <w:tc>
          <w:tcPr>
            <w:tcW w:w="1734" w:type="dxa"/>
            <w:shd w:val="clear" w:color="auto" w:fill="FFFFFF"/>
            <w:vAlign w:val="bottom"/>
          </w:tcPr>
          <w:p w14:paraId="2FF85D32" w14:textId="77777777" w:rsidR="00BE310F" w:rsidRPr="00FF0F62" w:rsidRDefault="00BE310F" w:rsidP="00B4314F">
            <w:pPr>
              <w:rPr>
                <w:rFonts w:eastAsia="Times New Roman"/>
                <w:color w:val="000000"/>
              </w:rPr>
            </w:pPr>
          </w:p>
        </w:tc>
      </w:tr>
      <w:tr w:rsidR="00B4314F" w:rsidRPr="00CE0995" w14:paraId="33DE6B2F" w14:textId="77777777" w:rsidTr="000276F3">
        <w:trPr>
          <w:cantSplit/>
          <w:trHeight w:val="325"/>
        </w:trPr>
        <w:tc>
          <w:tcPr>
            <w:tcW w:w="2448" w:type="dxa"/>
            <w:shd w:val="clear" w:color="auto" w:fill="FFFFFF"/>
            <w:vAlign w:val="bottom"/>
          </w:tcPr>
          <w:p w14:paraId="62481B5D"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Total Amount</w:t>
            </w:r>
            <w:r>
              <w:rPr>
                <w:rFonts w:ascii="Calibri" w:eastAsia="Times New Roman" w:hAnsi="Calibri" w:cs="Calibri"/>
                <w:color w:val="000000"/>
                <w:sz w:val="22"/>
                <w:szCs w:val="22"/>
              </w:rPr>
              <w:t>(Std Cost)</w:t>
            </w:r>
          </w:p>
        </w:tc>
        <w:tc>
          <w:tcPr>
            <w:tcW w:w="1530" w:type="dxa"/>
            <w:shd w:val="clear" w:color="auto" w:fill="FFFFFF"/>
            <w:vAlign w:val="bottom"/>
          </w:tcPr>
          <w:p w14:paraId="1E954643"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vAlign w:val="center"/>
          </w:tcPr>
          <w:p w14:paraId="627AA0AC" w14:textId="77777777" w:rsidR="00B4314F" w:rsidRPr="00FF0F62" w:rsidRDefault="00B4314F" w:rsidP="00B4314F">
            <w:pPr>
              <w:rPr>
                <w:rFonts w:eastAsia="Times New Roman"/>
                <w:color w:val="000000"/>
              </w:rPr>
            </w:pPr>
          </w:p>
        </w:tc>
        <w:tc>
          <w:tcPr>
            <w:tcW w:w="1171" w:type="dxa"/>
            <w:shd w:val="clear" w:color="auto" w:fill="FFFFFF"/>
          </w:tcPr>
          <w:p w14:paraId="5A7AF15D"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06686FEF"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401A7268" w14:textId="77777777" w:rsidR="00B4314F" w:rsidRPr="00FF0F62" w:rsidRDefault="00B4314F" w:rsidP="00B4314F">
            <w:pPr>
              <w:rPr>
                <w:rFonts w:eastAsia="Times New Roman"/>
                <w:color w:val="000000"/>
              </w:rPr>
            </w:pPr>
          </w:p>
        </w:tc>
      </w:tr>
      <w:tr w:rsidR="00B4314F" w:rsidRPr="00CE0995" w14:paraId="2EE08316" w14:textId="77777777" w:rsidTr="000276F3">
        <w:trPr>
          <w:cantSplit/>
          <w:trHeight w:val="325"/>
        </w:trPr>
        <w:tc>
          <w:tcPr>
            <w:tcW w:w="2448" w:type="dxa"/>
            <w:shd w:val="clear" w:color="auto" w:fill="FFFFFF"/>
            <w:vAlign w:val="bottom"/>
          </w:tcPr>
          <w:p w14:paraId="7AD26AB1"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Material</w:t>
            </w:r>
          </w:p>
        </w:tc>
        <w:tc>
          <w:tcPr>
            <w:tcW w:w="1530" w:type="dxa"/>
            <w:shd w:val="clear" w:color="auto" w:fill="FFFFFF"/>
            <w:vAlign w:val="bottom"/>
          </w:tcPr>
          <w:p w14:paraId="752F30A4"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vAlign w:val="center"/>
          </w:tcPr>
          <w:p w14:paraId="3048BA75" w14:textId="77777777" w:rsidR="00B4314F" w:rsidRPr="00FF0F62" w:rsidRDefault="00B4314F" w:rsidP="00B4314F">
            <w:pPr>
              <w:rPr>
                <w:rFonts w:eastAsia="Times New Roman"/>
                <w:color w:val="000000"/>
              </w:rPr>
            </w:pPr>
          </w:p>
        </w:tc>
        <w:tc>
          <w:tcPr>
            <w:tcW w:w="1171" w:type="dxa"/>
            <w:shd w:val="clear" w:color="auto" w:fill="FFFFFF"/>
          </w:tcPr>
          <w:p w14:paraId="3793568E"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081CEB47"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54D4AFED" w14:textId="77777777" w:rsidR="00B4314F" w:rsidRPr="00FF0F62" w:rsidRDefault="00B4314F" w:rsidP="00B4314F">
            <w:pPr>
              <w:rPr>
                <w:rFonts w:eastAsia="Times New Roman"/>
                <w:color w:val="000000"/>
              </w:rPr>
            </w:pPr>
          </w:p>
        </w:tc>
      </w:tr>
      <w:tr w:rsidR="00B4314F" w:rsidRPr="00CE0995" w14:paraId="32F02842" w14:textId="77777777" w:rsidTr="000276F3">
        <w:trPr>
          <w:cantSplit/>
          <w:trHeight w:val="325"/>
        </w:trPr>
        <w:tc>
          <w:tcPr>
            <w:tcW w:w="2448" w:type="dxa"/>
            <w:shd w:val="clear" w:color="auto" w:fill="FFFFFF"/>
            <w:vAlign w:val="bottom"/>
          </w:tcPr>
          <w:p w14:paraId="285E93A2"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lastRenderedPageBreak/>
              <w:t>Labor/Prod Direct</w:t>
            </w:r>
          </w:p>
        </w:tc>
        <w:tc>
          <w:tcPr>
            <w:tcW w:w="1530" w:type="dxa"/>
            <w:shd w:val="clear" w:color="auto" w:fill="FFFFFF"/>
            <w:vAlign w:val="bottom"/>
          </w:tcPr>
          <w:p w14:paraId="0FBA7733"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506B019F"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4F7836D1"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478D7399"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1AB2B8F9" w14:textId="77777777" w:rsidR="00B4314F" w:rsidRPr="00FF0F62" w:rsidRDefault="00B4314F" w:rsidP="00B4314F">
            <w:pPr>
              <w:rPr>
                <w:rFonts w:eastAsia="Times New Roman"/>
                <w:color w:val="000000"/>
              </w:rPr>
            </w:pPr>
          </w:p>
        </w:tc>
      </w:tr>
      <w:tr w:rsidR="00B4314F" w:rsidRPr="00CE0995" w14:paraId="4BE21E03" w14:textId="77777777" w:rsidTr="000276F3">
        <w:trPr>
          <w:cantSplit/>
          <w:trHeight w:val="325"/>
        </w:trPr>
        <w:tc>
          <w:tcPr>
            <w:tcW w:w="2448" w:type="dxa"/>
            <w:shd w:val="clear" w:color="auto" w:fill="FFFFFF"/>
            <w:vAlign w:val="bottom"/>
          </w:tcPr>
          <w:p w14:paraId="442978BD"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Labor/Prod Direct OH</w:t>
            </w:r>
          </w:p>
        </w:tc>
        <w:tc>
          <w:tcPr>
            <w:tcW w:w="1530" w:type="dxa"/>
            <w:shd w:val="clear" w:color="auto" w:fill="FFFFFF"/>
            <w:vAlign w:val="bottom"/>
          </w:tcPr>
          <w:p w14:paraId="3FBF0C5E"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7896E9D9"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1B319C6E"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1DCF0334"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2E780729" w14:textId="77777777" w:rsidR="00B4314F" w:rsidRPr="00FF0F62" w:rsidRDefault="00B4314F" w:rsidP="00B4314F">
            <w:pPr>
              <w:rPr>
                <w:rFonts w:eastAsia="Times New Roman"/>
                <w:color w:val="000000"/>
              </w:rPr>
            </w:pPr>
          </w:p>
        </w:tc>
      </w:tr>
      <w:tr w:rsidR="00B4314F" w:rsidRPr="00CE0995" w14:paraId="54C0451F" w14:textId="77777777" w:rsidTr="000276F3">
        <w:trPr>
          <w:cantSplit/>
          <w:trHeight w:val="325"/>
        </w:trPr>
        <w:tc>
          <w:tcPr>
            <w:tcW w:w="2448" w:type="dxa"/>
            <w:shd w:val="clear" w:color="auto" w:fill="FFFFFF"/>
            <w:vAlign w:val="bottom"/>
          </w:tcPr>
          <w:p w14:paraId="5B85211A"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Overhead</w:t>
            </w:r>
          </w:p>
        </w:tc>
        <w:tc>
          <w:tcPr>
            <w:tcW w:w="1530" w:type="dxa"/>
            <w:shd w:val="clear" w:color="auto" w:fill="FFFFFF"/>
            <w:vAlign w:val="bottom"/>
          </w:tcPr>
          <w:p w14:paraId="7118DC78"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7876FC12"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35703EDE"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5E86F948"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1946BE5E" w14:textId="77777777" w:rsidR="00B4314F" w:rsidRPr="00FF0F62" w:rsidRDefault="00B4314F" w:rsidP="00B4314F">
            <w:pPr>
              <w:rPr>
                <w:rFonts w:eastAsia="Times New Roman"/>
                <w:color w:val="000000"/>
              </w:rPr>
            </w:pPr>
          </w:p>
        </w:tc>
      </w:tr>
      <w:tr w:rsidR="00B4314F" w:rsidRPr="00CE0995" w14:paraId="0ADE7928" w14:textId="77777777" w:rsidTr="000276F3">
        <w:trPr>
          <w:cantSplit/>
          <w:trHeight w:val="325"/>
        </w:trPr>
        <w:tc>
          <w:tcPr>
            <w:tcW w:w="2448" w:type="dxa"/>
            <w:shd w:val="clear" w:color="auto" w:fill="FFFFFF"/>
            <w:vAlign w:val="bottom"/>
          </w:tcPr>
          <w:p w14:paraId="195CE2B4"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Overhead – Burden</w:t>
            </w:r>
          </w:p>
        </w:tc>
        <w:tc>
          <w:tcPr>
            <w:tcW w:w="1530" w:type="dxa"/>
            <w:shd w:val="clear" w:color="auto" w:fill="FFFFFF"/>
            <w:vAlign w:val="bottom"/>
          </w:tcPr>
          <w:p w14:paraId="51C34A15"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7E051CA8"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126953D2"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1E5BF58C"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vAlign w:val="bottom"/>
          </w:tcPr>
          <w:p w14:paraId="053A08E0" w14:textId="77777777" w:rsidR="00B4314F" w:rsidRPr="00FF0F62" w:rsidRDefault="00B4314F" w:rsidP="00B4314F">
            <w:pPr>
              <w:rPr>
                <w:rFonts w:eastAsia="Times New Roman"/>
                <w:color w:val="000000"/>
              </w:rPr>
            </w:pPr>
          </w:p>
        </w:tc>
      </w:tr>
      <w:tr w:rsidR="00B4314F" w14:paraId="69C6B51F" w14:textId="77777777" w:rsidTr="000276F3">
        <w:trPr>
          <w:cantSplit/>
          <w:trHeight w:val="325"/>
        </w:trPr>
        <w:tc>
          <w:tcPr>
            <w:tcW w:w="2448" w:type="dxa"/>
            <w:shd w:val="clear" w:color="auto" w:fill="FFFFFF"/>
            <w:vAlign w:val="bottom"/>
          </w:tcPr>
          <w:p w14:paraId="599AA1F1"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Subcontracting</w:t>
            </w:r>
          </w:p>
        </w:tc>
        <w:tc>
          <w:tcPr>
            <w:tcW w:w="1530" w:type="dxa"/>
            <w:shd w:val="clear" w:color="auto" w:fill="FFFFFF"/>
            <w:vAlign w:val="bottom"/>
          </w:tcPr>
          <w:p w14:paraId="1674D195"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3C72A837"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7A9A139D"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56A0069A"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7DF6F7AA" w14:textId="77777777" w:rsidR="00B4314F" w:rsidRPr="00FF0F62" w:rsidRDefault="00B4314F" w:rsidP="00B4314F">
            <w:pPr>
              <w:pStyle w:val="TableText"/>
              <w:rPr>
                <w:rFonts w:ascii="Times New Roman" w:hAnsi="Times New Roman"/>
                <w:sz w:val="24"/>
                <w:szCs w:val="24"/>
              </w:rPr>
            </w:pPr>
          </w:p>
        </w:tc>
      </w:tr>
      <w:tr w:rsidR="00B4314F" w14:paraId="523FA1EC" w14:textId="77777777" w:rsidTr="000276F3">
        <w:trPr>
          <w:cantSplit/>
          <w:trHeight w:val="325"/>
        </w:trPr>
        <w:tc>
          <w:tcPr>
            <w:tcW w:w="2448" w:type="dxa"/>
            <w:shd w:val="clear" w:color="auto" w:fill="FFFFFF"/>
            <w:vAlign w:val="bottom"/>
          </w:tcPr>
          <w:p w14:paraId="4571DF95"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Ext Processing</w:t>
            </w:r>
          </w:p>
        </w:tc>
        <w:tc>
          <w:tcPr>
            <w:tcW w:w="1530" w:type="dxa"/>
            <w:shd w:val="clear" w:color="auto" w:fill="FFFFFF"/>
            <w:vAlign w:val="bottom"/>
          </w:tcPr>
          <w:p w14:paraId="320646EB"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31ED7778"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532070F0"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1A9B60E1"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3E190F5E" w14:textId="77777777" w:rsidR="00B4314F" w:rsidRPr="00FF0F62" w:rsidRDefault="00B4314F" w:rsidP="00B4314F">
            <w:pPr>
              <w:pStyle w:val="TableText"/>
              <w:rPr>
                <w:rFonts w:ascii="Times New Roman" w:hAnsi="Times New Roman"/>
                <w:sz w:val="24"/>
                <w:szCs w:val="24"/>
              </w:rPr>
            </w:pPr>
          </w:p>
        </w:tc>
      </w:tr>
      <w:tr w:rsidR="00B4314F" w14:paraId="0FB76C7C" w14:textId="77777777" w:rsidTr="000276F3">
        <w:trPr>
          <w:cantSplit/>
          <w:trHeight w:val="325"/>
        </w:trPr>
        <w:tc>
          <w:tcPr>
            <w:tcW w:w="2448" w:type="dxa"/>
            <w:shd w:val="clear" w:color="auto" w:fill="FFFFFF"/>
            <w:vAlign w:val="bottom"/>
          </w:tcPr>
          <w:p w14:paraId="00EE7A80" w14:textId="77777777" w:rsidR="00B4314F" w:rsidRPr="007B7ECF" w:rsidRDefault="00B4314F" w:rsidP="00B4314F">
            <w:pPr>
              <w:rPr>
                <w:rFonts w:ascii="Calibri" w:eastAsia="Times New Roman" w:hAnsi="Calibri" w:cs="Calibri"/>
                <w:color w:val="000000"/>
                <w:sz w:val="22"/>
                <w:szCs w:val="22"/>
              </w:rPr>
            </w:pPr>
          </w:p>
        </w:tc>
        <w:tc>
          <w:tcPr>
            <w:tcW w:w="1530" w:type="dxa"/>
            <w:shd w:val="clear" w:color="auto" w:fill="FFFFFF"/>
            <w:vAlign w:val="bottom"/>
          </w:tcPr>
          <w:p w14:paraId="1E8E47C2"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52E12EC1"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6A2BC471"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4DCC6F47"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1B5E47D9" w14:textId="77777777" w:rsidR="00B4314F" w:rsidRPr="00FF0F62" w:rsidRDefault="00B4314F" w:rsidP="00B4314F">
            <w:pPr>
              <w:pStyle w:val="TableText"/>
              <w:rPr>
                <w:rFonts w:ascii="Times New Roman" w:hAnsi="Times New Roman"/>
                <w:sz w:val="24"/>
                <w:szCs w:val="24"/>
              </w:rPr>
            </w:pPr>
          </w:p>
        </w:tc>
      </w:tr>
      <w:tr w:rsidR="00B4314F" w14:paraId="7CD67D94" w14:textId="77777777" w:rsidTr="000276F3">
        <w:trPr>
          <w:cantSplit/>
          <w:trHeight w:val="325"/>
        </w:trPr>
        <w:tc>
          <w:tcPr>
            <w:tcW w:w="2448" w:type="dxa"/>
            <w:shd w:val="clear" w:color="auto" w:fill="FFFFFF"/>
            <w:vAlign w:val="bottom"/>
          </w:tcPr>
          <w:p w14:paraId="63BC9F0F"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E&amp;Z</w:t>
            </w:r>
          </w:p>
        </w:tc>
        <w:tc>
          <w:tcPr>
            <w:tcW w:w="1530" w:type="dxa"/>
            <w:shd w:val="clear" w:color="auto" w:fill="FFFFFF"/>
            <w:vAlign w:val="bottom"/>
          </w:tcPr>
          <w:p w14:paraId="25D6C40E"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18E7D592"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4CC8AA0D"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0387D0D6"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565BFF5B" w14:textId="77777777" w:rsidR="00B4314F" w:rsidRPr="00FF0F62" w:rsidRDefault="00B4314F" w:rsidP="00B4314F">
            <w:pPr>
              <w:pStyle w:val="TableText"/>
              <w:rPr>
                <w:rFonts w:ascii="Times New Roman" w:hAnsi="Times New Roman"/>
                <w:sz w:val="24"/>
                <w:szCs w:val="24"/>
              </w:rPr>
            </w:pPr>
          </w:p>
        </w:tc>
      </w:tr>
      <w:tr w:rsidR="00B4314F" w14:paraId="0A9B4B0F" w14:textId="77777777" w:rsidTr="000276F3">
        <w:trPr>
          <w:cantSplit/>
          <w:trHeight w:val="325"/>
        </w:trPr>
        <w:tc>
          <w:tcPr>
            <w:tcW w:w="2448" w:type="dxa"/>
            <w:shd w:val="clear" w:color="auto" w:fill="FFFFFF"/>
            <w:vAlign w:val="bottom"/>
          </w:tcPr>
          <w:p w14:paraId="683CE951"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Ops Var</w:t>
            </w:r>
          </w:p>
        </w:tc>
        <w:tc>
          <w:tcPr>
            <w:tcW w:w="1530" w:type="dxa"/>
            <w:shd w:val="clear" w:color="auto" w:fill="FFFFFF"/>
            <w:vAlign w:val="bottom"/>
          </w:tcPr>
          <w:p w14:paraId="34CDD9EB"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498AF0D8"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263F3B9E"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16E5E008"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40D2860B" w14:textId="77777777" w:rsidR="00B4314F" w:rsidRPr="00FF0F62" w:rsidRDefault="00B4314F" w:rsidP="00B4314F">
            <w:pPr>
              <w:pStyle w:val="TableText"/>
              <w:rPr>
                <w:rFonts w:ascii="Times New Roman" w:hAnsi="Times New Roman"/>
                <w:sz w:val="24"/>
                <w:szCs w:val="24"/>
              </w:rPr>
            </w:pPr>
          </w:p>
        </w:tc>
      </w:tr>
      <w:tr w:rsidR="00B4314F" w14:paraId="44CA179F" w14:textId="77777777" w:rsidTr="000276F3">
        <w:trPr>
          <w:cantSplit/>
          <w:trHeight w:val="325"/>
        </w:trPr>
        <w:tc>
          <w:tcPr>
            <w:tcW w:w="2448" w:type="dxa"/>
            <w:shd w:val="clear" w:color="auto" w:fill="FFFFFF"/>
            <w:vAlign w:val="bottom"/>
          </w:tcPr>
          <w:p w14:paraId="48EB37D4"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 xml:space="preserve">Std OH Floor </w:t>
            </w:r>
            <w:proofErr w:type="spellStart"/>
            <w:r w:rsidRPr="007B7ECF">
              <w:rPr>
                <w:rFonts w:ascii="Calibri" w:eastAsia="Times New Roman" w:hAnsi="Calibri" w:cs="Calibri"/>
                <w:color w:val="000000"/>
                <w:sz w:val="22"/>
                <w:szCs w:val="22"/>
              </w:rPr>
              <w:t>Stk</w:t>
            </w:r>
            <w:proofErr w:type="spellEnd"/>
          </w:p>
        </w:tc>
        <w:tc>
          <w:tcPr>
            <w:tcW w:w="1530" w:type="dxa"/>
            <w:shd w:val="clear" w:color="auto" w:fill="FFFFFF"/>
            <w:vAlign w:val="bottom"/>
          </w:tcPr>
          <w:p w14:paraId="42050CB3"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130CC4CD"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055BFDB1"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38E78751"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62A75F99" w14:textId="77777777" w:rsidR="00B4314F" w:rsidRPr="00FF0F62" w:rsidRDefault="00B4314F" w:rsidP="00B4314F">
            <w:pPr>
              <w:pStyle w:val="TableText"/>
              <w:rPr>
                <w:rFonts w:ascii="Times New Roman" w:hAnsi="Times New Roman"/>
                <w:sz w:val="24"/>
                <w:szCs w:val="24"/>
              </w:rPr>
            </w:pPr>
          </w:p>
        </w:tc>
      </w:tr>
      <w:tr w:rsidR="00B4314F" w14:paraId="1734959A" w14:textId="77777777" w:rsidTr="000276F3">
        <w:trPr>
          <w:cantSplit/>
          <w:trHeight w:val="325"/>
        </w:trPr>
        <w:tc>
          <w:tcPr>
            <w:tcW w:w="2448" w:type="dxa"/>
            <w:shd w:val="clear" w:color="auto" w:fill="FFFFFF"/>
            <w:vAlign w:val="bottom"/>
          </w:tcPr>
          <w:p w14:paraId="5213D3C2"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OBF &amp; Crating</w:t>
            </w:r>
          </w:p>
        </w:tc>
        <w:tc>
          <w:tcPr>
            <w:tcW w:w="1530" w:type="dxa"/>
            <w:shd w:val="clear" w:color="auto" w:fill="FFFFFF"/>
            <w:vAlign w:val="bottom"/>
          </w:tcPr>
          <w:p w14:paraId="2ECAA31B"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2FBD1CFD"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3FDCE676"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2FC0A1CB"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3A2BAADD" w14:textId="77777777" w:rsidR="00B4314F" w:rsidRPr="00FF0F62" w:rsidRDefault="00B4314F" w:rsidP="00B4314F">
            <w:pPr>
              <w:pStyle w:val="TableText"/>
              <w:rPr>
                <w:rFonts w:ascii="Times New Roman" w:hAnsi="Times New Roman"/>
                <w:sz w:val="24"/>
                <w:szCs w:val="24"/>
              </w:rPr>
            </w:pPr>
          </w:p>
        </w:tc>
      </w:tr>
      <w:tr w:rsidR="00B4314F" w14:paraId="40AFDFC1" w14:textId="77777777" w:rsidTr="000276F3">
        <w:trPr>
          <w:cantSplit/>
          <w:trHeight w:val="325"/>
        </w:trPr>
        <w:tc>
          <w:tcPr>
            <w:tcW w:w="2448" w:type="dxa"/>
            <w:shd w:val="clear" w:color="auto" w:fill="FFFFFF"/>
            <w:vAlign w:val="bottom"/>
          </w:tcPr>
          <w:p w14:paraId="1A2F305E"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Std OH Other</w:t>
            </w:r>
          </w:p>
        </w:tc>
        <w:tc>
          <w:tcPr>
            <w:tcW w:w="1530" w:type="dxa"/>
            <w:shd w:val="clear" w:color="auto" w:fill="FFFFFF"/>
            <w:vAlign w:val="bottom"/>
          </w:tcPr>
          <w:p w14:paraId="2E4B6A3E"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7EF37AA3"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3C7576EC"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6000547E"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71F798A8" w14:textId="77777777" w:rsidR="00B4314F" w:rsidRPr="00FF0F62" w:rsidRDefault="00B4314F" w:rsidP="00B4314F">
            <w:pPr>
              <w:pStyle w:val="TableText"/>
              <w:rPr>
                <w:rFonts w:ascii="Times New Roman" w:hAnsi="Times New Roman"/>
                <w:sz w:val="24"/>
                <w:szCs w:val="24"/>
              </w:rPr>
            </w:pPr>
          </w:p>
        </w:tc>
      </w:tr>
      <w:tr w:rsidR="00B4314F" w14:paraId="78ABC1B0" w14:textId="77777777" w:rsidTr="000276F3">
        <w:trPr>
          <w:cantSplit/>
          <w:trHeight w:val="325"/>
        </w:trPr>
        <w:tc>
          <w:tcPr>
            <w:tcW w:w="2448" w:type="dxa"/>
            <w:shd w:val="clear" w:color="auto" w:fill="FFFFFF"/>
            <w:vAlign w:val="bottom"/>
          </w:tcPr>
          <w:p w14:paraId="666CDA52" w14:textId="77777777" w:rsidR="00B4314F" w:rsidRPr="007B7ECF" w:rsidRDefault="00B4314F" w:rsidP="00B4314F">
            <w:pPr>
              <w:rPr>
                <w:rFonts w:ascii="Calibri" w:eastAsia="Times New Roman" w:hAnsi="Calibri" w:cs="Calibri"/>
                <w:color w:val="000000"/>
                <w:sz w:val="22"/>
                <w:szCs w:val="22"/>
              </w:rPr>
            </w:pPr>
            <w:r w:rsidRPr="007B7ECF">
              <w:rPr>
                <w:rFonts w:ascii="Calibri" w:eastAsia="Times New Roman" w:hAnsi="Calibri" w:cs="Calibri"/>
                <w:color w:val="000000"/>
                <w:sz w:val="22"/>
                <w:szCs w:val="22"/>
              </w:rPr>
              <w:t>Validation Calculation</w:t>
            </w:r>
          </w:p>
        </w:tc>
        <w:tc>
          <w:tcPr>
            <w:tcW w:w="1530" w:type="dxa"/>
            <w:shd w:val="clear" w:color="auto" w:fill="FFFFFF"/>
            <w:vAlign w:val="bottom"/>
          </w:tcPr>
          <w:p w14:paraId="5BC294DE" w14:textId="77777777" w:rsidR="00B4314F" w:rsidRPr="007B7ECF" w:rsidRDefault="00B4314F" w:rsidP="00B4314F">
            <w:pPr>
              <w:rPr>
                <w:rFonts w:ascii="Calibri" w:eastAsia="Times New Roman" w:hAnsi="Calibri" w:cs="Calibri"/>
                <w:color w:val="000000"/>
                <w:sz w:val="22"/>
                <w:szCs w:val="22"/>
              </w:rPr>
            </w:pPr>
          </w:p>
        </w:tc>
        <w:tc>
          <w:tcPr>
            <w:tcW w:w="990" w:type="dxa"/>
            <w:shd w:val="clear" w:color="auto" w:fill="FFFFFF"/>
          </w:tcPr>
          <w:p w14:paraId="7D36B6E2" w14:textId="77777777" w:rsidR="00B4314F" w:rsidRPr="00FF0F62" w:rsidRDefault="00B4314F" w:rsidP="00B4314F">
            <w:pPr>
              <w:pStyle w:val="TableText"/>
              <w:rPr>
                <w:rFonts w:ascii="Times New Roman" w:hAnsi="Times New Roman"/>
                <w:sz w:val="24"/>
                <w:szCs w:val="24"/>
              </w:rPr>
            </w:pPr>
          </w:p>
        </w:tc>
        <w:tc>
          <w:tcPr>
            <w:tcW w:w="1171" w:type="dxa"/>
            <w:shd w:val="clear" w:color="auto" w:fill="FFFFFF"/>
          </w:tcPr>
          <w:p w14:paraId="43A65479" w14:textId="77777777" w:rsidR="00B4314F" w:rsidRPr="00FF0F62" w:rsidRDefault="00B4314F" w:rsidP="00B4314F">
            <w:pPr>
              <w:pStyle w:val="TableText"/>
              <w:rPr>
                <w:rFonts w:ascii="Times New Roman" w:hAnsi="Times New Roman"/>
                <w:sz w:val="24"/>
                <w:szCs w:val="24"/>
              </w:rPr>
            </w:pPr>
          </w:p>
        </w:tc>
        <w:tc>
          <w:tcPr>
            <w:tcW w:w="1264" w:type="dxa"/>
            <w:shd w:val="clear" w:color="auto" w:fill="FFFFFF"/>
          </w:tcPr>
          <w:p w14:paraId="70648378" w14:textId="77777777" w:rsidR="00B4314F" w:rsidRPr="00FF0F62" w:rsidRDefault="00B4314F" w:rsidP="00B4314F">
            <w:pPr>
              <w:pStyle w:val="TableText"/>
              <w:rPr>
                <w:rFonts w:ascii="Times New Roman" w:hAnsi="Times New Roman"/>
                <w:sz w:val="24"/>
                <w:szCs w:val="24"/>
              </w:rPr>
            </w:pPr>
          </w:p>
        </w:tc>
        <w:tc>
          <w:tcPr>
            <w:tcW w:w="1734" w:type="dxa"/>
            <w:shd w:val="clear" w:color="auto" w:fill="FFFFFF"/>
          </w:tcPr>
          <w:p w14:paraId="4A7F2949" w14:textId="77777777" w:rsidR="00B4314F" w:rsidRPr="00FF0F62" w:rsidRDefault="00B4314F" w:rsidP="00B4314F">
            <w:pPr>
              <w:pStyle w:val="TableText"/>
              <w:rPr>
                <w:rFonts w:ascii="Times New Roman" w:hAnsi="Times New Roman"/>
                <w:sz w:val="24"/>
                <w:szCs w:val="24"/>
              </w:rPr>
            </w:pPr>
            <w:r>
              <w:rPr>
                <w:sz w:val="20"/>
              </w:rPr>
              <w:t>Total amount(std cost) - (sum of column from material to Std OH Other)</w:t>
            </w:r>
          </w:p>
        </w:tc>
      </w:tr>
      <w:tr w:rsidR="005A20EB" w14:paraId="5168C824" w14:textId="77777777" w:rsidTr="000276F3">
        <w:trPr>
          <w:cantSplit/>
          <w:trHeight w:val="325"/>
        </w:trPr>
        <w:tc>
          <w:tcPr>
            <w:tcW w:w="2448" w:type="dxa"/>
            <w:shd w:val="clear" w:color="auto" w:fill="FFFFFF"/>
            <w:vAlign w:val="bottom"/>
          </w:tcPr>
          <w:p w14:paraId="50040504" w14:textId="77777777" w:rsidR="005A20EB" w:rsidRDefault="005A20EB" w:rsidP="005A20EB"/>
          <w:p w14:paraId="712857CD" w14:textId="77777777" w:rsidR="005A20EB" w:rsidRPr="009062DE" w:rsidRDefault="005A20EB" w:rsidP="00EE5088">
            <w:pPr>
              <w:numPr>
                <w:ilvl w:val="0"/>
                <w:numId w:val="7"/>
              </w:numPr>
              <w:rPr>
                <w:bCs/>
              </w:rPr>
            </w:pPr>
            <w:r>
              <w:t xml:space="preserve">Sales Order Line Header </w:t>
            </w:r>
          </w:p>
          <w:p w14:paraId="71248463" w14:textId="77777777" w:rsidR="005A20EB" w:rsidRPr="009062DE" w:rsidRDefault="005A20EB" w:rsidP="00EE5088">
            <w:pPr>
              <w:numPr>
                <w:ilvl w:val="0"/>
                <w:numId w:val="7"/>
              </w:numPr>
              <w:rPr>
                <w:bCs/>
              </w:rPr>
            </w:pPr>
            <w:r>
              <w:t xml:space="preserve">Sales Order Type </w:t>
            </w:r>
          </w:p>
          <w:p w14:paraId="0DE600FC" w14:textId="77777777" w:rsidR="005A20EB" w:rsidRDefault="005A20EB" w:rsidP="00EE5088">
            <w:pPr>
              <w:numPr>
                <w:ilvl w:val="0"/>
                <w:numId w:val="7"/>
              </w:numPr>
              <w:rPr>
                <w:bCs/>
              </w:rPr>
            </w:pPr>
            <w:r w:rsidRPr="00263D53">
              <w:rPr>
                <w:bCs/>
              </w:rPr>
              <w:t xml:space="preserve">BOM Type </w:t>
            </w:r>
          </w:p>
          <w:p w14:paraId="601A0E9E" w14:textId="77777777" w:rsidR="005A20EB" w:rsidRDefault="005A20EB" w:rsidP="00EE5088">
            <w:pPr>
              <w:numPr>
                <w:ilvl w:val="0"/>
                <w:numId w:val="7"/>
              </w:numPr>
            </w:pPr>
            <w:r>
              <w:t xml:space="preserve">Rejection Status description </w:t>
            </w:r>
          </w:p>
          <w:p w14:paraId="6A14E64D" w14:textId="77777777" w:rsidR="005A20EB" w:rsidRPr="001632EA" w:rsidRDefault="005A20EB" w:rsidP="00EE5088">
            <w:pPr>
              <w:numPr>
                <w:ilvl w:val="0"/>
                <w:numId w:val="7"/>
              </w:numPr>
              <w:rPr>
                <w:bCs/>
              </w:rPr>
            </w:pPr>
            <w:r>
              <w:t xml:space="preserve">OPID </w:t>
            </w:r>
          </w:p>
          <w:p w14:paraId="665D1C1F" w14:textId="77777777" w:rsidR="005A20EB" w:rsidRDefault="005A20EB" w:rsidP="00EE5088">
            <w:pPr>
              <w:numPr>
                <w:ilvl w:val="0"/>
                <w:numId w:val="7"/>
              </w:numPr>
              <w:rPr>
                <w:rFonts w:ascii="Arial" w:hAnsi="Arial" w:cs="Arial"/>
                <w:color w:val="000000"/>
                <w:sz w:val="20"/>
                <w:szCs w:val="20"/>
              </w:rPr>
            </w:pPr>
            <w:r>
              <w:t>Slot Number</w:t>
            </w:r>
            <w:r>
              <w:rPr>
                <w:rFonts w:ascii="Arial" w:hAnsi="Arial" w:cs="Arial"/>
                <w:color w:val="000000"/>
                <w:sz w:val="20"/>
                <w:szCs w:val="20"/>
              </w:rPr>
              <w:t xml:space="preserve"> </w:t>
            </w:r>
          </w:p>
          <w:p w14:paraId="7E223BED" w14:textId="77777777" w:rsidR="005A20EB" w:rsidRPr="009062DE" w:rsidRDefault="005A20EB" w:rsidP="00EE5088">
            <w:pPr>
              <w:numPr>
                <w:ilvl w:val="0"/>
                <w:numId w:val="7"/>
              </w:numPr>
              <w:rPr>
                <w:bCs/>
              </w:rPr>
            </w:pPr>
            <w:r>
              <w:t>Opportunity Type (</w:t>
            </w:r>
            <w:r w:rsidRPr="009062DE">
              <w:rPr>
                <w:rFonts w:ascii="Arial" w:hAnsi="Arial" w:cs="Arial"/>
                <w:color w:val="000000"/>
                <w:sz w:val="20"/>
                <w:szCs w:val="20"/>
              </w:rPr>
              <w:t xml:space="preserve">SYS_ITEM) </w:t>
            </w:r>
          </w:p>
          <w:p w14:paraId="03F1E69F" w14:textId="77777777" w:rsidR="005A20EB" w:rsidRPr="009062DE" w:rsidRDefault="005A20EB" w:rsidP="00EE5088">
            <w:pPr>
              <w:numPr>
                <w:ilvl w:val="0"/>
                <w:numId w:val="7"/>
              </w:numPr>
              <w:rPr>
                <w:bCs/>
              </w:rPr>
            </w:pPr>
            <w:r w:rsidRPr="009062DE">
              <w:rPr>
                <w:bCs/>
              </w:rPr>
              <w:t xml:space="preserve">OPPORTUNITY  SUB TYPE  </w:t>
            </w:r>
          </w:p>
          <w:p w14:paraId="2FE8F7C6" w14:textId="77777777" w:rsidR="005A20EB" w:rsidRDefault="005A20EB" w:rsidP="00EE5088">
            <w:pPr>
              <w:numPr>
                <w:ilvl w:val="0"/>
                <w:numId w:val="7"/>
              </w:numPr>
            </w:pPr>
            <w:r>
              <w:t>Alpha Config</w:t>
            </w:r>
          </w:p>
          <w:p w14:paraId="206CB9B3" w14:textId="77777777" w:rsidR="005A20EB" w:rsidRDefault="005A20EB" w:rsidP="00EE5088">
            <w:pPr>
              <w:numPr>
                <w:ilvl w:val="0"/>
                <w:numId w:val="7"/>
              </w:numPr>
            </w:pPr>
            <w:r>
              <w:t xml:space="preserve">Count of Chamber </w:t>
            </w:r>
          </w:p>
          <w:p w14:paraId="1137F305" w14:textId="77777777" w:rsidR="005A20EB" w:rsidRPr="00AD6D97" w:rsidRDefault="005A20EB" w:rsidP="00EE5088">
            <w:pPr>
              <w:numPr>
                <w:ilvl w:val="0"/>
                <w:numId w:val="7"/>
              </w:numPr>
              <w:rPr>
                <w:bCs/>
              </w:rPr>
            </w:pPr>
            <w:r>
              <w:t>Single / Dual Build</w:t>
            </w:r>
          </w:p>
          <w:p w14:paraId="68931684" w14:textId="77777777" w:rsidR="005A20EB" w:rsidRDefault="005A20EB" w:rsidP="00EE5088">
            <w:pPr>
              <w:numPr>
                <w:ilvl w:val="0"/>
                <w:numId w:val="7"/>
              </w:numPr>
            </w:pPr>
            <w:r>
              <w:t xml:space="preserve">Platform </w:t>
            </w:r>
          </w:p>
          <w:p w14:paraId="4A51321C" w14:textId="77777777" w:rsidR="005A20EB" w:rsidRPr="0047743C" w:rsidRDefault="005A20EB" w:rsidP="00EE5088">
            <w:pPr>
              <w:numPr>
                <w:ilvl w:val="0"/>
                <w:numId w:val="7"/>
              </w:numPr>
              <w:rPr>
                <w:bCs/>
              </w:rPr>
            </w:pPr>
            <w:r>
              <w:rPr>
                <w:bCs/>
              </w:rPr>
              <w:t xml:space="preserve">Fab Name </w:t>
            </w:r>
          </w:p>
          <w:p w14:paraId="31198620" w14:textId="77777777" w:rsidR="005A20EB" w:rsidRPr="0047743C" w:rsidRDefault="005A20EB" w:rsidP="00EE5088">
            <w:pPr>
              <w:numPr>
                <w:ilvl w:val="0"/>
                <w:numId w:val="7"/>
              </w:numPr>
              <w:rPr>
                <w:bCs/>
              </w:rPr>
            </w:pPr>
            <w:r>
              <w:t xml:space="preserve">Region </w:t>
            </w:r>
          </w:p>
          <w:p w14:paraId="3454F024" w14:textId="77777777" w:rsidR="005A20EB" w:rsidRDefault="005A20EB" w:rsidP="00EE5088">
            <w:pPr>
              <w:numPr>
                <w:ilvl w:val="0"/>
                <w:numId w:val="7"/>
              </w:numPr>
            </w:pPr>
            <w:r>
              <w:t xml:space="preserve">G3 </w:t>
            </w:r>
          </w:p>
          <w:p w14:paraId="548E5BAD" w14:textId="77777777" w:rsidR="005A20EB" w:rsidRDefault="005A20EB" w:rsidP="00EE5088">
            <w:pPr>
              <w:numPr>
                <w:ilvl w:val="0"/>
                <w:numId w:val="7"/>
              </w:numPr>
              <w:rPr>
                <w:bCs/>
              </w:rPr>
            </w:pPr>
            <w:r w:rsidRPr="00FE1355">
              <w:rPr>
                <w:bCs/>
              </w:rPr>
              <w:t>Build BU</w:t>
            </w:r>
            <w:r>
              <w:rPr>
                <w:bCs/>
              </w:rPr>
              <w:t xml:space="preserve"> </w:t>
            </w:r>
          </w:p>
          <w:p w14:paraId="2E9830F0" w14:textId="77777777" w:rsidR="005A20EB" w:rsidRPr="009062DE" w:rsidRDefault="005A20EB" w:rsidP="00EE5088">
            <w:pPr>
              <w:numPr>
                <w:ilvl w:val="0"/>
                <w:numId w:val="7"/>
              </w:numPr>
              <w:rPr>
                <w:bCs/>
              </w:rPr>
            </w:pPr>
            <w:r>
              <w:t xml:space="preserve">Parent Customer </w:t>
            </w:r>
          </w:p>
          <w:p w14:paraId="1E3BABBB" w14:textId="77777777" w:rsidR="005A20EB" w:rsidRPr="009062DE" w:rsidRDefault="005A20EB" w:rsidP="00EE5088">
            <w:pPr>
              <w:numPr>
                <w:ilvl w:val="0"/>
                <w:numId w:val="7"/>
              </w:numPr>
              <w:rPr>
                <w:bCs/>
              </w:rPr>
            </w:pPr>
            <w:r w:rsidRPr="009062DE">
              <w:rPr>
                <w:bCs/>
              </w:rPr>
              <w:t xml:space="preserve">Revenue BU </w:t>
            </w:r>
          </w:p>
          <w:p w14:paraId="0B4EE927" w14:textId="77777777" w:rsidR="005A20EB" w:rsidRPr="009062DE" w:rsidRDefault="005A20EB" w:rsidP="00EE5088">
            <w:pPr>
              <w:numPr>
                <w:ilvl w:val="0"/>
                <w:numId w:val="7"/>
              </w:numPr>
            </w:pPr>
            <w:r w:rsidRPr="009062DE">
              <w:rPr>
                <w:bCs/>
              </w:rPr>
              <w:t xml:space="preserve">SO Profit center </w:t>
            </w:r>
          </w:p>
          <w:p w14:paraId="13891CB4" w14:textId="77777777" w:rsidR="005A20EB" w:rsidRDefault="005A20EB" w:rsidP="00EE5088">
            <w:pPr>
              <w:numPr>
                <w:ilvl w:val="0"/>
                <w:numId w:val="7"/>
              </w:numPr>
            </w:pPr>
            <w:r>
              <w:t>G1</w:t>
            </w:r>
          </w:p>
          <w:p w14:paraId="7D79C1FE" w14:textId="77777777" w:rsidR="005A20EB" w:rsidRDefault="005A20EB" w:rsidP="00EE5088">
            <w:pPr>
              <w:numPr>
                <w:ilvl w:val="0"/>
                <w:numId w:val="7"/>
              </w:numPr>
            </w:pPr>
            <w:r>
              <w:t xml:space="preserve">G2 </w:t>
            </w:r>
          </w:p>
          <w:p w14:paraId="75D760CC" w14:textId="77777777" w:rsidR="005A20EB" w:rsidRPr="00113088" w:rsidRDefault="005A20EB" w:rsidP="00EE5088">
            <w:pPr>
              <w:numPr>
                <w:ilvl w:val="0"/>
                <w:numId w:val="7"/>
              </w:numPr>
              <w:rPr>
                <w:ins w:id="1172" w:author="Ram Mohan Thammineni --CNTR" w:date="2019-07-25T15:55:00Z"/>
                <w:color w:val="FF0000"/>
                <w:rPrChange w:id="1173" w:author="Ram Mohan Thammineni --CNTR" w:date="2019-07-25T15:55:00Z">
                  <w:rPr>
                    <w:ins w:id="1174" w:author="Ram Mohan Thammineni --CNTR" w:date="2019-07-25T15:55:00Z"/>
                  </w:rPr>
                </w:rPrChange>
              </w:rPr>
            </w:pPr>
            <w:r>
              <w:t>Product</w:t>
            </w:r>
          </w:p>
          <w:p w14:paraId="7801AD2C" w14:textId="77777777" w:rsidR="00113088" w:rsidRPr="00113088" w:rsidRDefault="00113088" w:rsidP="00EE5088">
            <w:pPr>
              <w:numPr>
                <w:ilvl w:val="0"/>
                <w:numId w:val="7"/>
              </w:numPr>
              <w:rPr>
                <w:ins w:id="1175" w:author="Ram Mohan Thammineni --CNTR" w:date="2019-07-25T15:55:00Z"/>
                <w:color w:val="FF0000"/>
                <w:rPrChange w:id="1176" w:author="Ram Mohan Thammineni --CNTR" w:date="2019-07-25T15:55:00Z">
                  <w:rPr>
                    <w:ins w:id="1177" w:author="Ram Mohan Thammineni --CNTR" w:date="2019-07-25T15:55:00Z"/>
                  </w:rPr>
                </w:rPrChange>
              </w:rPr>
            </w:pPr>
            <w:ins w:id="1178" w:author="Ram Mohan Thammineni --CNTR" w:date="2019-07-25T15:55:00Z">
              <w:r>
                <w:t>Product Hierarchy</w:t>
              </w:r>
            </w:ins>
          </w:p>
          <w:p w14:paraId="4A50733C" w14:textId="77777777" w:rsidR="00113088" w:rsidRPr="00113088" w:rsidRDefault="00113088" w:rsidP="00EE5088">
            <w:pPr>
              <w:numPr>
                <w:ilvl w:val="0"/>
                <w:numId w:val="7"/>
              </w:numPr>
              <w:rPr>
                <w:ins w:id="1179" w:author="Ram Mohan Thammineni --CNTR" w:date="2019-07-25T15:55:00Z"/>
                <w:color w:val="FF0000"/>
                <w:rPrChange w:id="1180" w:author="Ram Mohan Thammineni --CNTR" w:date="2019-07-25T15:55:00Z">
                  <w:rPr>
                    <w:ins w:id="1181" w:author="Ram Mohan Thammineni --CNTR" w:date="2019-07-25T15:55:00Z"/>
                  </w:rPr>
                </w:rPrChange>
              </w:rPr>
            </w:pPr>
            <w:ins w:id="1182" w:author="Ram Mohan Thammineni --CNTR" w:date="2019-07-25T15:55:00Z">
              <w:r>
                <w:t>Schedule line Category</w:t>
              </w:r>
            </w:ins>
          </w:p>
          <w:p w14:paraId="004EC644" w14:textId="77777777" w:rsidR="00113088" w:rsidRPr="00113088" w:rsidRDefault="00113088" w:rsidP="00EE5088">
            <w:pPr>
              <w:numPr>
                <w:ilvl w:val="0"/>
                <w:numId w:val="7"/>
              </w:numPr>
              <w:rPr>
                <w:ins w:id="1183" w:author="Ram Mohan Thammineni --CNTR" w:date="2019-07-25T15:55:00Z"/>
                <w:color w:val="FF0000"/>
                <w:rPrChange w:id="1184" w:author="Ram Mohan Thammineni --CNTR" w:date="2019-07-25T15:55:00Z">
                  <w:rPr>
                    <w:ins w:id="1185" w:author="Ram Mohan Thammineni --CNTR" w:date="2019-07-25T15:55:00Z"/>
                  </w:rPr>
                </w:rPrChange>
              </w:rPr>
            </w:pPr>
            <w:ins w:id="1186" w:author="Ram Mohan Thammineni --CNTR" w:date="2019-07-25T15:55:00Z">
              <w:r>
                <w:t>Costing period</w:t>
              </w:r>
            </w:ins>
          </w:p>
          <w:p w14:paraId="265DA1B0" w14:textId="77777777" w:rsidR="00113088" w:rsidRPr="00113088" w:rsidRDefault="00113088" w:rsidP="00EE5088">
            <w:pPr>
              <w:numPr>
                <w:ilvl w:val="0"/>
                <w:numId w:val="7"/>
              </w:numPr>
              <w:rPr>
                <w:ins w:id="1187" w:author="Ram Mohan Thammineni --CNTR" w:date="2019-07-25T15:55:00Z"/>
                <w:color w:val="FF0000"/>
                <w:rPrChange w:id="1188" w:author="Ram Mohan Thammineni --CNTR" w:date="2019-07-25T15:55:00Z">
                  <w:rPr>
                    <w:ins w:id="1189" w:author="Ram Mohan Thammineni --CNTR" w:date="2019-07-25T15:55:00Z"/>
                  </w:rPr>
                </w:rPrChange>
              </w:rPr>
            </w:pPr>
            <w:ins w:id="1190" w:author="Ram Mohan Thammineni --CNTR" w:date="2019-07-25T15:55:00Z">
              <w:r>
                <w:t>Costing year</w:t>
              </w:r>
            </w:ins>
          </w:p>
          <w:p w14:paraId="4231C044" w14:textId="77777777" w:rsidR="00113088" w:rsidRPr="00113088" w:rsidRDefault="00113088" w:rsidP="00EE5088">
            <w:pPr>
              <w:numPr>
                <w:ilvl w:val="0"/>
                <w:numId w:val="7"/>
              </w:numPr>
              <w:rPr>
                <w:ins w:id="1191" w:author="Ram Mohan Thammineni --CNTR" w:date="2019-07-25T15:56:00Z"/>
                <w:color w:val="FF0000"/>
                <w:rPrChange w:id="1192" w:author="Ram Mohan Thammineni --CNTR" w:date="2019-07-25T15:56:00Z">
                  <w:rPr>
                    <w:ins w:id="1193" w:author="Ram Mohan Thammineni --CNTR" w:date="2019-07-25T15:56:00Z"/>
                  </w:rPr>
                </w:rPrChange>
              </w:rPr>
            </w:pPr>
            <w:ins w:id="1194" w:author="Ram Mohan Thammineni --CNTR" w:date="2019-07-25T15:56:00Z">
              <w:r>
                <w:t>Rejection status code</w:t>
              </w:r>
            </w:ins>
          </w:p>
          <w:p w14:paraId="6D6599C8" w14:textId="77777777" w:rsidR="00113088" w:rsidRPr="00F40D8A" w:rsidRDefault="00113088" w:rsidP="00EE5088">
            <w:pPr>
              <w:numPr>
                <w:ilvl w:val="0"/>
                <w:numId w:val="7"/>
              </w:numPr>
              <w:rPr>
                <w:color w:val="FF0000"/>
              </w:rPr>
            </w:pPr>
            <w:proofErr w:type="spellStart"/>
            <w:ins w:id="1195" w:author="Ram Mohan Thammineni --CNTR" w:date="2019-07-25T15:56:00Z">
              <w:r>
                <w:t>Opp</w:t>
              </w:r>
              <w:proofErr w:type="spellEnd"/>
              <w:r>
                <w:t xml:space="preserve"> ID item</w:t>
              </w:r>
            </w:ins>
          </w:p>
          <w:p w14:paraId="1F28F27C" w14:textId="77777777" w:rsidR="005A20EB" w:rsidRPr="007B7ECF" w:rsidRDefault="005A20EB" w:rsidP="00B4314F">
            <w:pPr>
              <w:rPr>
                <w:rFonts w:ascii="Calibri" w:eastAsia="Times New Roman" w:hAnsi="Calibri" w:cs="Calibri"/>
                <w:color w:val="000000"/>
                <w:sz w:val="22"/>
                <w:szCs w:val="22"/>
              </w:rPr>
            </w:pPr>
          </w:p>
        </w:tc>
        <w:tc>
          <w:tcPr>
            <w:tcW w:w="1530" w:type="dxa"/>
            <w:shd w:val="clear" w:color="auto" w:fill="FFFFFF"/>
            <w:vAlign w:val="bottom"/>
          </w:tcPr>
          <w:p w14:paraId="4A87C363" w14:textId="77777777" w:rsidR="005A20EB" w:rsidRPr="007B7ECF" w:rsidRDefault="005A20EB" w:rsidP="00B4314F">
            <w:pPr>
              <w:rPr>
                <w:rFonts w:ascii="Calibri" w:eastAsia="Times New Roman" w:hAnsi="Calibri" w:cs="Calibri"/>
                <w:color w:val="000000"/>
                <w:sz w:val="22"/>
                <w:szCs w:val="22"/>
              </w:rPr>
            </w:pPr>
          </w:p>
        </w:tc>
        <w:tc>
          <w:tcPr>
            <w:tcW w:w="990" w:type="dxa"/>
            <w:shd w:val="clear" w:color="auto" w:fill="FFFFFF"/>
          </w:tcPr>
          <w:p w14:paraId="4DF9E10C" w14:textId="77777777" w:rsidR="005A20EB" w:rsidRPr="00FF0F62" w:rsidRDefault="005A20EB" w:rsidP="00B4314F">
            <w:pPr>
              <w:pStyle w:val="TableText"/>
              <w:rPr>
                <w:rFonts w:ascii="Times New Roman" w:hAnsi="Times New Roman"/>
                <w:sz w:val="24"/>
                <w:szCs w:val="24"/>
              </w:rPr>
            </w:pPr>
          </w:p>
        </w:tc>
        <w:tc>
          <w:tcPr>
            <w:tcW w:w="1171" w:type="dxa"/>
            <w:shd w:val="clear" w:color="auto" w:fill="FFFFFF"/>
          </w:tcPr>
          <w:p w14:paraId="2A243E61" w14:textId="77777777" w:rsidR="005A20EB" w:rsidRPr="00FF0F62" w:rsidRDefault="005A20EB" w:rsidP="00B4314F">
            <w:pPr>
              <w:pStyle w:val="TableText"/>
              <w:rPr>
                <w:rFonts w:ascii="Times New Roman" w:hAnsi="Times New Roman"/>
                <w:sz w:val="24"/>
                <w:szCs w:val="24"/>
              </w:rPr>
            </w:pPr>
          </w:p>
        </w:tc>
        <w:tc>
          <w:tcPr>
            <w:tcW w:w="1264" w:type="dxa"/>
            <w:shd w:val="clear" w:color="auto" w:fill="FFFFFF"/>
          </w:tcPr>
          <w:p w14:paraId="43D98CF8" w14:textId="77777777" w:rsidR="005A20EB" w:rsidRPr="00FF0F62" w:rsidRDefault="005A20EB" w:rsidP="00B4314F">
            <w:pPr>
              <w:pStyle w:val="TableText"/>
              <w:rPr>
                <w:rFonts w:ascii="Times New Roman" w:hAnsi="Times New Roman"/>
                <w:sz w:val="24"/>
                <w:szCs w:val="24"/>
              </w:rPr>
            </w:pPr>
          </w:p>
        </w:tc>
        <w:tc>
          <w:tcPr>
            <w:tcW w:w="1734" w:type="dxa"/>
            <w:shd w:val="clear" w:color="auto" w:fill="FFFFFF"/>
          </w:tcPr>
          <w:p w14:paraId="75C32BFB" w14:textId="77777777" w:rsidR="005A20EB" w:rsidRDefault="005A20EB" w:rsidP="00B4314F">
            <w:pPr>
              <w:pStyle w:val="TableText"/>
              <w:rPr>
                <w:sz w:val="20"/>
              </w:rPr>
            </w:pPr>
          </w:p>
        </w:tc>
      </w:tr>
    </w:tbl>
    <w:p w14:paraId="0662AD45" w14:textId="77777777" w:rsidR="00C37703" w:rsidRPr="00C37703" w:rsidRDefault="00C37703" w:rsidP="00C37703"/>
    <w:p w14:paraId="2FC09D51" w14:textId="77777777" w:rsidR="0000105C" w:rsidRPr="0000105C" w:rsidRDefault="0000105C" w:rsidP="0000105C">
      <w:pPr>
        <w:pStyle w:val="Heading2"/>
        <w:tabs>
          <w:tab w:val="clear" w:pos="1080"/>
          <w:tab w:val="num" w:pos="540"/>
        </w:tabs>
        <w:ind w:left="0"/>
        <w:rPr>
          <w:rFonts w:ascii="Tahoma" w:hAnsi="Tahoma" w:cs="Tahoma"/>
          <w:i w:val="0"/>
          <w:sz w:val="24"/>
          <w:szCs w:val="24"/>
        </w:rPr>
      </w:pPr>
      <w:r w:rsidRPr="0000105C">
        <w:rPr>
          <w:rFonts w:ascii="Tahoma" w:hAnsi="Tahoma" w:cs="Tahoma"/>
          <w:i w:val="0"/>
          <w:sz w:val="24"/>
          <w:szCs w:val="24"/>
        </w:rPr>
        <w:lastRenderedPageBreak/>
        <w:t>Paper Requirements</w:t>
      </w:r>
      <w:bookmarkEnd w:id="1171"/>
    </w:p>
    <w:p w14:paraId="57C7E3C3" w14:textId="77777777" w:rsidR="0000105C" w:rsidRPr="0000105C" w:rsidRDefault="0074518E" w:rsidP="0000105C">
      <w:pPr>
        <w:rPr>
          <w:rFonts w:ascii="Tahoma" w:hAnsi="Tahoma" w:cs="Tahoma"/>
          <w:i/>
          <w:sz w:val="20"/>
        </w:rPr>
      </w:pPr>
      <w:r>
        <w:rPr>
          <w:rFonts w:ascii="Tahoma" w:hAnsi="Tahoma" w:cs="Tahoma"/>
          <w:i/>
          <w:sz w:val="20"/>
        </w:rPr>
        <w:t xml:space="preserve">&lt;Type of </w:t>
      </w:r>
      <w:r w:rsidR="0000105C" w:rsidRPr="0000105C">
        <w:rPr>
          <w:rFonts w:ascii="Tahoma" w:hAnsi="Tahoma" w:cs="Tahoma"/>
          <w:i/>
          <w:sz w:val="20"/>
        </w:rPr>
        <w:t xml:space="preserve">paper </w:t>
      </w:r>
      <w:r>
        <w:rPr>
          <w:rFonts w:ascii="Tahoma" w:hAnsi="Tahoma" w:cs="Tahoma"/>
          <w:i/>
          <w:sz w:val="20"/>
        </w:rPr>
        <w:t>required, preprinted or not&gt;</w:t>
      </w:r>
    </w:p>
    <w:p w14:paraId="757622BD" w14:textId="77777777" w:rsidR="0000105C" w:rsidRPr="0000105C" w:rsidRDefault="0000105C" w:rsidP="0000105C">
      <w:pPr>
        <w:rPr>
          <w:rFonts w:ascii="Tahoma" w:hAnsi="Tahoma" w:cs="Tahoma"/>
          <w:i/>
        </w:rPr>
      </w:pPr>
    </w:p>
    <w:p w14:paraId="6D72DC9D" w14:textId="77777777" w:rsidR="0000105C" w:rsidRPr="0000105C" w:rsidRDefault="0000105C" w:rsidP="0000105C">
      <w:pPr>
        <w:rPr>
          <w:rFonts w:ascii="Tahoma" w:hAnsi="Tahoma" w:cs="Tahoma"/>
          <w:b/>
        </w:rPr>
      </w:pPr>
    </w:p>
    <w:p w14:paraId="66A727FC" w14:textId="77777777" w:rsidR="0000105C" w:rsidRPr="0000105C" w:rsidRDefault="0074518E" w:rsidP="0000105C">
      <w:pPr>
        <w:pStyle w:val="Heading2"/>
        <w:tabs>
          <w:tab w:val="clear" w:pos="1080"/>
          <w:tab w:val="num" w:pos="540"/>
        </w:tabs>
        <w:ind w:left="0"/>
        <w:rPr>
          <w:rFonts w:ascii="Tahoma" w:hAnsi="Tahoma" w:cs="Tahoma"/>
          <w:i w:val="0"/>
          <w:sz w:val="24"/>
          <w:szCs w:val="24"/>
        </w:rPr>
      </w:pPr>
      <w:bookmarkStart w:id="1196" w:name="_Toc124775799"/>
      <w:r>
        <w:rPr>
          <w:rFonts w:ascii="Tahoma" w:hAnsi="Tahoma" w:cs="Tahoma"/>
          <w:i w:val="0"/>
          <w:sz w:val="24"/>
          <w:szCs w:val="24"/>
        </w:rPr>
        <w:t>Print Requirement</w:t>
      </w:r>
      <w:bookmarkEnd w:id="1196"/>
    </w:p>
    <w:p w14:paraId="61CDF5CC" w14:textId="77777777" w:rsidR="0000105C" w:rsidRPr="0000105C" w:rsidRDefault="0000105C" w:rsidP="0000105C">
      <w:pPr>
        <w:rPr>
          <w:rFonts w:ascii="Tahoma" w:hAnsi="Tahoma" w:cs="Tahoma"/>
          <w:i/>
          <w:sz w:val="20"/>
        </w:rPr>
      </w:pPr>
      <w:r w:rsidRPr="0000105C">
        <w:rPr>
          <w:rFonts w:ascii="Tahoma" w:hAnsi="Tahoma" w:cs="Tahoma"/>
          <w:i/>
          <w:sz w:val="20"/>
        </w:rPr>
        <w:t>&lt;Identify the print requirement if any. Type of layout, type of printer, etc.&gt;</w:t>
      </w:r>
    </w:p>
    <w:p w14:paraId="477AB001" w14:textId="77777777" w:rsidR="0000105C" w:rsidRPr="0000105C" w:rsidRDefault="0000105C" w:rsidP="0000105C">
      <w:pPr>
        <w:rPr>
          <w:rFonts w:ascii="Tahoma" w:hAnsi="Tahoma" w:cs="Tahoma"/>
          <w:b/>
        </w:rPr>
      </w:pPr>
    </w:p>
    <w:p w14:paraId="369B25BB" w14:textId="77777777" w:rsidR="0000105C" w:rsidRPr="0000105C" w:rsidRDefault="0000105C" w:rsidP="0000105C">
      <w:pPr>
        <w:rPr>
          <w:rFonts w:ascii="Tahoma" w:hAnsi="Tahoma" w:cs="Tahoma"/>
          <w:b/>
        </w:rPr>
      </w:pPr>
    </w:p>
    <w:p w14:paraId="703DDB91" w14:textId="77777777" w:rsidR="000F7F2E" w:rsidRPr="00E12547" w:rsidRDefault="000F7F2E" w:rsidP="000F7F2E">
      <w:pPr>
        <w:pStyle w:val="Heading2"/>
        <w:tabs>
          <w:tab w:val="clear" w:pos="1080"/>
          <w:tab w:val="num" w:pos="540"/>
        </w:tabs>
        <w:ind w:left="0"/>
        <w:rPr>
          <w:rFonts w:ascii="Tahoma" w:hAnsi="Tahoma" w:cs="Tahoma"/>
          <w:i w:val="0"/>
          <w:sz w:val="24"/>
          <w:szCs w:val="24"/>
        </w:rPr>
      </w:pPr>
      <w:bookmarkStart w:id="1197" w:name="_Toc124775800"/>
      <w:r>
        <w:rPr>
          <w:rFonts w:ascii="Tahoma" w:hAnsi="Tahoma" w:cs="Tahoma"/>
          <w:i w:val="0"/>
          <w:sz w:val="24"/>
          <w:szCs w:val="24"/>
        </w:rPr>
        <w:t>Special characteristics</w:t>
      </w:r>
      <w:bookmarkEnd w:id="1197"/>
    </w:p>
    <w:p w14:paraId="16D6F165" w14:textId="77777777" w:rsidR="000F7F2E" w:rsidRPr="007D2B38" w:rsidRDefault="000F7F2E" w:rsidP="000F7F2E">
      <w:pPr>
        <w:rPr>
          <w:rFonts w:ascii="Tahoma" w:hAnsi="Tahoma" w:cs="Tahoma"/>
          <w:i/>
          <w:sz w:val="20"/>
        </w:rPr>
      </w:pPr>
      <w:r w:rsidRPr="007D2B38">
        <w:rPr>
          <w:rFonts w:ascii="Tahoma" w:hAnsi="Tahoma" w:cs="Tahoma"/>
          <w:i/>
          <w:sz w:val="20"/>
        </w:rPr>
        <w:t>&lt;</w:t>
      </w:r>
      <w:r w:rsidRPr="000F7F2E">
        <w:rPr>
          <w:rFonts w:ascii="Tahoma" w:hAnsi="Tahoma" w:cs="Tahoma"/>
          <w:i/>
          <w:sz w:val="20"/>
        </w:rPr>
        <w:t xml:space="preserve"> Sorting, grouping, where total or subtotals should occur, if any, drilldown, etc.</w:t>
      </w:r>
      <w:r w:rsidRPr="007D2B38">
        <w:rPr>
          <w:rFonts w:ascii="Tahoma" w:hAnsi="Tahoma" w:cs="Tahoma"/>
          <w:i/>
          <w:sz w:val="20"/>
        </w:rPr>
        <w:t>&gt;</w:t>
      </w:r>
    </w:p>
    <w:p w14:paraId="3DACA320" w14:textId="77777777" w:rsidR="00BE4E97" w:rsidRPr="00415F97" w:rsidRDefault="00BE4E97" w:rsidP="00BE4E97">
      <w:pPr>
        <w:rPr>
          <w:rFonts w:ascii="Tahoma" w:hAnsi="Tahoma" w:cs="Tahoma"/>
          <w:sz w:val="20"/>
        </w:rPr>
      </w:pPr>
    </w:p>
    <w:p w14:paraId="6A854D75" w14:textId="77777777" w:rsidR="007D2B38" w:rsidRPr="00E12547" w:rsidRDefault="007D2B38" w:rsidP="00E12547">
      <w:pPr>
        <w:pStyle w:val="Heading2"/>
        <w:tabs>
          <w:tab w:val="clear" w:pos="1080"/>
          <w:tab w:val="num" w:pos="540"/>
        </w:tabs>
        <w:ind w:left="0"/>
        <w:rPr>
          <w:rFonts w:ascii="Tahoma" w:hAnsi="Tahoma" w:cs="Tahoma"/>
          <w:i w:val="0"/>
          <w:sz w:val="24"/>
          <w:szCs w:val="24"/>
        </w:rPr>
      </w:pPr>
      <w:bookmarkStart w:id="1198" w:name="_Toc124775801"/>
      <w:r w:rsidRPr="00E12547">
        <w:rPr>
          <w:rFonts w:ascii="Tahoma" w:hAnsi="Tahoma" w:cs="Tahoma"/>
          <w:i w:val="0"/>
          <w:sz w:val="24"/>
          <w:szCs w:val="24"/>
        </w:rPr>
        <w:t>Exception Handling Rules</w:t>
      </w:r>
      <w:bookmarkEnd w:id="1198"/>
    </w:p>
    <w:p w14:paraId="5C26E2CC" w14:textId="77777777" w:rsidR="00BE4E97" w:rsidRPr="007D2B38" w:rsidRDefault="007D2B38" w:rsidP="00BE4E97">
      <w:pPr>
        <w:rPr>
          <w:rFonts w:ascii="Tahoma" w:hAnsi="Tahoma" w:cs="Tahoma"/>
          <w:i/>
          <w:sz w:val="20"/>
        </w:rPr>
      </w:pPr>
      <w:r w:rsidRPr="007D2B38">
        <w:rPr>
          <w:rFonts w:ascii="Tahoma" w:hAnsi="Tahoma" w:cs="Tahoma"/>
          <w:i/>
          <w:sz w:val="20"/>
        </w:rPr>
        <w:t>&lt;Specify instructions to be followed when errors occur, or any processing outside the normal process flow.&gt;</w:t>
      </w:r>
    </w:p>
    <w:p w14:paraId="53DBAC7D" w14:textId="77777777" w:rsidR="00BE4E97" w:rsidRDefault="00BE4E97" w:rsidP="00BE4E97">
      <w:pPr>
        <w:rPr>
          <w:rFonts w:ascii="Tahoma" w:hAnsi="Tahoma" w:cs="Tahoma"/>
        </w:rPr>
      </w:pPr>
    </w:p>
    <w:p w14:paraId="7C34F6A7" w14:textId="77777777" w:rsidR="007D2B38" w:rsidRPr="00E12547" w:rsidRDefault="007D2B38" w:rsidP="00E12547">
      <w:pPr>
        <w:pStyle w:val="Heading2"/>
        <w:tabs>
          <w:tab w:val="clear" w:pos="1080"/>
          <w:tab w:val="num" w:pos="540"/>
        </w:tabs>
        <w:ind w:left="0"/>
        <w:rPr>
          <w:rFonts w:ascii="Tahoma" w:hAnsi="Tahoma" w:cs="Tahoma"/>
          <w:i w:val="0"/>
          <w:sz w:val="24"/>
          <w:szCs w:val="24"/>
        </w:rPr>
      </w:pPr>
      <w:bookmarkStart w:id="1199" w:name="_Toc59252058"/>
      <w:bookmarkStart w:id="1200" w:name="_Toc124775802"/>
      <w:r w:rsidRPr="00E12547">
        <w:rPr>
          <w:rFonts w:ascii="Tahoma" w:hAnsi="Tahoma" w:cs="Tahoma"/>
          <w:i w:val="0"/>
          <w:sz w:val="24"/>
          <w:szCs w:val="24"/>
        </w:rPr>
        <w:t>Special Requirements</w:t>
      </w:r>
      <w:bookmarkEnd w:id="1199"/>
      <w:bookmarkEnd w:id="1200"/>
    </w:p>
    <w:p w14:paraId="1D1DF3D6" w14:textId="77777777" w:rsidR="007D2B38" w:rsidRPr="007D2B38" w:rsidRDefault="007D2B38" w:rsidP="007D2B38">
      <w:pPr>
        <w:rPr>
          <w:rFonts w:ascii="Tahoma" w:hAnsi="Tahoma" w:cs="Tahoma"/>
          <w:i/>
          <w:sz w:val="20"/>
        </w:rPr>
      </w:pPr>
      <w:r w:rsidRPr="007D2B38">
        <w:rPr>
          <w:rFonts w:ascii="Tahoma" w:hAnsi="Tahoma" w:cs="Tahoma"/>
          <w:i/>
          <w:sz w:val="20"/>
        </w:rPr>
        <w:t>&lt;Provide any special requirements related to this development effort such as language translations, configurability or personalization allowed, etc.&gt;</w:t>
      </w:r>
    </w:p>
    <w:p w14:paraId="6A1B5C7B" w14:textId="77777777" w:rsidR="007D2B38" w:rsidRDefault="007D2B38" w:rsidP="00BE4E97">
      <w:pPr>
        <w:rPr>
          <w:rFonts w:ascii="Tahoma" w:hAnsi="Tahoma" w:cs="Tahoma"/>
        </w:rPr>
      </w:pPr>
    </w:p>
    <w:p w14:paraId="5A806041" w14:textId="77777777" w:rsidR="00D60A21" w:rsidRPr="00E12547" w:rsidRDefault="00ED720F" w:rsidP="00D60A21">
      <w:pPr>
        <w:pStyle w:val="Heading2"/>
        <w:tabs>
          <w:tab w:val="clear" w:pos="1080"/>
          <w:tab w:val="num" w:pos="540"/>
        </w:tabs>
        <w:ind w:left="0"/>
        <w:rPr>
          <w:rFonts w:ascii="Tahoma" w:hAnsi="Tahoma" w:cs="Tahoma"/>
          <w:i w:val="0"/>
          <w:sz w:val="24"/>
          <w:szCs w:val="24"/>
        </w:rPr>
      </w:pPr>
      <w:bookmarkStart w:id="1201" w:name="_Toc124775803"/>
      <w:r>
        <w:rPr>
          <w:rFonts w:ascii="Tahoma" w:hAnsi="Tahoma" w:cs="Tahoma"/>
          <w:i w:val="0"/>
          <w:sz w:val="24"/>
          <w:szCs w:val="24"/>
        </w:rPr>
        <w:t>Dependencies</w:t>
      </w:r>
      <w:bookmarkEnd w:id="1201"/>
    </w:p>
    <w:p w14:paraId="5C9F8FA2" w14:textId="77777777" w:rsidR="00D60A21" w:rsidRPr="007D2B38" w:rsidRDefault="00D60A21" w:rsidP="00D60A21">
      <w:pPr>
        <w:rPr>
          <w:rFonts w:ascii="Tahoma" w:hAnsi="Tahoma" w:cs="Tahoma"/>
          <w:i/>
          <w:sz w:val="20"/>
        </w:rPr>
      </w:pPr>
      <w:r w:rsidRPr="007D2B38">
        <w:rPr>
          <w:rFonts w:ascii="Tahoma" w:hAnsi="Tahoma" w:cs="Tahoma"/>
          <w:i/>
          <w:sz w:val="20"/>
        </w:rPr>
        <w:t>&lt;</w:t>
      </w:r>
      <w:r>
        <w:rPr>
          <w:rFonts w:ascii="Tahoma" w:hAnsi="Tahoma" w:cs="Tahoma"/>
          <w:i/>
          <w:sz w:val="20"/>
        </w:rPr>
        <w:t xml:space="preserve">List </w:t>
      </w:r>
      <w:r w:rsidRPr="007D2B38">
        <w:rPr>
          <w:rFonts w:ascii="Tahoma" w:hAnsi="Tahoma" w:cs="Tahoma"/>
          <w:i/>
          <w:sz w:val="20"/>
        </w:rPr>
        <w:t xml:space="preserve">any </w:t>
      </w:r>
      <w:r>
        <w:rPr>
          <w:rFonts w:ascii="Tahoma" w:hAnsi="Tahoma" w:cs="Tahoma"/>
          <w:i/>
          <w:sz w:val="20"/>
        </w:rPr>
        <w:t xml:space="preserve">dependencies </w:t>
      </w:r>
      <w:r w:rsidR="00ED720F">
        <w:rPr>
          <w:rFonts w:ascii="Tahoma" w:hAnsi="Tahoma" w:cs="Tahoma"/>
          <w:i/>
          <w:sz w:val="20"/>
        </w:rPr>
        <w:t>to other technical objects</w:t>
      </w:r>
      <w:r w:rsidR="006A188A">
        <w:rPr>
          <w:rFonts w:ascii="Tahoma" w:hAnsi="Tahoma" w:cs="Tahoma"/>
          <w:i/>
          <w:sz w:val="20"/>
        </w:rPr>
        <w:t xml:space="preserve"> or configuration objects</w:t>
      </w:r>
      <w:r>
        <w:rPr>
          <w:rFonts w:ascii="Tahoma" w:hAnsi="Tahoma" w:cs="Tahoma"/>
          <w:i/>
          <w:sz w:val="20"/>
        </w:rPr>
        <w:t>&gt;</w:t>
      </w:r>
    </w:p>
    <w:p w14:paraId="4D35CF86" w14:textId="77777777" w:rsidR="00D60A21" w:rsidRDefault="00D60A21" w:rsidP="00D60A21">
      <w:pPr>
        <w:rPr>
          <w:rFonts w:ascii="Tahoma" w:hAnsi="Tahoma" w:cs="Tahoma"/>
        </w:rPr>
      </w:pPr>
    </w:p>
    <w:p w14:paraId="476EE139" w14:textId="77777777" w:rsidR="00ED720F" w:rsidRPr="00E12547" w:rsidRDefault="00ED720F" w:rsidP="00ED720F">
      <w:pPr>
        <w:pStyle w:val="Heading2"/>
        <w:tabs>
          <w:tab w:val="clear" w:pos="1080"/>
          <w:tab w:val="num" w:pos="540"/>
        </w:tabs>
        <w:ind w:left="0"/>
        <w:rPr>
          <w:rFonts w:ascii="Tahoma" w:hAnsi="Tahoma" w:cs="Tahoma"/>
          <w:i w:val="0"/>
          <w:sz w:val="24"/>
          <w:szCs w:val="24"/>
        </w:rPr>
      </w:pPr>
      <w:bookmarkStart w:id="1202" w:name="_Toc124775804"/>
      <w:r>
        <w:rPr>
          <w:rFonts w:ascii="Tahoma" w:hAnsi="Tahoma" w:cs="Tahoma"/>
          <w:i w:val="0"/>
          <w:sz w:val="24"/>
          <w:szCs w:val="24"/>
        </w:rPr>
        <w:t>Constraints</w:t>
      </w:r>
      <w:bookmarkEnd w:id="1202"/>
      <w:r>
        <w:rPr>
          <w:rFonts w:ascii="Tahoma" w:hAnsi="Tahoma" w:cs="Tahoma"/>
          <w:i w:val="0"/>
          <w:sz w:val="24"/>
          <w:szCs w:val="24"/>
        </w:rPr>
        <w:t xml:space="preserve"> </w:t>
      </w:r>
    </w:p>
    <w:p w14:paraId="3A344323" w14:textId="77777777" w:rsidR="00ED720F" w:rsidRPr="007D2B38" w:rsidRDefault="00ED720F" w:rsidP="00ED720F">
      <w:pPr>
        <w:rPr>
          <w:rFonts w:ascii="Tahoma" w:hAnsi="Tahoma" w:cs="Tahoma"/>
          <w:i/>
          <w:sz w:val="20"/>
        </w:rPr>
      </w:pPr>
      <w:r w:rsidRPr="007D2B38">
        <w:rPr>
          <w:rFonts w:ascii="Tahoma" w:hAnsi="Tahoma" w:cs="Tahoma"/>
          <w:i/>
          <w:sz w:val="20"/>
        </w:rPr>
        <w:t>&lt;</w:t>
      </w:r>
      <w:r>
        <w:rPr>
          <w:rFonts w:ascii="Tahoma" w:hAnsi="Tahoma" w:cs="Tahoma"/>
          <w:i/>
          <w:sz w:val="20"/>
        </w:rPr>
        <w:t>Discuss all the constraints or the limitations if any for this technical object&gt;</w:t>
      </w:r>
    </w:p>
    <w:p w14:paraId="0B09DA9F" w14:textId="77777777" w:rsidR="00ED720F" w:rsidRDefault="00ED720F" w:rsidP="00ED720F">
      <w:pPr>
        <w:rPr>
          <w:rFonts w:ascii="Tahoma" w:hAnsi="Tahoma" w:cs="Tahoma"/>
        </w:rPr>
      </w:pPr>
    </w:p>
    <w:p w14:paraId="18CEC12B" w14:textId="77777777" w:rsidR="00D60A21" w:rsidRPr="00707F61" w:rsidRDefault="00D60A21" w:rsidP="00BE4E97">
      <w:pPr>
        <w:rPr>
          <w:rFonts w:ascii="Tahoma" w:hAnsi="Tahoma" w:cs="Tahoma"/>
        </w:rPr>
      </w:pPr>
    </w:p>
    <w:p w14:paraId="6632E6BC" w14:textId="77777777" w:rsidR="007D2B38" w:rsidRPr="00E12547" w:rsidRDefault="007D2B38" w:rsidP="00E12547">
      <w:pPr>
        <w:pStyle w:val="Heading2"/>
        <w:tabs>
          <w:tab w:val="clear" w:pos="1080"/>
          <w:tab w:val="num" w:pos="540"/>
        </w:tabs>
        <w:ind w:left="0"/>
        <w:rPr>
          <w:rFonts w:ascii="Tahoma" w:hAnsi="Tahoma" w:cs="Tahoma"/>
          <w:i w:val="0"/>
          <w:sz w:val="24"/>
          <w:szCs w:val="24"/>
        </w:rPr>
      </w:pPr>
      <w:bookmarkStart w:id="1203" w:name="_Toc59252062"/>
      <w:bookmarkStart w:id="1204" w:name="_Toc124775805"/>
      <w:r w:rsidRPr="00E12547">
        <w:rPr>
          <w:rFonts w:ascii="Tahoma" w:hAnsi="Tahoma" w:cs="Tahoma"/>
          <w:i w:val="0"/>
          <w:sz w:val="24"/>
          <w:szCs w:val="24"/>
        </w:rPr>
        <w:t>Scheduling Requirements</w:t>
      </w:r>
      <w:bookmarkEnd w:id="1203"/>
      <w:bookmarkEnd w:id="1204"/>
    </w:p>
    <w:p w14:paraId="1DB5EFBB" w14:textId="77777777" w:rsidR="00BE4E97" w:rsidRPr="007D2B38" w:rsidRDefault="007D2B38" w:rsidP="007D2B38">
      <w:pPr>
        <w:rPr>
          <w:rFonts w:ascii="Tahoma" w:hAnsi="Tahoma" w:cs="Tahoma"/>
          <w:i/>
          <w:sz w:val="20"/>
        </w:rPr>
      </w:pPr>
      <w:r w:rsidRPr="007D2B38">
        <w:rPr>
          <w:rFonts w:ascii="Tahoma" w:hAnsi="Tahoma" w:cs="Tahoma"/>
          <w:i/>
          <w:sz w:val="20"/>
        </w:rPr>
        <w:t>&lt;</w:t>
      </w:r>
      <w:r w:rsidR="000F7F2E">
        <w:rPr>
          <w:rFonts w:ascii="Tahoma" w:hAnsi="Tahoma" w:cs="Tahoma"/>
          <w:i/>
          <w:sz w:val="20"/>
        </w:rPr>
        <w:t>S</w:t>
      </w:r>
      <w:r w:rsidRPr="007D2B38">
        <w:rPr>
          <w:rFonts w:ascii="Tahoma" w:hAnsi="Tahoma" w:cs="Tahoma"/>
          <w:i/>
          <w:sz w:val="20"/>
        </w:rPr>
        <w:t>pecify whether jobs should run during off-peak hours, frequency, manual or automatic start.</w:t>
      </w:r>
      <w:r w:rsidR="009010D4">
        <w:rPr>
          <w:rFonts w:ascii="Tahoma" w:hAnsi="Tahoma" w:cs="Tahoma"/>
          <w:i/>
          <w:sz w:val="20"/>
        </w:rPr>
        <w:t xml:space="preserve"> Dependencies, </w:t>
      </w:r>
      <w:proofErr w:type="spellStart"/>
      <w:r w:rsidR="009010D4">
        <w:rPr>
          <w:rFonts w:ascii="Tahoma" w:hAnsi="Tahoma" w:cs="Tahoma"/>
          <w:i/>
          <w:sz w:val="20"/>
        </w:rPr>
        <w:t>etc</w:t>
      </w:r>
      <w:proofErr w:type="spellEnd"/>
      <w:r w:rsidRPr="007D2B38">
        <w:rPr>
          <w:rFonts w:ascii="Tahoma" w:hAnsi="Tahoma" w:cs="Tahoma"/>
          <w:i/>
          <w:sz w:val="20"/>
        </w:rPr>
        <w:t>&gt;</w:t>
      </w:r>
    </w:p>
    <w:p w14:paraId="0ADD416C" w14:textId="77777777" w:rsidR="007D2B38" w:rsidRPr="00707F61" w:rsidRDefault="007D2B38" w:rsidP="00BE4E97">
      <w:pPr>
        <w:rPr>
          <w:rFonts w:ascii="Tahoma" w:hAnsi="Tahoma" w:cs="Tahoma"/>
        </w:rPr>
      </w:pPr>
    </w:p>
    <w:p w14:paraId="78C0D4CB" w14:textId="77777777" w:rsidR="00BE4E97" w:rsidRPr="00707F61" w:rsidRDefault="00BE4E97" w:rsidP="00BE4E97">
      <w:pPr>
        <w:rPr>
          <w:rFonts w:ascii="Tahoma" w:hAnsi="Tahoma" w:cs="Tahoma"/>
        </w:rPr>
      </w:pPr>
    </w:p>
    <w:p w14:paraId="35CA958B" w14:textId="77777777" w:rsidR="007D2B38" w:rsidRPr="00E12547" w:rsidRDefault="007D2B38" w:rsidP="00E12547">
      <w:pPr>
        <w:pStyle w:val="Heading2"/>
        <w:tabs>
          <w:tab w:val="clear" w:pos="1080"/>
          <w:tab w:val="num" w:pos="540"/>
        </w:tabs>
        <w:ind w:left="0"/>
        <w:rPr>
          <w:rFonts w:ascii="Tahoma" w:hAnsi="Tahoma" w:cs="Tahoma"/>
          <w:i w:val="0"/>
          <w:sz w:val="24"/>
          <w:szCs w:val="24"/>
        </w:rPr>
      </w:pPr>
      <w:bookmarkStart w:id="1205" w:name="_Toc59252074"/>
      <w:bookmarkStart w:id="1206" w:name="_Toc124775806"/>
      <w:r w:rsidRPr="00E12547">
        <w:rPr>
          <w:rFonts w:ascii="Tahoma" w:hAnsi="Tahoma" w:cs="Tahoma"/>
          <w:i w:val="0"/>
          <w:sz w:val="24"/>
          <w:szCs w:val="24"/>
        </w:rPr>
        <w:t>Test Specification</w:t>
      </w:r>
      <w:bookmarkEnd w:id="1205"/>
      <w:bookmarkEnd w:id="1206"/>
    </w:p>
    <w:p w14:paraId="7851C9D6" w14:textId="77777777" w:rsidR="00BE4E97" w:rsidRDefault="007D2B38" w:rsidP="007D2B38">
      <w:pPr>
        <w:rPr>
          <w:rFonts w:ascii="Tahoma" w:hAnsi="Tahoma" w:cs="Tahoma"/>
          <w:i/>
          <w:sz w:val="20"/>
        </w:rPr>
      </w:pPr>
      <w:r>
        <w:rPr>
          <w:rFonts w:ascii="Tahoma" w:hAnsi="Tahoma" w:cs="Tahoma"/>
          <w:i/>
          <w:sz w:val="20"/>
        </w:rPr>
        <w:t>&lt;</w:t>
      </w:r>
      <w:r w:rsidRPr="007D2B38">
        <w:rPr>
          <w:rFonts w:ascii="Tahoma" w:hAnsi="Tahoma" w:cs="Tahoma"/>
          <w:i/>
          <w:sz w:val="20"/>
        </w:rPr>
        <w:t>This portion of the document is used to plan the unit testing. It includes items such as defining the test participants, the test environment, the schedule, and scope of the testing event.</w:t>
      </w:r>
      <w:r>
        <w:rPr>
          <w:rFonts w:ascii="Tahoma" w:hAnsi="Tahoma" w:cs="Tahoma"/>
          <w:i/>
          <w:sz w:val="20"/>
        </w:rPr>
        <w:t>&gt;</w:t>
      </w:r>
    </w:p>
    <w:p w14:paraId="55482F3C" w14:textId="77777777" w:rsidR="006A421C" w:rsidRDefault="006A421C" w:rsidP="007D2B38">
      <w:pPr>
        <w:rPr>
          <w:rFonts w:ascii="Tahoma" w:hAnsi="Tahoma" w:cs="Tahoma"/>
          <w:i/>
          <w:sz w:val="20"/>
        </w:rPr>
      </w:pPr>
    </w:p>
    <w:p w14:paraId="58D17B3D" w14:textId="77777777" w:rsidR="006A421C" w:rsidRPr="00804E55" w:rsidRDefault="006A421C" w:rsidP="00804E55">
      <w:pPr>
        <w:pStyle w:val="Heading3"/>
        <w:tabs>
          <w:tab w:val="clear" w:pos="1800"/>
          <w:tab w:val="num" w:pos="540"/>
        </w:tabs>
        <w:ind w:left="0"/>
        <w:rPr>
          <w:rFonts w:ascii="Tahoma" w:hAnsi="Tahoma" w:cs="Tahoma"/>
          <w:i/>
          <w:sz w:val="22"/>
          <w:szCs w:val="22"/>
        </w:rPr>
      </w:pPr>
      <w:bookmarkStart w:id="1207" w:name="_Toc84130938"/>
      <w:bookmarkStart w:id="1208" w:name="_Toc124775807"/>
      <w:r w:rsidRPr="00804E55">
        <w:rPr>
          <w:rFonts w:ascii="Tahoma" w:hAnsi="Tahoma" w:cs="Tahoma"/>
          <w:i/>
          <w:sz w:val="22"/>
          <w:szCs w:val="22"/>
        </w:rPr>
        <w:lastRenderedPageBreak/>
        <w:t>Functional Test Scenarios</w:t>
      </w:r>
      <w:bookmarkEnd w:id="1207"/>
      <w:bookmarkEnd w:id="1208"/>
    </w:p>
    <w:p w14:paraId="7AA5D904" w14:textId="77777777" w:rsidR="006A421C" w:rsidRDefault="000F6C22" w:rsidP="006A421C">
      <w:pPr>
        <w:rPr>
          <w:rFonts w:ascii="Tahoma" w:hAnsi="Tahoma" w:cs="Tahoma"/>
          <w:i/>
          <w:sz w:val="20"/>
        </w:rPr>
      </w:pPr>
      <w:r w:rsidRPr="000F6C22">
        <w:rPr>
          <w:rFonts w:ascii="Tahoma" w:hAnsi="Tahoma" w:cs="Tahoma"/>
          <w:i/>
          <w:sz w:val="20"/>
        </w:rPr>
        <w:t>&lt;</w:t>
      </w:r>
      <w:r w:rsidR="006A421C" w:rsidRPr="000F6C22">
        <w:rPr>
          <w:rFonts w:ascii="Tahoma" w:hAnsi="Tahoma" w:cs="Tahoma"/>
          <w:i/>
          <w:sz w:val="20"/>
        </w:rPr>
        <w:t>Document test scenarios to test all of the functional requirements. Include a test scenario for each different business scenario that may occur.</w:t>
      </w:r>
      <w:r>
        <w:rPr>
          <w:rFonts w:ascii="Tahoma" w:hAnsi="Tahoma" w:cs="Tahoma"/>
          <w:i/>
          <w:sz w:val="20"/>
        </w:rPr>
        <w:t>&gt;</w:t>
      </w:r>
    </w:p>
    <w:p w14:paraId="075937F9" w14:textId="77777777" w:rsidR="000F6C22" w:rsidRPr="000F6C22" w:rsidRDefault="000F6C22" w:rsidP="006A421C">
      <w:pPr>
        <w:rPr>
          <w:rFonts w:ascii="Tahoma" w:hAnsi="Tahoma" w:cs="Tahoma"/>
          <w:b/>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646"/>
        <w:gridCol w:w="2685"/>
        <w:gridCol w:w="2634"/>
        <w:gridCol w:w="3240"/>
      </w:tblGrid>
      <w:tr w:rsidR="00671599" w:rsidRPr="00671599" w14:paraId="4188D8A0" w14:textId="77777777">
        <w:trPr>
          <w:cantSplit/>
          <w:trHeight w:val="135"/>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0A970367" w14:textId="77777777" w:rsidR="00671599" w:rsidRPr="00671599" w:rsidRDefault="00671599" w:rsidP="005E2712">
            <w:pPr>
              <w:pStyle w:val="TableText"/>
              <w:rPr>
                <w:rFonts w:ascii="Tahoma" w:hAnsi="Tahoma" w:cs="Tahoma"/>
                <w:b/>
                <w:noProof/>
                <w:sz w:val="20"/>
              </w:rPr>
            </w:pPr>
            <w:r w:rsidRPr="00671599">
              <w:rPr>
                <w:rFonts w:ascii="Tahoma" w:hAnsi="Tahoma" w:cs="Tahoma"/>
                <w:b/>
                <w:noProof/>
                <w:sz w:val="20"/>
              </w:rPr>
              <w:t>ID</w:t>
            </w:r>
          </w:p>
        </w:tc>
        <w:tc>
          <w:tcPr>
            <w:tcW w:w="2685" w:type="dxa"/>
            <w:tcBorders>
              <w:top w:val="single" w:sz="8" w:space="0" w:color="auto"/>
              <w:left w:val="single" w:sz="8" w:space="0" w:color="auto"/>
              <w:bottom w:val="single" w:sz="8" w:space="0" w:color="auto"/>
              <w:right w:val="single" w:sz="4" w:space="0" w:color="auto"/>
            </w:tcBorders>
            <w:shd w:val="clear" w:color="auto" w:fill="FFFFFF"/>
          </w:tcPr>
          <w:p w14:paraId="1BF9A9A1" w14:textId="77777777" w:rsidR="00671599" w:rsidRPr="00671599" w:rsidRDefault="00671599" w:rsidP="005E2712">
            <w:pPr>
              <w:pStyle w:val="TableText"/>
              <w:spacing w:before="0" w:after="0"/>
              <w:rPr>
                <w:rFonts w:ascii="Tahoma" w:hAnsi="Tahoma" w:cs="Tahoma"/>
                <w:b/>
                <w:noProof/>
                <w:sz w:val="20"/>
              </w:rPr>
            </w:pPr>
            <w:r w:rsidRPr="00671599">
              <w:rPr>
                <w:rFonts w:ascii="Tahoma" w:hAnsi="Tahoma" w:cs="Tahoma"/>
                <w:b/>
                <w:noProof/>
                <w:sz w:val="20"/>
              </w:rPr>
              <w:t>Test Scenario</w:t>
            </w:r>
          </w:p>
        </w:tc>
        <w:tc>
          <w:tcPr>
            <w:tcW w:w="2634" w:type="dxa"/>
            <w:tcBorders>
              <w:top w:val="single" w:sz="8" w:space="0" w:color="auto"/>
              <w:left w:val="single" w:sz="4" w:space="0" w:color="auto"/>
              <w:bottom w:val="single" w:sz="8" w:space="0" w:color="auto"/>
              <w:right w:val="single" w:sz="4" w:space="0" w:color="auto"/>
            </w:tcBorders>
            <w:shd w:val="clear" w:color="auto" w:fill="FFFFFF"/>
          </w:tcPr>
          <w:p w14:paraId="028A6FC3" w14:textId="77777777" w:rsidR="00671599" w:rsidRPr="00671599" w:rsidRDefault="00671599" w:rsidP="005E2712">
            <w:pPr>
              <w:pStyle w:val="TableText"/>
              <w:spacing w:before="0" w:after="0"/>
              <w:rPr>
                <w:rFonts w:ascii="Tahoma" w:hAnsi="Tahoma" w:cs="Tahoma"/>
                <w:b/>
                <w:noProof/>
                <w:sz w:val="20"/>
              </w:rPr>
            </w:pPr>
            <w:r w:rsidRPr="00671599">
              <w:rPr>
                <w:rFonts w:ascii="Tahoma" w:hAnsi="Tahoma" w:cs="Tahoma"/>
                <w:b/>
                <w:noProof/>
                <w:sz w:val="20"/>
              </w:rPr>
              <w:t>Expected Results</w:t>
            </w:r>
          </w:p>
        </w:tc>
        <w:tc>
          <w:tcPr>
            <w:tcW w:w="3240" w:type="dxa"/>
            <w:tcBorders>
              <w:top w:val="single" w:sz="8" w:space="0" w:color="auto"/>
              <w:left w:val="single" w:sz="4" w:space="0" w:color="auto"/>
              <w:bottom w:val="single" w:sz="8" w:space="0" w:color="auto"/>
              <w:right w:val="single" w:sz="4" w:space="0" w:color="auto"/>
            </w:tcBorders>
            <w:shd w:val="clear" w:color="auto" w:fill="FFFFFF"/>
          </w:tcPr>
          <w:p w14:paraId="0BA8C54A" w14:textId="77777777" w:rsidR="00671599" w:rsidRPr="00671599" w:rsidRDefault="00671599" w:rsidP="005E2712">
            <w:pPr>
              <w:pStyle w:val="TableText"/>
              <w:spacing w:before="0" w:after="0"/>
              <w:rPr>
                <w:rFonts w:ascii="Tahoma" w:hAnsi="Tahoma" w:cs="Tahoma"/>
                <w:b/>
                <w:noProof/>
                <w:sz w:val="20"/>
              </w:rPr>
            </w:pPr>
            <w:r w:rsidRPr="00671599">
              <w:rPr>
                <w:rFonts w:ascii="Tahoma" w:hAnsi="Tahoma" w:cs="Tahoma"/>
                <w:b/>
                <w:noProof/>
                <w:sz w:val="20"/>
              </w:rPr>
              <w:t>Comments</w:t>
            </w:r>
          </w:p>
        </w:tc>
      </w:tr>
      <w:tr w:rsidR="006A421C" w:rsidRPr="00707F61" w14:paraId="050B3AD0" w14:textId="77777777">
        <w:trPr>
          <w:cantSplit/>
          <w:trHeight w:val="279"/>
        </w:trPr>
        <w:tc>
          <w:tcPr>
            <w:tcW w:w="646" w:type="dxa"/>
            <w:tcBorders>
              <w:left w:val="single" w:sz="4" w:space="0" w:color="auto"/>
              <w:bottom w:val="single" w:sz="8" w:space="0" w:color="auto"/>
              <w:right w:val="single" w:sz="8" w:space="0" w:color="auto"/>
            </w:tcBorders>
          </w:tcPr>
          <w:p w14:paraId="6B965A47" w14:textId="77777777" w:rsidR="006A421C" w:rsidRPr="00707F61" w:rsidRDefault="00671599" w:rsidP="006A421C">
            <w:pPr>
              <w:pStyle w:val="TableText"/>
              <w:rPr>
                <w:rFonts w:ascii="Tahoma" w:hAnsi="Tahoma" w:cs="Tahoma"/>
                <w:noProof/>
              </w:rPr>
            </w:pPr>
            <w:r>
              <w:rPr>
                <w:rFonts w:ascii="Tahoma" w:hAnsi="Tahoma" w:cs="Tahoma"/>
                <w:noProof/>
              </w:rPr>
              <w:t>1</w:t>
            </w:r>
          </w:p>
        </w:tc>
        <w:tc>
          <w:tcPr>
            <w:tcW w:w="2685" w:type="dxa"/>
            <w:tcBorders>
              <w:left w:val="single" w:sz="8" w:space="0" w:color="auto"/>
              <w:bottom w:val="single" w:sz="8" w:space="0" w:color="auto"/>
              <w:right w:val="single" w:sz="4" w:space="0" w:color="auto"/>
            </w:tcBorders>
          </w:tcPr>
          <w:p w14:paraId="30FAE3EA" w14:textId="77777777" w:rsidR="006A421C" w:rsidRPr="00707F61" w:rsidRDefault="006A421C" w:rsidP="006A421C">
            <w:pPr>
              <w:pStyle w:val="TableText"/>
              <w:rPr>
                <w:rFonts w:ascii="Tahoma" w:hAnsi="Tahoma" w:cs="Tahoma"/>
                <w:noProof/>
              </w:rPr>
            </w:pPr>
          </w:p>
        </w:tc>
        <w:tc>
          <w:tcPr>
            <w:tcW w:w="2634" w:type="dxa"/>
            <w:tcBorders>
              <w:left w:val="single" w:sz="4" w:space="0" w:color="auto"/>
              <w:bottom w:val="single" w:sz="8" w:space="0" w:color="auto"/>
              <w:right w:val="single" w:sz="4" w:space="0" w:color="auto"/>
            </w:tcBorders>
          </w:tcPr>
          <w:p w14:paraId="31282F13" w14:textId="77777777" w:rsidR="006A421C" w:rsidRPr="00707F61" w:rsidRDefault="006A421C" w:rsidP="006A421C">
            <w:pPr>
              <w:pStyle w:val="TableText"/>
              <w:rPr>
                <w:rFonts w:ascii="Tahoma" w:hAnsi="Tahoma" w:cs="Tahoma"/>
                <w:noProof/>
              </w:rPr>
            </w:pPr>
          </w:p>
        </w:tc>
        <w:tc>
          <w:tcPr>
            <w:tcW w:w="3240" w:type="dxa"/>
            <w:tcBorders>
              <w:left w:val="single" w:sz="4" w:space="0" w:color="auto"/>
              <w:bottom w:val="single" w:sz="8" w:space="0" w:color="auto"/>
              <w:right w:val="single" w:sz="4" w:space="0" w:color="auto"/>
            </w:tcBorders>
          </w:tcPr>
          <w:p w14:paraId="77AF947F" w14:textId="77777777" w:rsidR="006A421C" w:rsidRPr="00707F61" w:rsidRDefault="006A421C" w:rsidP="006A421C">
            <w:pPr>
              <w:pStyle w:val="TableText"/>
              <w:rPr>
                <w:rFonts w:ascii="Tahoma" w:hAnsi="Tahoma" w:cs="Tahoma"/>
                <w:noProof/>
              </w:rPr>
            </w:pPr>
          </w:p>
        </w:tc>
      </w:tr>
      <w:tr w:rsidR="006A421C" w:rsidRPr="00707F61" w14:paraId="138328F9" w14:textId="77777777">
        <w:trPr>
          <w:cantSplit/>
          <w:trHeight w:val="225"/>
        </w:trPr>
        <w:tc>
          <w:tcPr>
            <w:tcW w:w="646" w:type="dxa"/>
            <w:tcBorders>
              <w:top w:val="single" w:sz="8" w:space="0" w:color="auto"/>
              <w:left w:val="single" w:sz="4" w:space="0" w:color="auto"/>
              <w:bottom w:val="single" w:sz="8" w:space="0" w:color="auto"/>
              <w:right w:val="single" w:sz="8" w:space="0" w:color="auto"/>
            </w:tcBorders>
            <w:shd w:val="clear" w:color="auto" w:fill="FFFFFF"/>
          </w:tcPr>
          <w:p w14:paraId="54B6C890" w14:textId="77777777" w:rsidR="006A421C" w:rsidRPr="00707F61" w:rsidRDefault="006A421C" w:rsidP="006A421C">
            <w:pPr>
              <w:pStyle w:val="TableText"/>
              <w:rPr>
                <w:rFonts w:ascii="Tahoma" w:hAnsi="Tahoma" w:cs="Tahoma"/>
                <w:noProof/>
                <w:sz w:val="20"/>
              </w:rPr>
            </w:pPr>
            <w:r w:rsidRPr="00707F61">
              <w:rPr>
                <w:rFonts w:ascii="Tahoma" w:hAnsi="Tahoma" w:cs="Tahoma"/>
                <w:noProof/>
                <w:sz w:val="20"/>
              </w:rPr>
              <w:t>2</w:t>
            </w:r>
          </w:p>
        </w:tc>
        <w:tc>
          <w:tcPr>
            <w:tcW w:w="2685" w:type="dxa"/>
            <w:tcBorders>
              <w:top w:val="single" w:sz="8" w:space="0" w:color="auto"/>
              <w:left w:val="single" w:sz="8" w:space="0" w:color="auto"/>
              <w:bottom w:val="single" w:sz="8" w:space="0" w:color="auto"/>
              <w:right w:val="single" w:sz="4" w:space="0" w:color="auto"/>
            </w:tcBorders>
            <w:shd w:val="clear" w:color="auto" w:fill="FFFFFF"/>
          </w:tcPr>
          <w:p w14:paraId="38ECD459" w14:textId="77777777" w:rsidR="006A421C" w:rsidRPr="00707F61" w:rsidRDefault="006A421C" w:rsidP="006A421C">
            <w:pPr>
              <w:pStyle w:val="TableText"/>
              <w:spacing w:before="0" w:after="0"/>
              <w:rPr>
                <w:rFonts w:ascii="Tahoma" w:hAnsi="Tahoma" w:cs="Tahoma"/>
                <w:noProof/>
                <w:sz w:val="20"/>
              </w:rPr>
            </w:pPr>
          </w:p>
        </w:tc>
        <w:tc>
          <w:tcPr>
            <w:tcW w:w="2634" w:type="dxa"/>
            <w:tcBorders>
              <w:top w:val="single" w:sz="8" w:space="0" w:color="auto"/>
              <w:left w:val="single" w:sz="4" w:space="0" w:color="auto"/>
              <w:bottom w:val="single" w:sz="8" w:space="0" w:color="auto"/>
              <w:right w:val="single" w:sz="4" w:space="0" w:color="auto"/>
            </w:tcBorders>
            <w:shd w:val="clear" w:color="auto" w:fill="FFFFFF"/>
          </w:tcPr>
          <w:p w14:paraId="6EC59BF1" w14:textId="77777777" w:rsidR="006A421C" w:rsidRPr="00707F61" w:rsidRDefault="006A421C" w:rsidP="006A421C">
            <w:pPr>
              <w:pStyle w:val="TableText"/>
              <w:spacing w:before="0" w:after="0"/>
              <w:rPr>
                <w:rFonts w:ascii="Tahoma" w:hAnsi="Tahoma" w:cs="Tahoma"/>
                <w:noProof/>
                <w:sz w:val="20"/>
              </w:rPr>
            </w:pPr>
          </w:p>
        </w:tc>
        <w:tc>
          <w:tcPr>
            <w:tcW w:w="3240" w:type="dxa"/>
            <w:tcBorders>
              <w:top w:val="single" w:sz="8" w:space="0" w:color="auto"/>
              <w:left w:val="single" w:sz="4" w:space="0" w:color="auto"/>
              <w:bottom w:val="single" w:sz="8" w:space="0" w:color="auto"/>
              <w:right w:val="single" w:sz="4" w:space="0" w:color="auto"/>
            </w:tcBorders>
            <w:shd w:val="clear" w:color="auto" w:fill="FFFFFF"/>
          </w:tcPr>
          <w:p w14:paraId="66962885" w14:textId="77777777" w:rsidR="006A421C" w:rsidRPr="00707F61" w:rsidRDefault="006A421C" w:rsidP="006A421C">
            <w:pPr>
              <w:pStyle w:val="TableText"/>
              <w:spacing w:before="0" w:after="0"/>
              <w:rPr>
                <w:rFonts w:ascii="Tahoma" w:hAnsi="Tahoma" w:cs="Tahoma"/>
                <w:noProof/>
                <w:sz w:val="20"/>
              </w:rPr>
            </w:pPr>
          </w:p>
        </w:tc>
      </w:tr>
      <w:tr w:rsidR="006A421C" w:rsidRPr="00707F61" w14:paraId="2A2176D0" w14:textId="77777777">
        <w:trPr>
          <w:cantSplit/>
          <w:trHeight w:val="225"/>
        </w:trPr>
        <w:tc>
          <w:tcPr>
            <w:tcW w:w="646" w:type="dxa"/>
            <w:tcBorders>
              <w:top w:val="single" w:sz="8" w:space="0" w:color="auto"/>
              <w:left w:val="single" w:sz="4" w:space="0" w:color="auto"/>
              <w:bottom w:val="single" w:sz="4" w:space="0" w:color="auto"/>
              <w:right w:val="single" w:sz="8" w:space="0" w:color="auto"/>
            </w:tcBorders>
            <w:shd w:val="clear" w:color="auto" w:fill="FFFFFF"/>
          </w:tcPr>
          <w:p w14:paraId="3C1ED14B" w14:textId="77777777" w:rsidR="006A421C" w:rsidRPr="00707F61" w:rsidRDefault="006A421C" w:rsidP="006A421C">
            <w:pPr>
              <w:pStyle w:val="TableText"/>
              <w:rPr>
                <w:rFonts w:ascii="Tahoma" w:hAnsi="Tahoma" w:cs="Tahoma"/>
                <w:noProof/>
                <w:sz w:val="20"/>
              </w:rPr>
            </w:pPr>
            <w:r w:rsidRPr="00707F61">
              <w:rPr>
                <w:rFonts w:ascii="Tahoma" w:hAnsi="Tahoma" w:cs="Tahoma"/>
                <w:noProof/>
                <w:sz w:val="20"/>
              </w:rPr>
              <w:t>3</w:t>
            </w:r>
          </w:p>
        </w:tc>
        <w:tc>
          <w:tcPr>
            <w:tcW w:w="2685" w:type="dxa"/>
            <w:tcBorders>
              <w:top w:val="single" w:sz="8" w:space="0" w:color="auto"/>
              <w:left w:val="single" w:sz="8" w:space="0" w:color="auto"/>
              <w:bottom w:val="single" w:sz="4" w:space="0" w:color="auto"/>
              <w:right w:val="single" w:sz="4" w:space="0" w:color="auto"/>
            </w:tcBorders>
            <w:shd w:val="clear" w:color="auto" w:fill="FFFFFF"/>
          </w:tcPr>
          <w:p w14:paraId="569D64D9" w14:textId="77777777" w:rsidR="006A421C" w:rsidRPr="00707F61" w:rsidRDefault="006A421C" w:rsidP="006A421C">
            <w:pPr>
              <w:pStyle w:val="TableText"/>
              <w:spacing w:before="0" w:after="0"/>
              <w:rPr>
                <w:rFonts w:ascii="Tahoma" w:hAnsi="Tahoma" w:cs="Tahoma"/>
                <w:noProof/>
                <w:sz w:val="20"/>
              </w:rPr>
            </w:pPr>
          </w:p>
        </w:tc>
        <w:tc>
          <w:tcPr>
            <w:tcW w:w="2634" w:type="dxa"/>
            <w:tcBorders>
              <w:top w:val="single" w:sz="8" w:space="0" w:color="auto"/>
              <w:left w:val="single" w:sz="4" w:space="0" w:color="auto"/>
              <w:bottom w:val="single" w:sz="4" w:space="0" w:color="auto"/>
              <w:right w:val="single" w:sz="4" w:space="0" w:color="auto"/>
            </w:tcBorders>
            <w:shd w:val="clear" w:color="auto" w:fill="FFFFFF"/>
          </w:tcPr>
          <w:p w14:paraId="39E0584D" w14:textId="77777777" w:rsidR="006A421C" w:rsidRPr="00707F61" w:rsidRDefault="006A421C" w:rsidP="006A421C">
            <w:pPr>
              <w:pStyle w:val="TableText"/>
              <w:spacing w:before="0" w:after="0"/>
              <w:rPr>
                <w:rFonts w:ascii="Tahoma" w:hAnsi="Tahoma" w:cs="Tahoma"/>
                <w:noProof/>
                <w:sz w:val="20"/>
              </w:rPr>
            </w:pPr>
          </w:p>
        </w:tc>
        <w:tc>
          <w:tcPr>
            <w:tcW w:w="3240" w:type="dxa"/>
            <w:tcBorders>
              <w:top w:val="single" w:sz="8" w:space="0" w:color="auto"/>
              <w:left w:val="single" w:sz="4" w:space="0" w:color="auto"/>
              <w:bottom w:val="single" w:sz="4" w:space="0" w:color="auto"/>
              <w:right w:val="single" w:sz="4" w:space="0" w:color="auto"/>
            </w:tcBorders>
            <w:shd w:val="clear" w:color="auto" w:fill="FFFFFF"/>
          </w:tcPr>
          <w:p w14:paraId="0BB1A27E" w14:textId="77777777" w:rsidR="006A421C" w:rsidRPr="00707F61" w:rsidRDefault="006A421C" w:rsidP="006A421C">
            <w:pPr>
              <w:pStyle w:val="TableText"/>
              <w:spacing w:before="0" w:after="0"/>
              <w:rPr>
                <w:rFonts w:ascii="Tahoma" w:hAnsi="Tahoma" w:cs="Tahoma"/>
                <w:noProof/>
                <w:sz w:val="20"/>
              </w:rPr>
            </w:pPr>
          </w:p>
        </w:tc>
      </w:tr>
    </w:tbl>
    <w:p w14:paraId="0F8B125C" w14:textId="77777777" w:rsidR="006A421C" w:rsidRDefault="006A421C" w:rsidP="006A421C">
      <w:pPr>
        <w:rPr>
          <w:rFonts w:ascii="Tahoma" w:hAnsi="Tahoma" w:cs="Tahoma"/>
        </w:rPr>
      </w:pPr>
    </w:p>
    <w:p w14:paraId="721D2E83" w14:textId="77777777" w:rsidR="00804E55" w:rsidRPr="00804E55" w:rsidRDefault="00804E55" w:rsidP="00804E55">
      <w:pPr>
        <w:pStyle w:val="Heading3"/>
        <w:tabs>
          <w:tab w:val="clear" w:pos="1800"/>
          <w:tab w:val="num" w:pos="540"/>
        </w:tabs>
        <w:ind w:left="0"/>
        <w:rPr>
          <w:rFonts w:ascii="Tahoma" w:hAnsi="Tahoma" w:cs="Tahoma"/>
          <w:i/>
          <w:sz w:val="22"/>
          <w:szCs w:val="22"/>
        </w:rPr>
      </w:pPr>
      <w:bookmarkStart w:id="1209" w:name="_Toc124775808"/>
      <w:r w:rsidRPr="00804E55">
        <w:rPr>
          <w:rFonts w:ascii="Tahoma" w:hAnsi="Tahoma" w:cs="Tahoma"/>
          <w:i/>
          <w:sz w:val="22"/>
          <w:szCs w:val="22"/>
        </w:rPr>
        <w:t>Test Data &amp; Other Needs</w:t>
      </w:r>
      <w:bookmarkEnd w:id="1209"/>
    </w:p>
    <w:p w14:paraId="73D452E9" w14:textId="77777777" w:rsidR="00804E55" w:rsidRDefault="00804E55" w:rsidP="006A421C">
      <w:pPr>
        <w:rPr>
          <w:rFonts w:ascii="Tahoma" w:hAnsi="Tahoma" w:cs="Tahoma"/>
          <w:bCs/>
          <w:i/>
          <w:iCs/>
          <w:sz w:val="20"/>
        </w:rPr>
      </w:pPr>
      <w:r w:rsidRPr="00804E55">
        <w:rPr>
          <w:rFonts w:ascii="Tahoma" w:hAnsi="Tahoma" w:cs="Tahoma"/>
          <w:bCs/>
          <w:i/>
          <w:iCs/>
          <w:sz w:val="20"/>
        </w:rPr>
        <w:t>&lt;If any, specify test data set-up &amp; refresh needs, volume of data, timeliness of data, etc.&gt;</w:t>
      </w:r>
    </w:p>
    <w:p w14:paraId="41C60458" w14:textId="77777777" w:rsidR="00804E55" w:rsidRPr="00804E55" w:rsidRDefault="00804E55" w:rsidP="006A421C">
      <w:pPr>
        <w:rPr>
          <w:rFonts w:ascii="Tahoma" w:hAnsi="Tahoma" w:cs="Tahoma"/>
          <w:bCs/>
          <w:iCs/>
          <w:sz w:val="20"/>
        </w:rPr>
      </w:pPr>
    </w:p>
    <w:p w14:paraId="4267F419" w14:textId="77777777" w:rsidR="00804E55" w:rsidRPr="00804E55" w:rsidRDefault="00804E55" w:rsidP="006A421C">
      <w:pPr>
        <w:rPr>
          <w:rFonts w:ascii="Tahoma" w:hAnsi="Tahoma" w:cs="Tahoma"/>
          <w:sz w:val="20"/>
        </w:rPr>
      </w:pPr>
    </w:p>
    <w:p w14:paraId="512B61EC" w14:textId="77777777" w:rsidR="00804E55" w:rsidRPr="00804E55" w:rsidRDefault="00804E55" w:rsidP="00804E55">
      <w:pPr>
        <w:pStyle w:val="Heading3"/>
        <w:tabs>
          <w:tab w:val="clear" w:pos="1800"/>
          <w:tab w:val="num" w:pos="540"/>
        </w:tabs>
        <w:ind w:left="0"/>
        <w:rPr>
          <w:rFonts w:ascii="Tahoma" w:hAnsi="Tahoma" w:cs="Tahoma"/>
          <w:i/>
          <w:sz w:val="22"/>
          <w:szCs w:val="22"/>
        </w:rPr>
      </w:pPr>
      <w:bookmarkStart w:id="1210" w:name="_Toc124775809"/>
      <w:r w:rsidRPr="00804E55">
        <w:rPr>
          <w:rFonts w:ascii="Tahoma" w:hAnsi="Tahoma" w:cs="Tahoma"/>
          <w:i/>
          <w:sz w:val="22"/>
          <w:szCs w:val="22"/>
        </w:rPr>
        <w:t>Test System &amp; Environment</w:t>
      </w:r>
      <w:bookmarkEnd w:id="1210"/>
    </w:p>
    <w:p w14:paraId="5CA8C52F" w14:textId="77777777" w:rsidR="00804E55" w:rsidRPr="00804E55" w:rsidRDefault="00804E55" w:rsidP="00BE4E97">
      <w:pPr>
        <w:rPr>
          <w:rFonts w:ascii="Tahoma" w:hAnsi="Tahoma" w:cs="Tahoma"/>
          <w:bCs/>
          <w:i/>
          <w:iCs/>
          <w:sz w:val="20"/>
        </w:rPr>
      </w:pPr>
      <w:r w:rsidRPr="00804E55">
        <w:rPr>
          <w:rFonts w:ascii="Tahoma" w:hAnsi="Tahoma" w:cs="Tahoma"/>
          <w:bCs/>
          <w:i/>
          <w:iCs/>
          <w:sz w:val="20"/>
        </w:rPr>
        <w:t>&lt;Identify test system and client.&gt;</w:t>
      </w:r>
    </w:p>
    <w:p w14:paraId="2307325F" w14:textId="77777777" w:rsidR="00804E55" w:rsidRPr="00707F61" w:rsidRDefault="00804E55" w:rsidP="00BE4E97">
      <w:pPr>
        <w:rPr>
          <w:rFonts w:ascii="Tahoma" w:hAnsi="Tahoma" w:cs="Tahoma"/>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7290"/>
      </w:tblGrid>
      <w:tr w:rsidR="00BE4E97" w:rsidRPr="00707F61" w14:paraId="6409A0F3" w14:textId="77777777">
        <w:tc>
          <w:tcPr>
            <w:tcW w:w="1638" w:type="dxa"/>
          </w:tcPr>
          <w:p w14:paraId="0012B78F" w14:textId="77777777" w:rsidR="00BE4E97" w:rsidRPr="00707F61" w:rsidRDefault="00BE4E97" w:rsidP="00BE4E97">
            <w:pPr>
              <w:pStyle w:val="Tabletitle"/>
              <w:rPr>
                <w:rFonts w:ascii="Tahoma" w:hAnsi="Tahoma" w:cs="Tahoma"/>
              </w:rPr>
            </w:pPr>
            <w:r w:rsidRPr="00707F61">
              <w:rPr>
                <w:rFonts w:ascii="Tahoma" w:hAnsi="Tahoma" w:cs="Tahoma"/>
              </w:rPr>
              <w:t>Test System:</w:t>
            </w:r>
          </w:p>
        </w:tc>
        <w:tc>
          <w:tcPr>
            <w:tcW w:w="7290" w:type="dxa"/>
          </w:tcPr>
          <w:p w14:paraId="313AE7F5" w14:textId="77777777" w:rsidR="00BE4E97" w:rsidRPr="00707F61" w:rsidRDefault="00BE4E97" w:rsidP="00BE4E97">
            <w:pPr>
              <w:pStyle w:val="TableText"/>
              <w:rPr>
                <w:rFonts w:ascii="Tahoma" w:hAnsi="Tahoma" w:cs="Tahoma"/>
                <w:szCs w:val="18"/>
              </w:rPr>
            </w:pPr>
          </w:p>
        </w:tc>
      </w:tr>
      <w:tr w:rsidR="00BE4E97" w:rsidRPr="00707F61" w14:paraId="40250C3A" w14:textId="77777777">
        <w:tc>
          <w:tcPr>
            <w:tcW w:w="1638" w:type="dxa"/>
          </w:tcPr>
          <w:p w14:paraId="05B43C4B" w14:textId="77777777" w:rsidR="00BE4E97" w:rsidRPr="00707F61" w:rsidRDefault="00BE4E97" w:rsidP="00BE4E97">
            <w:pPr>
              <w:pStyle w:val="Tabletitle"/>
              <w:rPr>
                <w:rFonts w:ascii="Tahoma" w:hAnsi="Tahoma" w:cs="Tahoma"/>
              </w:rPr>
            </w:pPr>
            <w:r w:rsidRPr="00707F61">
              <w:rPr>
                <w:rFonts w:ascii="Tahoma" w:hAnsi="Tahoma" w:cs="Tahoma"/>
              </w:rPr>
              <w:t>Client:</w:t>
            </w:r>
          </w:p>
        </w:tc>
        <w:tc>
          <w:tcPr>
            <w:tcW w:w="7290" w:type="dxa"/>
            <w:tcBorders>
              <w:bottom w:val="single" w:sz="4" w:space="0" w:color="auto"/>
            </w:tcBorders>
          </w:tcPr>
          <w:p w14:paraId="168F65D8" w14:textId="77777777" w:rsidR="00BE4E97" w:rsidRPr="00707F61" w:rsidRDefault="00BE4E97" w:rsidP="00BE4E97">
            <w:pPr>
              <w:pStyle w:val="TableText"/>
              <w:rPr>
                <w:rFonts w:ascii="Tahoma" w:hAnsi="Tahoma" w:cs="Tahoma"/>
                <w:szCs w:val="18"/>
              </w:rPr>
            </w:pPr>
          </w:p>
        </w:tc>
      </w:tr>
    </w:tbl>
    <w:p w14:paraId="460FA7C8" w14:textId="77777777" w:rsidR="00BE4E97" w:rsidRPr="00707F61" w:rsidRDefault="00BE4E97" w:rsidP="00BE4E97">
      <w:pPr>
        <w:pStyle w:val="TableText"/>
        <w:rPr>
          <w:rFonts w:ascii="Tahoma" w:hAnsi="Tahoma" w:cs="Tahoma"/>
        </w:rPr>
      </w:pPr>
    </w:p>
    <w:p w14:paraId="30E1100D" w14:textId="77777777" w:rsidR="00BE4E97" w:rsidRPr="00E37FA2" w:rsidRDefault="00E37FA2" w:rsidP="00E37FA2">
      <w:pPr>
        <w:pStyle w:val="Heading2"/>
        <w:tabs>
          <w:tab w:val="clear" w:pos="1080"/>
          <w:tab w:val="num" w:pos="540"/>
        </w:tabs>
        <w:ind w:left="0"/>
        <w:rPr>
          <w:rFonts w:ascii="Tahoma" w:hAnsi="Tahoma" w:cs="Tahoma"/>
          <w:i w:val="0"/>
          <w:sz w:val="24"/>
          <w:szCs w:val="24"/>
        </w:rPr>
      </w:pPr>
      <w:bookmarkStart w:id="1211" w:name="_Toc124775810"/>
      <w:r w:rsidRPr="00E37FA2">
        <w:rPr>
          <w:rFonts w:ascii="Tahoma" w:hAnsi="Tahoma" w:cs="Tahoma"/>
          <w:i w:val="0"/>
          <w:sz w:val="24"/>
          <w:szCs w:val="24"/>
        </w:rPr>
        <w:t>Audit Requirements/Integrity Controls</w:t>
      </w:r>
      <w:bookmarkEnd w:id="1211"/>
    </w:p>
    <w:p w14:paraId="4BA1897C" w14:textId="77777777" w:rsidR="00E37FA2" w:rsidRPr="00E37FA2" w:rsidRDefault="00E37FA2" w:rsidP="00BE4E97">
      <w:pPr>
        <w:rPr>
          <w:rFonts w:ascii="Tahoma" w:hAnsi="Tahoma" w:cs="Tahoma"/>
          <w:i/>
          <w:sz w:val="20"/>
        </w:rPr>
      </w:pPr>
      <w:r w:rsidRPr="00E37FA2">
        <w:rPr>
          <w:rFonts w:ascii="Tahoma" w:hAnsi="Tahoma" w:cs="Tahoma"/>
          <w:i/>
          <w:sz w:val="20"/>
        </w:rPr>
        <w:t>&lt;Specify the controls that are required to ensure that the data has been processed correctly.&gt;</w:t>
      </w:r>
    </w:p>
    <w:p w14:paraId="76A5953D" w14:textId="77777777" w:rsidR="00E37FA2" w:rsidRPr="00707F61" w:rsidRDefault="00E37FA2" w:rsidP="00BE4E97">
      <w:pPr>
        <w:rPr>
          <w:rFonts w:ascii="Tahoma" w:hAnsi="Tahoma" w:cs="Tahoma"/>
        </w:rPr>
      </w:pPr>
    </w:p>
    <w:p w14:paraId="3C07BD89" w14:textId="77777777" w:rsidR="00BE4E97" w:rsidRPr="00707F61" w:rsidRDefault="00BE4E97" w:rsidP="00BE4E97">
      <w:pPr>
        <w:rPr>
          <w:rFonts w:ascii="Tahoma" w:hAnsi="Tahoma" w:cs="Tahoma"/>
        </w:rPr>
      </w:pPr>
    </w:p>
    <w:p w14:paraId="0E542316" w14:textId="77777777" w:rsidR="00321B5F" w:rsidRPr="00E12547" w:rsidRDefault="00321B5F" w:rsidP="00321B5F">
      <w:pPr>
        <w:pStyle w:val="Heading2"/>
        <w:tabs>
          <w:tab w:val="clear" w:pos="1080"/>
          <w:tab w:val="num" w:pos="540"/>
        </w:tabs>
        <w:ind w:left="0"/>
        <w:rPr>
          <w:rFonts w:ascii="Tahoma" w:hAnsi="Tahoma" w:cs="Tahoma"/>
          <w:i w:val="0"/>
          <w:sz w:val="24"/>
          <w:szCs w:val="24"/>
        </w:rPr>
      </w:pPr>
      <w:bookmarkStart w:id="1212" w:name="_Toc124775811"/>
      <w:r w:rsidRPr="00E12547">
        <w:rPr>
          <w:rFonts w:ascii="Tahoma" w:hAnsi="Tahoma" w:cs="Tahoma"/>
          <w:i w:val="0"/>
          <w:sz w:val="24"/>
          <w:szCs w:val="24"/>
        </w:rPr>
        <w:t>Security/Authorization Requirements</w:t>
      </w:r>
      <w:bookmarkEnd w:id="1212"/>
    </w:p>
    <w:p w14:paraId="702C4FB0" w14:textId="77777777" w:rsidR="00321B5F" w:rsidRPr="0042247B" w:rsidRDefault="00CA507C" w:rsidP="00321B5F">
      <w:pPr>
        <w:rPr>
          <w:rFonts w:ascii="Tahoma" w:hAnsi="Tahoma" w:cs="Tahoma"/>
          <w:i/>
          <w:sz w:val="20"/>
        </w:rPr>
      </w:pPr>
      <w:r>
        <w:rPr>
          <w:rFonts w:ascii="Tahoma" w:hAnsi="Tahoma" w:cs="Tahoma"/>
          <w:i/>
          <w:sz w:val="20"/>
        </w:rPr>
        <w:t>&lt;</w:t>
      </w:r>
      <w:r w:rsidR="00321B5F" w:rsidRPr="0042247B">
        <w:rPr>
          <w:rFonts w:ascii="Tahoma" w:hAnsi="Tahoma" w:cs="Tahoma"/>
          <w:i/>
          <w:sz w:val="20"/>
        </w:rPr>
        <w:t>Provide any special authorization checking or data security provisions required.</w:t>
      </w:r>
      <w:r>
        <w:rPr>
          <w:rFonts w:ascii="Tahoma" w:hAnsi="Tahoma" w:cs="Tahoma"/>
          <w:i/>
          <w:sz w:val="20"/>
        </w:rPr>
        <w:t>&gt;</w:t>
      </w:r>
    </w:p>
    <w:p w14:paraId="63FE3489" w14:textId="77777777" w:rsidR="00897E38" w:rsidRDefault="00897E38" w:rsidP="003A6BEC"/>
    <w:p w14:paraId="7344A3EF" w14:textId="77777777" w:rsidR="00514762" w:rsidRDefault="00514762" w:rsidP="003A6BEC">
      <w:r>
        <w:t>Authorization object such as company and plant need to be created.</w:t>
      </w:r>
    </w:p>
    <w:p w14:paraId="52B8818E" w14:textId="77777777" w:rsidR="00110144" w:rsidRDefault="00110144" w:rsidP="003A6BEC"/>
    <w:p w14:paraId="2A3FBCD1" w14:textId="77777777" w:rsidR="00110144" w:rsidRDefault="00110144" w:rsidP="003A6BEC"/>
    <w:p w14:paraId="7EB1873D" w14:textId="77777777" w:rsidR="00110144" w:rsidRDefault="00110144" w:rsidP="00110144">
      <w:pPr>
        <w:pStyle w:val="Heading1"/>
        <w:numPr>
          <w:ilvl w:val="0"/>
          <w:numId w:val="0"/>
        </w:numPr>
        <w:rPr>
          <w:sz w:val="32"/>
          <w:szCs w:val="32"/>
        </w:rPr>
      </w:pPr>
    </w:p>
    <w:p w14:paraId="4B8D204A" w14:textId="77777777" w:rsidR="00110144" w:rsidRPr="001D3205" w:rsidRDefault="00110144" w:rsidP="00110144">
      <w:pPr>
        <w:pStyle w:val="Heading1"/>
        <w:rPr>
          <w:sz w:val="32"/>
          <w:szCs w:val="32"/>
        </w:rPr>
      </w:pPr>
      <w:bookmarkStart w:id="1213" w:name="_Toc362268571"/>
      <w:r w:rsidRPr="001D3205">
        <w:rPr>
          <w:sz w:val="32"/>
          <w:szCs w:val="32"/>
        </w:rPr>
        <w:t>T</w:t>
      </w:r>
      <w:r>
        <w:rPr>
          <w:sz w:val="32"/>
          <w:szCs w:val="32"/>
        </w:rPr>
        <w:t>ECHNICAL SECTION</w:t>
      </w:r>
      <w:bookmarkEnd w:id="1213"/>
    </w:p>
    <w:p w14:paraId="4A4A9837" w14:textId="77777777" w:rsidR="00110144" w:rsidRDefault="00110144" w:rsidP="00110144"/>
    <w:p w14:paraId="4DF4F89E" w14:textId="77777777" w:rsidR="00110144" w:rsidRPr="00A03EE0" w:rsidRDefault="00110144" w:rsidP="00110144">
      <w:pPr>
        <w:pStyle w:val="Heading2"/>
        <w:tabs>
          <w:tab w:val="clear" w:pos="1080"/>
          <w:tab w:val="num" w:pos="360"/>
          <w:tab w:val="num" w:pos="540"/>
        </w:tabs>
        <w:ind w:left="0"/>
        <w:rPr>
          <w:rFonts w:ascii="Tahoma" w:hAnsi="Tahoma" w:cs="Tahoma"/>
          <w:i w:val="0"/>
          <w:sz w:val="24"/>
          <w:szCs w:val="24"/>
        </w:rPr>
      </w:pPr>
      <w:bookmarkStart w:id="1214" w:name="_Toc355080922"/>
      <w:bookmarkStart w:id="1215" w:name="_Toc355082019"/>
      <w:bookmarkStart w:id="1216" w:name="_Toc362268572"/>
      <w:r>
        <w:rPr>
          <w:rFonts w:ascii="Tahoma" w:hAnsi="Tahoma" w:cs="Tahoma"/>
          <w:i w:val="0"/>
          <w:sz w:val="24"/>
          <w:szCs w:val="24"/>
        </w:rPr>
        <w:t>Object Type:</w:t>
      </w:r>
      <w:bookmarkEnd w:id="1214"/>
      <w:bookmarkEnd w:id="1215"/>
      <w:bookmarkEnd w:id="1216"/>
    </w:p>
    <w:p w14:paraId="46F8E657" w14:textId="77777777" w:rsidR="00110144" w:rsidRDefault="00110144" w:rsidP="00110144">
      <w:pPr>
        <w:rPr>
          <w:color w:val="0000FF"/>
        </w:rPr>
      </w:pPr>
      <w:r>
        <w:rPr>
          <w:color w:val="0000FF"/>
        </w:rPr>
        <w:t xml:space="preserve">Report ( </w:t>
      </w:r>
      <w:r w:rsidRPr="00D7023B">
        <w:rPr>
          <w:b/>
          <w:color w:val="0000FF"/>
        </w:rPr>
        <w:t>x</w:t>
      </w:r>
      <w:r>
        <w:rPr>
          <w:color w:val="0000FF"/>
        </w:rPr>
        <w:t xml:space="preserve"> ) </w:t>
      </w:r>
      <w:r>
        <w:rPr>
          <w:color w:val="0000FF"/>
        </w:rPr>
        <w:tab/>
        <w:t>Interface (  )</w:t>
      </w:r>
      <w:r>
        <w:rPr>
          <w:color w:val="0000FF"/>
        </w:rPr>
        <w:tab/>
        <w:t xml:space="preserve">    </w:t>
      </w:r>
      <w:r>
        <w:rPr>
          <w:color w:val="0000FF"/>
        </w:rPr>
        <w:tab/>
        <w:t>Conversion (  )</w:t>
      </w:r>
      <w:r>
        <w:rPr>
          <w:color w:val="0000FF"/>
        </w:rPr>
        <w:tab/>
        <w:t>Enhancement (  )     Workflow (  ) Form (  )</w:t>
      </w:r>
      <w:r>
        <w:rPr>
          <w:color w:val="0000FF"/>
        </w:rPr>
        <w:tab/>
      </w:r>
      <w:proofErr w:type="spellStart"/>
      <w:r>
        <w:rPr>
          <w:color w:val="0000FF"/>
        </w:rPr>
        <w:t>WebDynpro</w:t>
      </w:r>
      <w:proofErr w:type="spellEnd"/>
      <w:r>
        <w:rPr>
          <w:color w:val="0000FF"/>
        </w:rPr>
        <w:t xml:space="preserve"> (  )</w:t>
      </w:r>
      <w:r>
        <w:rPr>
          <w:color w:val="0000FF"/>
        </w:rPr>
        <w:tab/>
        <w:t>Other (  ) Specify: _____________</w:t>
      </w:r>
    </w:p>
    <w:p w14:paraId="5624F43B" w14:textId="77777777" w:rsidR="00110144" w:rsidRDefault="00110144" w:rsidP="00110144">
      <w:pPr>
        <w:pStyle w:val="Heading2"/>
        <w:numPr>
          <w:ilvl w:val="0"/>
          <w:numId w:val="0"/>
        </w:numPr>
        <w:tabs>
          <w:tab w:val="left" w:pos="720"/>
        </w:tabs>
      </w:pPr>
      <w:bookmarkStart w:id="1217" w:name="_Toc164755150"/>
      <w:bookmarkStart w:id="1218" w:name="_Toc163970234"/>
      <w:bookmarkStart w:id="1219" w:name="_Toc157402718"/>
      <w:bookmarkStart w:id="1220" w:name="_Toc153621682"/>
    </w:p>
    <w:p w14:paraId="7F8FE0F2" w14:textId="77777777" w:rsidR="00110144" w:rsidRPr="00DE1F61" w:rsidRDefault="00110144" w:rsidP="00110144">
      <w:pPr>
        <w:pStyle w:val="Heading2"/>
        <w:tabs>
          <w:tab w:val="clear" w:pos="1080"/>
          <w:tab w:val="num" w:pos="360"/>
          <w:tab w:val="num" w:pos="540"/>
        </w:tabs>
        <w:ind w:left="0"/>
        <w:rPr>
          <w:i w:val="0"/>
        </w:rPr>
      </w:pPr>
      <w:bookmarkStart w:id="1221" w:name="_Toc355080923"/>
      <w:bookmarkStart w:id="1222" w:name="_Toc355082020"/>
      <w:bookmarkStart w:id="1223" w:name="_Toc362268573"/>
      <w:r w:rsidRPr="00DE1F61">
        <w:rPr>
          <w:rFonts w:ascii="Tahoma" w:hAnsi="Tahoma" w:cs="Tahoma"/>
          <w:i w:val="0"/>
          <w:sz w:val="24"/>
          <w:szCs w:val="24"/>
        </w:rPr>
        <w:t>All Z Objects Information</w:t>
      </w:r>
      <w:bookmarkEnd w:id="1221"/>
      <w:bookmarkEnd w:id="1222"/>
      <w:bookmarkEnd w:id="1223"/>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110144" w14:paraId="22F1ACF0" w14:textId="77777777" w:rsidTr="009974B6">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bookmarkEnd w:id="1217"/>
          <w:p w14:paraId="2082A8A1"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6649615B" w14:textId="77777777" w:rsidR="00110144" w:rsidRPr="009405ED" w:rsidRDefault="00A42B42" w:rsidP="009974B6">
            <w:pPr>
              <w:pStyle w:val="Tabletext0"/>
              <w:rPr>
                <w:rStyle w:val="Instructions"/>
                <w:rFonts w:eastAsia="Times New Roman"/>
                <w:i w:val="0"/>
                <w:szCs w:val="20"/>
              </w:rPr>
            </w:pPr>
            <w:r>
              <w:rPr>
                <w:rStyle w:val="Instructions"/>
                <w:rFonts w:eastAsia="Times New Roman"/>
                <w:i w:val="0"/>
                <w:szCs w:val="20"/>
              </w:rPr>
              <w:t>Report</w:t>
            </w:r>
            <w:r w:rsidR="008667D8">
              <w:rPr>
                <w:rStyle w:val="Instructions"/>
                <w:rFonts w:eastAsia="Times New Roman"/>
                <w:i w:val="0"/>
                <w:szCs w:val="20"/>
              </w:rPr>
              <w:t xml:space="preserve"> Source Code</w:t>
            </w:r>
          </w:p>
        </w:tc>
      </w:tr>
      <w:tr w:rsidR="00110144" w14:paraId="5CF8DD37" w14:textId="77777777" w:rsidTr="009974B6">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D9A6581"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6831D83B" w14:textId="77777777" w:rsidR="008667D8" w:rsidRPr="008667D8" w:rsidRDefault="008667D8" w:rsidP="008667D8">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ZAFGI252F</w:t>
            </w:r>
          </w:p>
          <w:p w14:paraId="4774C668" w14:textId="77777777" w:rsidR="008667D8" w:rsidRPr="008667D8" w:rsidRDefault="008667D8" w:rsidP="008667D8">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ZAFGI252T</w:t>
            </w:r>
          </w:p>
          <w:p w14:paraId="1E2246CC" w14:textId="77777777" w:rsidR="00110144" w:rsidRPr="009405ED" w:rsidRDefault="008667D8" w:rsidP="008667D8">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ZAFGR252</w:t>
            </w:r>
          </w:p>
        </w:tc>
      </w:tr>
      <w:tr w:rsidR="00110144" w14:paraId="0168ABE1" w14:textId="77777777" w:rsidTr="009974B6">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CA03751"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29A337F8" w14:textId="77777777" w:rsidR="00110144" w:rsidRPr="009405ED" w:rsidRDefault="008667D8" w:rsidP="00110144">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110144" w14:paraId="084E3D4E" w14:textId="77777777" w:rsidTr="009974B6">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779672E"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45B24D2E" w14:textId="77777777" w:rsidR="00110144" w:rsidRPr="009405ED" w:rsidRDefault="008667D8" w:rsidP="009974B6">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110144" w14:paraId="68C36959" w14:textId="77777777" w:rsidTr="009974B6">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E2A7E17"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6A1AECF0" w14:textId="77777777" w:rsidR="00110144" w:rsidRPr="009405ED" w:rsidRDefault="008667D8" w:rsidP="009974B6">
            <w:pPr>
              <w:pStyle w:val="Tabletext0"/>
              <w:rPr>
                <w:rFonts w:ascii="Tahoma" w:eastAsia="Times New Roman" w:hAnsi="Tahoma" w:cs="Tahoma"/>
                <w:i/>
                <w:iCs/>
                <w:noProof/>
                <w:color w:val="000000"/>
                <w:szCs w:val="20"/>
              </w:rPr>
            </w:pPr>
            <w:r w:rsidRPr="008667D8">
              <w:rPr>
                <w:rFonts w:ascii="Tahoma" w:eastAsia="Times New Roman" w:hAnsi="Tahoma" w:cs="Tahoma"/>
                <w:iCs/>
                <w:noProof/>
                <w:color w:val="000000"/>
                <w:szCs w:val="20"/>
              </w:rPr>
              <w:t>ZAFGR252</w:t>
            </w:r>
          </w:p>
        </w:tc>
      </w:tr>
      <w:tr w:rsidR="00110144" w14:paraId="61A02B45" w14:textId="77777777" w:rsidTr="009974B6">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D4FFA0B"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3BCCC229" w14:textId="77777777" w:rsidR="00110144" w:rsidRPr="009405ED" w:rsidRDefault="008667D8" w:rsidP="009974B6">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110144" w14:paraId="555A042A" w14:textId="77777777" w:rsidTr="009974B6">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7894568" w14:textId="77777777" w:rsidR="00110144" w:rsidRPr="009405ED" w:rsidRDefault="00110144" w:rsidP="009974B6">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629D792A" w14:textId="77777777" w:rsidR="00110144" w:rsidRPr="009405ED" w:rsidRDefault="008667D8" w:rsidP="009974B6">
            <w:pPr>
              <w:pStyle w:val="Tabletext0"/>
              <w:rPr>
                <w:rStyle w:val="Instructions"/>
                <w:rFonts w:eastAsia="Times New Roman"/>
                <w:szCs w:val="20"/>
              </w:rPr>
            </w:pPr>
            <w:r>
              <w:rPr>
                <w:rStyle w:val="Instructions"/>
                <w:rFonts w:eastAsia="Times New Roman"/>
                <w:szCs w:val="20"/>
              </w:rPr>
              <w:t>N/A</w:t>
            </w:r>
          </w:p>
        </w:tc>
      </w:tr>
      <w:bookmarkEnd w:id="1218"/>
      <w:bookmarkEnd w:id="1219"/>
      <w:bookmarkEnd w:id="1220"/>
    </w:tbl>
    <w:p w14:paraId="2A9F3CD3" w14:textId="77777777" w:rsidR="00110144" w:rsidRDefault="00110144" w:rsidP="0011014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8667D8" w14:paraId="717FB7BF" w14:textId="77777777" w:rsidTr="00A339C5">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F421ADC" w14:textId="77777777" w:rsidR="008667D8" w:rsidRPr="009405ED" w:rsidRDefault="008667D8" w:rsidP="00A339C5">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13073136" w14:textId="77777777" w:rsidR="008667D8" w:rsidRPr="009405ED" w:rsidRDefault="008667D8" w:rsidP="00A339C5">
            <w:pPr>
              <w:pStyle w:val="Tabletext0"/>
              <w:rPr>
                <w:rStyle w:val="Instructions"/>
                <w:rFonts w:eastAsia="Times New Roman"/>
                <w:i w:val="0"/>
                <w:szCs w:val="20"/>
              </w:rPr>
            </w:pPr>
            <w:r>
              <w:rPr>
                <w:rStyle w:val="Instructions"/>
                <w:rFonts w:eastAsia="Times New Roman"/>
                <w:i w:val="0"/>
                <w:szCs w:val="20"/>
              </w:rPr>
              <w:t>Report Texts</w:t>
            </w:r>
          </w:p>
        </w:tc>
      </w:tr>
      <w:tr w:rsidR="008667D8" w14:paraId="0E566539" w14:textId="77777777" w:rsidTr="00A339C5">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FD5198E" w14:textId="77777777" w:rsidR="008667D8" w:rsidRPr="009405ED" w:rsidRDefault="008667D8" w:rsidP="00A339C5">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2E311EAC" w14:textId="77777777" w:rsidR="008667D8" w:rsidRPr="009405ED" w:rsidRDefault="008667D8" w:rsidP="00A339C5">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ZAFGR252</w:t>
            </w:r>
          </w:p>
        </w:tc>
      </w:tr>
      <w:tr w:rsidR="008667D8" w14:paraId="6CC13A0B" w14:textId="77777777" w:rsidTr="00A339C5">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17F8732" w14:textId="77777777" w:rsidR="008667D8" w:rsidRPr="009405ED" w:rsidRDefault="008667D8" w:rsidP="008667D8">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09A71BAC" w14:textId="77777777" w:rsidR="008667D8" w:rsidRPr="009405ED" w:rsidRDefault="008667D8" w:rsidP="008667D8">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8667D8" w14:paraId="070205DB" w14:textId="77777777" w:rsidTr="00A339C5">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48E6A1D" w14:textId="77777777" w:rsidR="008667D8" w:rsidRPr="009405ED" w:rsidRDefault="008667D8" w:rsidP="008667D8">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7811B9D4" w14:textId="77777777" w:rsidR="008667D8" w:rsidRPr="009405ED" w:rsidRDefault="008667D8" w:rsidP="008667D8">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8667D8" w14:paraId="7E67FEA5" w14:textId="77777777" w:rsidTr="00A339C5">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00E61EE" w14:textId="77777777" w:rsidR="008667D8" w:rsidRPr="009405ED" w:rsidRDefault="008667D8" w:rsidP="008667D8">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E7CD41B" w14:textId="77777777" w:rsidR="008667D8" w:rsidRPr="009405ED" w:rsidRDefault="008667D8" w:rsidP="008667D8">
            <w:pPr>
              <w:pStyle w:val="Tabletext0"/>
              <w:rPr>
                <w:rFonts w:ascii="Tahoma" w:eastAsia="Times New Roman" w:hAnsi="Tahoma" w:cs="Tahoma"/>
                <w:i/>
                <w:iCs/>
                <w:noProof/>
                <w:color w:val="000000"/>
                <w:szCs w:val="20"/>
              </w:rPr>
            </w:pPr>
            <w:r w:rsidRPr="008667D8">
              <w:rPr>
                <w:rFonts w:ascii="Tahoma" w:eastAsia="Times New Roman" w:hAnsi="Tahoma" w:cs="Tahoma"/>
                <w:iCs/>
                <w:noProof/>
                <w:color w:val="000000"/>
                <w:szCs w:val="20"/>
              </w:rPr>
              <w:t>ZAFGR252</w:t>
            </w:r>
          </w:p>
        </w:tc>
      </w:tr>
      <w:tr w:rsidR="008667D8" w14:paraId="2BE1C0BD" w14:textId="77777777" w:rsidTr="00A339C5">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0D92DC9" w14:textId="77777777" w:rsidR="008667D8" w:rsidRPr="009405ED" w:rsidRDefault="008667D8" w:rsidP="008667D8">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03267822" w14:textId="77777777" w:rsidR="008667D8" w:rsidRPr="009405ED" w:rsidRDefault="008667D8" w:rsidP="008667D8">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8667D8" w14:paraId="395EC961" w14:textId="77777777" w:rsidTr="00A339C5">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F9C1F12" w14:textId="77777777" w:rsidR="008667D8" w:rsidRPr="009405ED" w:rsidRDefault="008667D8" w:rsidP="008667D8">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6C71870F" w14:textId="77777777" w:rsidR="008667D8" w:rsidRPr="009405ED" w:rsidRDefault="008667D8" w:rsidP="008667D8">
            <w:pPr>
              <w:pStyle w:val="Tabletext0"/>
              <w:rPr>
                <w:rStyle w:val="Instructions"/>
                <w:rFonts w:eastAsia="Times New Roman"/>
                <w:szCs w:val="20"/>
              </w:rPr>
            </w:pPr>
          </w:p>
        </w:tc>
      </w:tr>
    </w:tbl>
    <w:p w14:paraId="7C11E962" w14:textId="77777777" w:rsidR="008667D8" w:rsidRDefault="008667D8" w:rsidP="00110144"/>
    <w:p w14:paraId="13D0D121" w14:textId="77777777" w:rsidR="00BA394B" w:rsidRDefault="00BA394B" w:rsidP="00BA394B">
      <w:proofErr w:type="spellStart"/>
      <w:r w:rsidRPr="00F0431E">
        <w:rPr>
          <w:highlight w:val="yellow"/>
        </w:rPr>
        <w:t>Verison</w:t>
      </w:r>
      <w:proofErr w:type="spellEnd"/>
      <w:r w:rsidRPr="00F0431E">
        <w:rPr>
          <w:highlight w:val="yellow"/>
        </w:rPr>
        <w:t xml:space="preserve"> 3</w:t>
      </w:r>
    </w:p>
    <w:p w14:paraId="575AB783" w14:textId="77777777" w:rsidR="00BA394B" w:rsidRDefault="00BA394B" w:rsidP="00BA394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BA394B" w14:paraId="2F2A17A0" w14:textId="77777777" w:rsidTr="003745FC">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D97617A"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1DC9A656" w14:textId="77777777" w:rsidR="00BA394B" w:rsidRPr="009405ED" w:rsidRDefault="00BA394B" w:rsidP="003745FC">
            <w:pPr>
              <w:pStyle w:val="Tabletext0"/>
              <w:rPr>
                <w:rStyle w:val="Instructions"/>
                <w:rFonts w:eastAsia="Times New Roman"/>
                <w:i w:val="0"/>
                <w:szCs w:val="20"/>
              </w:rPr>
            </w:pPr>
            <w:r>
              <w:rPr>
                <w:rStyle w:val="Instructions"/>
                <w:rFonts w:eastAsia="Times New Roman"/>
                <w:i w:val="0"/>
                <w:szCs w:val="20"/>
              </w:rPr>
              <w:t>Report Source Code</w:t>
            </w:r>
          </w:p>
        </w:tc>
      </w:tr>
      <w:tr w:rsidR="00BA394B" w14:paraId="1ABBD766"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8B94074"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1648B105" w14:textId="77777777" w:rsidR="00BA394B" w:rsidRPr="009405ED" w:rsidRDefault="00BA394B" w:rsidP="003745FC">
            <w:pPr>
              <w:pStyle w:val="Tabletext0"/>
              <w:rPr>
                <w:rFonts w:ascii="Tahoma" w:eastAsia="Times New Roman" w:hAnsi="Tahoma" w:cs="Tahoma"/>
                <w:iCs/>
                <w:noProof/>
                <w:color w:val="000000"/>
                <w:szCs w:val="20"/>
              </w:rPr>
            </w:pPr>
            <w:r w:rsidRPr="00F0431E">
              <w:rPr>
                <w:rFonts w:ascii="Tahoma" w:eastAsia="Times New Roman" w:hAnsi="Tahoma" w:cs="Tahoma"/>
                <w:iCs/>
                <w:noProof/>
                <w:color w:val="000000"/>
                <w:szCs w:val="20"/>
              </w:rPr>
              <w:t>ZAFGR252</w:t>
            </w:r>
          </w:p>
        </w:tc>
      </w:tr>
      <w:tr w:rsidR="00BA394B" w14:paraId="1F9AF075" w14:textId="77777777" w:rsidTr="003745FC">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ACB7106"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20D442A"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BA394B" w14:paraId="39FFAF0B"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F49D109"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4232793A"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BA394B" w14:paraId="579084E7"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35F844C"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1D53266C" w14:textId="77777777" w:rsidR="00BA394B" w:rsidRPr="009405ED" w:rsidRDefault="00BA394B" w:rsidP="003745FC">
            <w:pPr>
              <w:pStyle w:val="Tabletext0"/>
              <w:rPr>
                <w:rFonts w:ascii="Tahoma" w:eastAsia="Times New Roman" w:hAnsi="Tahoma" w:cs="Tahoma"/>
                <w:i/>
                <w:iCs/>
                <w:noProof/>
                <w:color w:val="000000"/>
                <w:szCs w:val="20"/>
              </w:rPr>
            </w:pPr>
            <w:r w:rsidRPr="008667D8">
              <w:rPr>
                <w:rFonts w:ascii="Tahoma" w:eastAsia="Times New Roman" w:hAnsi="Tahoma" w:cs="Tahoma"/>
                <w:iCs/>
                <w:noProof/>
                <w:color w:val="000000"/>
                <w:szCs w:val="20"/>
              </w:rPr>
              <w:t>ZAFGR252</w:t>
            </w:r>
          </w:p>
        </w:tc>
      </w:tr>
      <w:tr w:rsidR="00BA394B" w14:paraId="3800F9F4"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CF8CE2C"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7DE91AFF" w14:textId="77777777" w:rsidR="00BA394B" w:rsidRPr="009405ED" w:rsidRDefault="00BA394B" w:rsidP="003745FC">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BA394B" w14:paraId="4E117C18" w14:textId="77777777" w:rsidTr="003745FC">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8CC2531"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34824FA9" w14:textId="77777777" w:rsidR="00BA394B" w:rsidRPr="009405ED" w:rsidRDefault="00BA394B" w:rsidP="003745FC">
            <w:pPr>
              <w:pStyle w:val="Tabletext0"/>
              <w:rPr>
                <w:rStyle w:val="Instructions"/>
                <w:rFonts w:eastAsia="Times New Roman"/>
                <w:szCs w:val="20"/>
              </w:rPr>
            </w:pPr>
            <w:r>
              <w:rPr>
                <w:rStyle w:val="Instructions"/>
                <w:rFonts w:eastAsia="Times New Roman"/>
                <w:szCs w:val="20"/>
              </w:rPr>
              <w:t>N/A</w:t>
            </w:r>
          </w:p>
        </w:tc>
      </w:tr>
    </w:tbl>
    <w:p w14:paraId="246C2908" w14:textId="77777777" w:rsidR="00BA394B" w:rsidRDefault="00BA394B" w:rsidP="00BA394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BA394B" w14:paraId="4A8B3E79" w14:textId="77777777" w:rsidTr="003745FC">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DC0926C"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lastRenderedPageBreak/>
              <w:t>Object Type</w:t>
            </w:r>
          </w:p>
        </w:tc>
        <w:tc>
          <w:tcPr>
            <w:tcW w:w="7304" w:type="dxa"/>
            <w:tcBorders>
              <w:top w:val="single" w:sz="4" w:space="0" w:color="auto"/>
              <w:left w:val="single" w:sz="4" w:space="0" w:color="auto"/>
              <w:bottom w:val="single" w:sz="4" w:space="0" w:color="auto"/>
              <w:right w:val="single" w:sz="4" w:space="0" w:color="auto"/>
            </w:tcBorders>
          </w:tcPr>
          <w:p w14:paraId="1432F95E" w14:textId="77777777" w:rsidR="00BA394B" w:rsidRPr="009405ED" w:rsidRDefault="00BA394B" w:rsidP="003745FC">
            <w:pPr>
              <w:pStyle w:val="Tabletext0"/>
              <w:rPr>
                <w:rStyle w:val="Instructions"/>
                <w:rFonts w:eastAsia="Times New Roman"/>
                <w:i w:val="0"/>
                <w:szCs w:val="20"/>
              </w:rPr>
            </w:pPr>
            <w:r>
              <w:rPr>
                <w:rStyle w:val="Instructions"/>
                <w:rFonts w:eastAsia="Times New Roman"/>
                <w:i w:val="0"/>
                <w:szCs w:val="20"/>
              </w:rPr>
              <w:t>Program</w:t>
            </w:r>
          </w:p>
        </w:tc>
      </w:tr>
      <w:tr w:rsidR="00BA394B" w14:paraId="094332E1"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0D96125"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6883EBBE" w14:textId="77777777" w:rsidR="00BA394B" w:rsidRPr="009405ED" w:rsidRDefault="00BA394B" w:rsidP="003745FC">
            <w:pPr>
              <w:pStyle w:val="Tabletext0"/>
              <w:rPr>
                <w:rFonts w:ascii="Tahoma" w:eastAsia="Times New Roman" w:hAnsi="Tahoma" w:cs="Tahoma"/>
                <w:iCs/>
                <w:noProof/>
                <w:color w:val="000000"/>
                <w:szCs w:val="20"/>
              </w:rPr>
            </w:pPr>
            <w:r w:rsidRPr="00F0431E">
              <w:rPr>
                <w:rFonts w:ascii="Tahoma" w:eastAsia="Times New Roman" w:hAnsi="Tahoma" w:cs="Tahoma"/>
                <w:iCs/>
                <w:noProof/>
                <w:color w:val="000000"/>
                <w:szCs w:val="20"/>
              </w:rPr>
              <w:t>ZAFGI252F, ZAFGI252T</w:t>
            </w:r>
          </w:p>
        </w:tc>
      </w:tr>
      <w:tr w:rsidR="00BA394B" w14:paraId="269D0589" w14:textId="77777777" w:rsidTr="003745FC">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F18A725"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638555CE"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r>
              <w:rPr>
                <w:rFonts w:ascii="Tahoma" w:eastAsia="Times New Roman" w:hAnsi="Tahoma" w:cs="Tahoma"/>
                <w:iCs/>
                <w:noProof/>
                <w:color w:val="000000"/>
                <w:szCs w:val="20"/>
              </w:rPr>
              <w:t xml:space="preserve"> include</w:t>
            </w:r>
          </w:p>
        </w:tc>
      </w:tr>
      <w:tr w:rsidR="00BA394B" w14:paraId="6E74FBF3"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53AF3B3"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7CCCCAC0"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BA394B" w14:paraId="359A010D"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845B492"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1B700E1A" w14:textId="77777777" w:rsidR="00BA394B" w:rsidRPr="009405ED" w:rsidRDefault="00BA394B" w:rsidP="003745FC">
            <w:pPr>
              <w:pStyle w:val="Tabletext0"/>
              <w:rPr>
                <w:rFonts w:ascii="Tahoma" w:eastAsia="Times New Roman" w:hAnsi="Tahoma" w:cs="Tahoma"/>
                <w:i/>
                <w:iCs/>
                <w:noProof/>
                <w:color w:val="000000"/>
                <w:szCs w:val="20"/>
              </w:rPr>
            </w:pPr>
            <w:r w:rsidRPr="008667D8">
              <w:rPr>
                <w:rFonts w:ascii="Tahoma" w:eastAsia="Times New Roman" w:hAnsi="Tahoma" w:cs="Tahoma"/>
                <w:iCs/>
                <w:noProof/>
                <w:color w:val="000000"/>
                <w:szCs w:val="20"/>
              </w:rPr>
              <w:t>ZAFGR252</w:t>
            </w:r>
          </w:p>
        </w:tc>
      </w:tr>
      <w:tr w:rsidR="00BA394B" w14:paraId="59F7F62D"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AEEC020"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49660C33" w14:textId="77777777" w:rsidR="00BA394B" w:rsidRPr="009405ED" w:rsidRDefault="00BA394B" w:rsidP="003745FC">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BA394B" w14:paraId="5120B27F" w14:textId="77777777" w:rsidTr="003745FC">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49436FE"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1AA19132" w14:textId="77777777" w:rsidR="00BA394B" w:rsidRPr="009405ED" w:rsidRDefault="00BA394B" w:rsidP="003745FC">
            <w:pPr>
              <w:pStyle w:val="Tabletext0"/>
              <w:rPr>
                <w:rStyle w:val="Instructions"/>
                <w:rFonts w:eastAsia="Times New Roman"/>
                <w:szCs w:val="20"/>
              </w:rPr>
            </w:pPr>
          </w:p>
        </w:tc>
      </w:tr>
    </w:tbl>
    <w:p w14:paraId="5BC88503" w14:textId="77777777" w:rsidR="00BA394B" w:rsidRDefault="00BA394B" w:rsidP="00BA394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BA394B" w14:paraId="6698F4C6" w14:textId="77777777" w:rsidTr="003745FC">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DA5B991"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4473287E" w14:textId="77777777" w:rsidR="00BA394B" w:rsidRPr="009405ED" w:rsidRDefault="00BA394B" w:rsidP="003745FC">
            <w:pPr>
              <w:pStyle w:val="Tabletext0"/>
              <w:rPr>
                <w:rStyle w:val="Instructions"/>
                <w:rFonts w:eastAsia="Times New Roman"/>
                <w:i w:val="0"/>
                <w:szCs w:val="20"/>
              </w:rPr>
            </w:pPr>
            <w:r>
              <w:rPr>
                <w:rStyle w:val="Instructions"/>
                <w:rFonts w:eastAsia="Times New Roman"/>
                <w:i w:val="0"/>
                <w:szCs w:val="20"/>
              </w:rPr>
              <w:t>Class</w:t>
            </w:r>
          </w:p>
        </w:tc>
      </w:tr>
      <w:tr w:rsidR="00BA394B" w14:paraId="113541D7"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C5297A7"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40B4F57F" w14:textId="77777777" w:rsidR="00BA394B" w:rsidRDefault="00BA394B" w:rsidP="003745FC">
            <w:pPr>
              <w:pStyle w:val="Tabletext0"/>
              <w:rPr>
                <w:ins w:id="1224" w:author="Ram Mohan Thammineni --CNTR" w:date="2019-03-25T15:03:00Z"/>
                <w:rFonts w:ascii="Tahoma" w:eastAsia="Times New Roman" w:hAnsi="Tahoma" w:cs="Tahoma"/>
                <w:iCs/>
                <w:noProof/>
                <w:color w:val="000000"/>
                <w:szCs w:val="20"/>
              </w:rPr>
            </w:pPr>
            <w:r w:rsidRPr="00F0431E">
              <w:rPr>
                <w:rFonts w:ascii="Tahoma" w:eastAsia="Times New Roman" w:hAnsi="Tahoma" w:cs="Tahoma"/>
                <w:iCs/>
                <w:noProof/>
                <w:color w:val="000000"/>
                <w:szCs w:val="20"/>
              </w:rPr>
              <w:t>ZCL_AFG_READ_TABLE_UTILITY</w:t>
            </w:r>
          </w:p>
          <w:p w14:paraId="369A9014" w14:textId="77777777" w:rsidR="001834C7" w:rsidRPr="001834C7" w:rsidRDefault="001834C7" w:rsidP="001834C7">
            <w:pPr>
              <w:pStyle w:val="Tabletext0"/>
              <w:rPr>
                <w:ins w:id="1225" w:author="Ram Mohan Thammineni --CNTR" w:date="2019-03-25T15:03:00Z"/>
                <w:rFonts w:ascii="Tahoma" w:eastAsia="Times New Roman" w:hAnsi="Tahoma" w:cs="Tahoma"/>
                <w:iCs/>
                <w:noProof/>
                <w:color w:val="000000"/>
                <w:szCs w:val="20"/>
              </w:rPr>
            </w:pPr>
            <w:ins w:id="1226" w:author="Ram Mohan Thammineni --CNTR" w:date="2019-03-25T15:03:00Z">
              <w:r w:rsidRPr="001834C7">
                <w:rPr>
                  <w:rFonts w:ascii="Tahoma" w:eastAsia="Times New Roman" w:hAnsi="Tahoma" w:cs="Tahoma"/>
                  <w:iCs/>
                  <w:noProof/>
                  <w:color w:val="000000"/>
                  <w:szCs w:val="20"/>
                </w:rPr>
                <w:t xml:space="preserve">CONVERT_RANGE_TO_SELECT </w:t>
              </w:r>
            </w:ins>
          </w:p>
          <w:p w14:paraId="69FC41F5" w14:textId="77777777" w:rsidR="001834C7" w:rsidRPr="009405ED" w:rsidRDefault="001834C7" w:rsidP="001834C7">
            <w:pPr>
              <w:pStyle w:val="Tabletext0"/>
              <w:rPr>
                <w:rFonts w:ascii="Tahoma" w:eastAsia="Times New Roman" w:hAnsi="Tahoma" w:cs="Tahoma"/>
                <w:iCs/>
                <w:noProof/>
                <w:color w:val="000000"/>
                <w:szCs w:val="20"/>
              </w:rPr>
            </w:pPr>
            <w:ins w:id="1227" w:author="Ram Mohan Thammineni --CNTR" w:date="2019-03-25T15:03:00Z">
              <w:r w:rsidRPr="001834C7">
                <w:rPr>
                  <w:rFonts w:ascii="Tahoma" w:eastAsia="Times New Roman" w:hAnsi="Tahoma" w:cs="Tahoma"/>
                  <w:iCs/>
                  <w:noProof/>
                  <w:color w:val="000000"/>
                  <w:szCs w:val="20"/>
                </w:rPr>
                <w:t>CONVERT_SELECT_TO_WHERE_CLAUSE</w:t>
              </w:r>
            </w:ins>
          </w:p>
        </w:tc>
      </w:tr>
      <w:tr w:rsidR="00BA394B" w14:paraId="37E43BF0" w14:textId="77777777" w:rsidTr="003745FC">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4A2F755"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72E7ADAB" w14:textId="77777777" w:rsidR="00BA394B" w:rsidRPr="009405ED" w:rsidRDefault="00BA394B" w:rsidP="003745FC">
            <w:pPr>
              <w:pStyle w:val="Tabletext0"/>
              <w:rPr>
                <w:rFonts w:ascii="Tahoma" w:eastAsia="Times New Roman" w:hAnsi="Tahoma" w:cs="Tahoma"/>
                <w:iCs/>
                <w:noProof/>
                <w:color w:val="000000"/>
                <w:szCs w:val="20"/>
              </w:rPr>
            </w:pPr>
            <w:r>
              <w:rPr>
                <w:rFonts w:ascii="Tahoma" w:eastAsia="Times New Roman" w:hAnsi="Tahoma" w:cs="Tahoma"/>
                <w:iCs/>
                <w:noProof/>
                <w:color w:val="000000"/>
                <w:szCs w:val="20"/>
              </w:rPr>
              <w:t>Read table utility</w:t>
            </w:r>
          </w:p>
        </w:tc>
      </w:tr>
      <w:tr w:rsidR="00BA394B" w14:paraId="476061FC"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053B0B2"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632D7BA8"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BA394B" w14:paraId="5DB4620E"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9064EA3"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5775F54F" w14:textId="77777777" w:rsidR="00BA394B" w:rsidRPr="009405ED" w:rsidRDefault="00BA394B" w:rsidP="003745FC">
            <w:pPr>
              <w:pStyle w:val="Tabletext0"/>
              <w:rPr>
                <w:rFonts w:ascii="Tahoma" w:eastAsia="Times New Roman" w:hAnsi="Tahoma" w:cs="Tahoma"/>
                <w:i/>
                <w:iCs/>
                <w:noProof/>
                <w:color w:val="000000"/>
                <w:szCs w:val="20"/>
              </w:rPr>
            </w:pPr>
          </w:p>
        </w:tc>
      </w:tr>
      <w:tr w:rsidR="00BA394B" w14:paraId="2AB4256B"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295A6C7"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6F6C9D5F" w14:textId="77777777" w:rsidR="00BA394B" w:rsidRPr="009405ED" w:rsidRDefault="00BA394B" w:rsidP="003745FC">
            <w:pPr>
              <w:pStyle w:val="Tabletext0"/>
              <w:rPr>
                <w:rFonts w:ascii="Tahoma" w:eastAsia="Times New Roman" w:hAnsi="Tahoma" w:cs="Tahoma"/>
                <w:i/>
                <w:iCs/>
                <w:noProof/>
                <w:color w:val="000000"/>
                <w:szCs w:val="20"/>
              </w:rPr>
            </w:pPr>
          </w:p>
        </w:tc>
      </w:tr>
      <w:tr w:rsidR="00BA394B" w14:paraId="626F9420" w14:textId="77777777" w:rsidTr="003745FC">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6540C9D"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3A3644DA" w14:textId="77777777" w:rsidR="00BA394B" w:rsidRPr="009405ED" w:rsidRDefault="00BA394B" w:rsidP="003745FC">
            <w:pPr>
              <w:pStyle w:val="Tabletext0"/>
              <w:rPr>
                <w:rStyle w:val="Instructions"/>
                <w:rFonts w:eastAsia="Times New Roman"/>
                <w:szCs w:val="20"/>
              </w:rPr>
            </w:pPr>
          </w:p>
        </w:tc>
      </w:tr>
    </w:tbl>
    <w:p w14:paraId="3B4902DB" w14:textId="77777777" w:rsidR="00BA394B" w:rsidRDefault="00BA394B" w:rsidP="00BA394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BA394B" w14:paraId="72179F88" w14:textId="77777777" w:rsidTr="003745FC">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DF7AFB1"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77563313" w14:textId="77777777" w:rsidR="00BA394B" w:rsidRPr="009405ED" w:rsidRDefault="00BA394B" w:rsidP="003745FC">
            <w:pPr>
              <w:pStyle w:val="Tabletext0"/>
              <w:rPr>
                <w:rStyle w:val="Instructions"/>
                <w:rFonts w:eastAsia="Times New Roman"/>
                <w:i w:val="0"/>
                <w:szCs w:val="20"/>
              </w:rPr>
            </w:pPr>
            <w:r>
              <w:rPr>
                <w:rStyle w:val="Instructions"/>
                <w:rFonts w:eastAsia="Times New Roman"/>
                <w:i w:val="0"/>
                <w:szCs w:val="20"/>
              </w:rPr>
              <w:t>Table Type</w:t>
            </w:r>
          </w:p>
        </w:tc>
      </w:tr>
      <w:tr w:rsidR="00BA394B" w14:paraId="2A250E70"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A5A05B1"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51DB3EFB" w14:textId="77777777" w:rsidR="00BA394B" w:rsidRPr="009405ED" w:rsidRDefault="00BA394B" w:rsidP="003745FC">
            <w:pPr>
              <w:pStyle w:val="Tabletext0"/>
              <w:rPr>
                <w:rFonts w:ascii="Tahoma" w:eastAsia="Times New Roman" w:hAnsi="Tahoma" w:cs="Tahoma"/>
                <w:iCs/>
                <w:noProof/>
                <w:color w:val="000000"/>
                <w:szCs w:val="20"/>
              </w:rPr>
            </w:pPr>
            <w:r w:rsidRPr="00F0431E">
              <w:rPr>
                <w:rFonts w:ascii="Tahoma" w:eastAsia="Times New Roman" w:hAnsi="Tahoma" w:cs="Tahoma"/>
                <w:iCs/>
                <w:noProof/>
                <w:color w:val="000000"/>
                <w:szCs w:val="20"/>
              </w:rPr>
              <w:t>ZTAF_RFC_DB_FLD</w:t>
            </w:r>
          </w:p>
        </w:tc>
      </w:tr>
      <w:tr w:rsidR="00BA394B" w14:paraId="4CF7473E" w14:textId="77777777" w:rsidTr="003745FC">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3388FA9"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22AD45EB" w14:textId="77777777" w:rsidR="00BA394B" w:rsidRPr="009405ED" w:rsidRDefault="00BA394B" w:rsidP="003745FC">
            <w:pPr>
              <w:pStyle w:val="Tabletext0"/>
              <w:rPr>
                <w:rFonts w:ascii="Tahoma" w:eastAsia="Times New Roman" w:hAnsi="Tahoma" w:cs="Tahoma"/>
                <w:iCs/>
                <w:noProof/>
                <w:color w:val="000000"/>
                <w:szCs w:val="20"/>
              </w:rPr>
            </w:pPr>
            <w:r>
              <w:rPr>
                <w:rFonts w:ascii="Tahoma" w:eastAsia="Times New Roman" w:hAnsi="Tahoma" w:cs="Tahoma"/>
                <w:iCs/>
                <w:noProof/>
                <w:color w:val="000000"/>
                <w:szCs w:val="20"/>
              </w:rPr>
              <w:t>Table type for RFC_DB_FLD</w:t>
            </w:r>
          </w:p>
        </w:tc>
      </w:tr>
      <w:tr w:rsidR="00BA394B" w14:paraId="395D71CF"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CB61298"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599905B9" w14:textId="77777777" w:rsidR="00BA394B" w:rsidRPr="009405ED" w:rsidRDefault="00BA394B" w:rsidP="003745FC">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BA394B" w14:paraId="6A5788D7" w14:textId="77777777" w:rsidTr="003745FC">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B33A81D"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2842F1D" w14:textId="77777777" w:rsidR="00BA394B" w:rsidRPr="009405ED" w:rsidRDefault="00BA394B" w:rsidP="003745FC">
            <w:pPr>
              <w:pStyle w:val="Tabletext0"/>
              <w:rPr>
                <w:rFonts w:ascii="Tahoma" w:eastAsia="Times New Roman" w:hAnsi="Tahoma" w:cs="Tahoma"/>
                <w:i/>
                <w:iCs/>
                <w:noProof/>
                <w:color w:val="000000"/>
                <w:szCs w:val="20"/>
              </w:rPr>
            </w:pPr>
          </w:p>
        </w:tc>
      </w:tr>
      <w:tr w:rsidR="00BA394B" w14:paraId="7FCB5352" w14:textId="77777777" w:rsidTr="003745FC">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0449A8A"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711CDE5E" w14:textId="77777777" w:rsidR="00BA394B" w:rsidRPr="009405ED" w:rsidRDefault="00BA394B" w:rsidP="003745FC">
            <w:pPr>
              <w:pStyle w:val="Tabletext0"/>
              <w:rPr>
                <w:rFonts w:ascii="Tahoma" w:eastAsia="Times New Roman" w:hAnsi="Tahoma" w:cs="Tahoma"/>
                <w:i/>
                <w:iCs/>
                <w:noProof/>
                <w:color w:val="000000"/>
                <w:szCs w:val="20"/>
              </w:rPr>
            </w:pPr>
          </w:p>
        </w:tc>
      </w:tr>
      <w:tr w:rsidR="00BA394B" w14:paraId="317F297B" w14:textId="77777777" w:rsidTr="003745FC">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C255C8B" w14:textId="77777777" w:rsidR="00BA394B" w:rsidRPr="009405ED" w:rsidRDefault="00BA394B" w:rsidP="003745FC">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6A2BC585" w14:textId="77777777" w:rsidR="00BA394B" w:rsidRPr="009405ED" w:rsidRDefault="00BA394B" w:rsidP="003745FC">
            <w:pPr>
              <w:pStyle w:val="Tabletext0"/>
              <w:rPr>
                <w:rStyle w:val="Instructions"/>
                <w:rFonts w:eastAsia="Times New Roman"/>
                <w:szCs w:val="20"/>
              </w:rPr>
            </w:pPr>
          </w:p>
        </w:tc>
      </w:tr>
    </w:tbl>
    <w:p w14:paraId="49A616B1" w14:textId="77777777" w:rsidR="00BA394B" w:rsidRDefault="00BA394B" w:rsidP="00BA394B"/>
    <w:p w14:paraId="3B4B52B0" w14:textId="77777777" w:rsidR="00BA394B" w:rsidRDefault="00BA394B" w:rsidP="00110144"/>
    <w:p w14:paraId="0DF87DDD" w14:textId="77777777" w:rsidR="00110144" w:rsidRDefault="00110144" w:rsidP="00A52EB9">
      <w:pPr>
        <w:rPr>
          <w:rStyle w:val="l0s551"/>
          <w:rFonts w:ascii="Arial" w:hAnsi="Arial" w:cs="Arial"/>
          <w:color w:val="000000"/>
        </w:rPr>
      </w:pPr>
      <w:r w:rsidRPr="00B77DC1">
        <w:rPr>
          <w:rFonts w:cs="Arial"/>
          <w:b/>
        </w:rPr>
        <w:t xml:space="preserve">Technical Specifications: </w:t>
      </w:r>
    </w:p>
    <w:p w14:paraId="03169888" w14:textId="77777777" w:rsidR="00110144" w:rsidRDefault="008667D8" w:rsidP="00110144">
      <w:pPr>
        <w:rPr>
          <w:rFonts w:ascii="Tahoma" w:hAnsi="Tahoma" w:cs="Tahoma"/>
        </w:rPr>
      </w:pPr>
      <w:r>
        <w:rPr>
          <w:rFonts w:ascii="Tahoma" w:hAnsi="Tahoma" w:cs="Tahoma"/>
        </w:rPr>
        <w:t>Please refer functional spec prior and code according to the requirements.</w:t>
      </w:r>
    </w:p>
    <w:p w14:paraId="6A8F822E" w14:textId="77777777" w:rsidR="008667D8" w:rsidRDefault="008667D8" w:rsidP="00110144">
      <w:pPr>
        <w:rPr>
          <w:rFonts w:ascii="Tahoma" w:hAnsi="Tahoma" w:cs="Tahoma"/>
        </w:rPr>
      </w:pPr>
    </w:p>
    <w:p w14:paraId="741C9DD2" w14:textId="77777777" w:rsidR="008667D8" w:rsidRDefault="008667D8" w:rsidP="00110144">
      <w:pPr>
        <w:rPr>
          <w:rFonts w:ascii="Tahoma" w:hAnsi="Tahoma" w:cs="Tahoma"/>
        </w:rPr>
      </w:pPr>
      <w:r>
        <w:rPr>
          <w:rFonts w:ascii="Tahoma" w:hAnsi="Tahoma" w:cs="Tahoma"/>
        </w:rPr>
        <w:t>Modify the selection screen to look as below</w:t>
      </w:r>
    </w:p>
    <w:p w14:paraId="2EA75E83" w14:textId="77777777" w:rsidR="008667D8" w:rsidRDefault="008667D8" w:rsidP="00110144">
      <w:pPr>
        <w:rPr>
          <w:rFonts w:ascii="Tahoma" w:hAnsi="Tahoma" w:cs="Tahoma"/>
        </w:rPr>
      </w:pPr>
    </w:p>
    <w:p w14:paraId="4AC4FE2F" w14:textId="77777777" w:rsidR="008667D8" w:rsidRDefault="00C42A73" w:rsidP="00110144">
      <w:pPr>
        <w:rPr>
          <w:noProof/>
        </w:rPr>
      </w:pPr>
      <w:r>
        <w:rPr>
          <w:noProof/>
        </w:rPr>
        <w:lastRenderedPageBreak/>
        <w:drawing>
          <wp:inline distT="0" distB="0" distL="0" distR="0" wp14:anchorId="3822465D" wp14:editId="568B3AF1">
            <wp:extent cx="5734052" cy="3371850"/>
            <wp:effectExtent l="0" t="0" r="0" b="0"/>
            <wp:docPr id="15520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5734052" cy="3371850"/>
                    </a:xfrm>
                    <a:prstGeom prst="rect">
                      <a:avLst/>
                    </a:prstGeom>
                  </pic:spPr>
                </pic:pic>
              </a:graphicData>
            </a:graphic>
          </wp:inline>
        </w:drawing>
      </w:r>
    </w:p>
    <w:p w14:paraId="5B09ED56" w14:textId="77777777" w:rsidR="008667D8" w:rsidRDefault="008667D8" w:rsidP="00110144">
      <w:pPr>
        <w:rPr>
          <w:noProof/>
        </w:rPr>
      </w:pPr>
    </w:p>
    <w:p w14:paraId="1D48297D" w14:textId="77777777" w:rsidR="008667D8" w:rsidRDefault="008667D8" w:rsidP="00110144">
      <w:pPr>
        <w:rPr>
          <w:rFonts w:ascii="Tahoma" w:hAnsi="Tahoma" w:cs="Tahoma"/>
        </w:rPr>
      </w:pPr>
      <w:r>
        <w:rPr>
          <w:rFonts w:ascii="Tahoma" w:hAnsi="Tahoma" w:cs="Tahoma"/>
        </w:rPr>
        <w:t>Output ALV to show the cost component splits for sales orders as below</w:t>
      </w:r>
    </w:p>
    <w:p w14:paraId="5812E170" w14:textId="77777777" w:rsidR="008667D8" w:rsidRDefault="008667D8" w:rsidP="00110144">
      <w:pPr>
        <w:rPr>
          <w:rFonts w:ascii="Tahoma" w:hAnsi="Tahoma" w:cs="Tahoma"/>
        </w:rPr>
      </w:pPr>
    </w:p>
    <w:p w14:paraId="278AFD40" w14:textId="77777777" w:rsidR="008667D8" w:rsidRDefault="00C42A73" w:rsidP="00110144">
      <w:pPr>
        <w:rPr>
          <w:rFonts w:ascii="Tahoma" w:hAnsi="Tahoma" w:cs="Tahoma"/>
        </w:rPr>
      </w:pPr>
      <w:r>
        <w:rPr>
          <w:noProof/>
        </w:rPr>
        <w:drawing>
          <wp:inline distT="0" distB="0" distL="0" distR="0" wp14:anchorId="15B657C7" wp14:editId="38DA1171">
            <wp:extent cx="5943600" cy="1619250"/>
            <wp:effectExtent l="0" t="0" r="0" b="0"/>
            <wp:docPr id="151640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29DB5971" w14:textId="77777777" w:rsidR="00110144" w:rsidRDefault="00110144" w:rsidP="00110144"/>
    <w:p w14:paraId="09007C01" w14:textId="77777777" w:rsidR="00BA394B" w:rsidRPr="00F0431E" w:rsidRDefault="00BA394B" w:rsidP="00BA394B">
      <w:pPr>
        <w:rPr>
          <w:rFonts w:ascii="Tahoma" w:hAnsi="Tahoma" w:cs="Tahoma"/>
          <w:u w:val="single"/>
        </w:rPr>
      </w:pPr>
      <w:bookmarkStart w:id="1228" w:name="_Toc164755177"/>
      <w:bookmarkStart w:id="1229" w:name="_Toc364426862"/>
      <w:bookmarkStart w:id="1230" w:name="_Toc364391509"/>
      <w:r w:rsidRPr="00F0431E">
        <w:rPr>
          <w:rFonts w:ascii="Tahoma" w:hAnsi="Tahoma" w:cs="Tahoma"/>
          <w:highlight w:val="yellow"/>
          <w:u w:val="single"/>
        </w:rPr>
        <w:t>Version3:</w:t>
      </w:r>
    </w:p>
    <w:p w14:paraId="70F35735" w14:textId="77777777" w:rsidR="00BA394B" w:rsidRDefault="00BA394B" w:rsidP="00BA394B"/>
    <w:p w14:paraId="4CFF04CD" w14:textId="77777777" w:rsidR="00BA394B" w:rsidRDefault="00BA394B" w:rsidP="00BA394B">
      <w:r>
        <w:t>Please make changes as per functional requirement to add new columns as requested.</w:t>
      </w:r>
    </w:p>
    <w:p w14:paraId="7D0298C3" w14:textId="77777777" w:rsidR="00BA394B" w:rsidRPr="00F0431E" w:rsidRDefault="00BA394B" w:rsidP="00BA394B">
      <w:pPr>
        <w:rPr>
          <w:b/>
          <w:u w:val="single"/>
        </w:rPr>
      </w:pPr>
      <w:r w:rsidRPr="00F0431E">
        <w:rPr>
          <w:b/>
          <w:u w:val="single"/>
        </w:rPr>
        <w:t>Sample Code:</w:t>
      </w:r>
    </w:p>
    <w:p w14:paraId="7D29DA9D" w14:textId="77777777" w:rsidR="002D5AFE" w:rsidRDefault="00BA394B" w:rsidP="00BA394B">
      <w:pPr>
        <w:rPr>
          <w:ins w:id="1231" w:author="Satyanarayana Kalidindi --CNTR" w:date="2019-07-25T17:08:00Z"/>
          <w:rFonts w:ascii="Arial monospaced for SAP" w:hAnsi="Arial monospaced for SAP"/>
          <w:color w:val="000000"/>
          <w:sz w:val="20"/>
          <w:szCs w:val="20"/>
          <w:highlight w:val="yellow"/>
          <w:shd w:val="clear" w:color="auto" w:fill="FFFFFF"/>
        </w:rPr>
      </w:pPr>
      <w:r w:rsidRPr="00F0431E">
        <w:rPr>
          <w:rFonts w:ascii="Arial monospaced for SAP" w:hAnsi="Arial monospaced for SAP"/>
          <w:color w:val="000000"/>
          <w:sz w:val="20"/>
          <w:szCs w:val="20"/>
          <w:shd w:val="clear" w:color="auto" w:fill="FFFFFF"/>
        </w:rPr>
        <w:br/>
      </w:r>
      <w:r w:rsidRPr="00F0431E">
        <w:rPr>
          <w:rFonts w:ascii="Arial monospaced for SAP" w:hAnsi="Arial monospaced for SAP"/>
          <w:color w:val="0000FF"/>
          <w:sz w:val="20"/>
          <w:szCs w:val="20"/>
          <w:highlight w:val="yellow"/>
          <w:shd w:val="clear" w:color="auto" w:fill="FFFFFF"/>
        </w:rPr>
        <w:t>FORM </w:t>
      </w:r>
      <w:proofErr w:type="spellStart"/>
      <w:r w:rsidRPr="00F0431E">
        <w:rPr>
          <w:rFonts w:ascii="Arial monospaced for SAP" w:hAnsi="Arial monospaced for SAP"/>
          <w:color w:val="000000"/>
          <w:sz w:val="20"/>
          <w:szCs w:val="20"/>
          <w:highlight w:val="yellow"/>
          <w:shd w:val="clear" w:color="auto" w:fill="FFFFFF"/>
        </w:rPr>
        <w:t>get_opportunity_data</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CONSTANTS </w:t>
      </w:r>
      <w:proofErr w:type="spellStart"/>
      <w:r w:rsidRPr="00F0431E">
        <w:rPr>
          <w:rFonts w:ascii="Arial monospaced for SAP" w:hAnsi="Arial monospaced for SAP"/>
          <w:color w:val="000000"/>
          <w:sz w:val="20"/>
          <w:szCs w:val="20"/>
          <w:highlight w:val="yellow"/>
          <w:shd w:val="clear" w:color="auto" w:fill="FFFFFF"/>
        </w:rPr>
        <w:t>lc_under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char1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4DA619"/>
          <w:sz w:val="20"/>
          <w:szCs w:val="20"/>
          <w:highlight w:val="yellow"/>
          <w:shd w:val="clear" w:color="auto" w:fill="FFFFFF"/>
        </w:rPr>
        <w:t>'_'</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CHECK </w:t>
      </w:r>
      <w:proofErr w:type="spellStart"/>
      <w:r w:rsidRPr="00F0431E">
        <w:rPr>
          <w:rFonts w:ascii="Arial monospaced for SAP" w:hAnsi="Arial monospaced for SAP"/>
          <w:color w:val="000000"/>
          <w:sz w:val="20"/>
          <w:szCs w:val="20"/>
          <w:highlight w:val="yellow"/>
          <w:shd w:val="clear" w:color="auto" w:fill="FFFFFF"/>
        </w:rPr>
        <w:t>gt_keko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gt_opp</w:t>
      </w:r>
      <w:proofErr w:type="spellEnd"/>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SELECT </w:t>
      </w:r>
      <w:proofErr w:type="spellStart"/>
      <w:r w:rsidRPr="00F0431E">
        <w:rPr>
          <w:rFonts w:ascii="Arial monospaced for SAP" w:hAnsi="Arial monospaced for SAP"/>
          <w:color w:val="000000"/>
          <w:sz w:val="20"/>
          <w:szCs w:val="20"/>
          <w:highlight w:val="yellow"/>
          <w:shd w:val="clear" w:color="auto" w:fill="FFFFFF"/>
        </w:rPr>
        <w:t>opp_no</w:t>
      </w:r>
      <w:proofErr w:type="spellEnd"/>
      <w:r w:rsidRPr="00F0431E">
        <w:rPr>
          <w:rFonts w:ascii="Arial monospaced for SAP" w:hAnsi="Arial monospaced for SAP"/>
          <w:color w:val="00000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opp_item_no</w:t>
      </w:r>
      <w:proofErr w:type="spellEnd"/>
      <w:r w:rsidRPr="00F0431E">
        <w:rPr>
          <w:rFonts w:ascii="Arial monospaced for SAP" w:hAnsi="Arial monospaced for SAP"/>
          <w:color w:val="00000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sales_order</w:t>
      </w:r>
      <w:proofErr w:type="spellEnd"/>
      <w:r w:rsidRPr="00F0431E">
        <w:rPr>
          <w:rFonts w:ascii="Arial monospaced for SAP" w:hAnsi="Arial monospaced for SAP"/>
          <w:color w:val="00000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sales_order_lno</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FROM </w:t>
      </w:r>
      <w:r w:rsidRPr="00F0431E">
        <w:rPr>
          <w:rFonts w:ascii="Arial monospaced for SAP" w:hAnsi="Arial monospaced for SAP"/>
          <w:color w:val="000000"/>
          <w:sz w:val="20"/>
          <w:szCs w:val="20"/>
          <w:highlight w:val="yellow"/>
          <w:shd w:val="clear" w:color="auto" w:fill="FFFFFF"/>
        </w:rPr>
        <w:t>zav0505 </w:t>
      </w:r>
      <w:r w:rsidRPr="00F0431E">
        <w:rPr>
          <w:rFonts w:ascii="Arial monospaced for SAP" w:hAnsi="Arial monospaced for SAP"/>
          <w:color w:val="0000FF"/>
          <w:sz w:val="20"/>
          <w:szCs w:val="20"/>
          <w:highlight w:val="yellow"/>
          <w:shd w:val="clear" w:color="auto" w:fill="FFFFFF"/>
        </w:rPr>
        <w:t>INTO TABLE </w:t>
      </w:r>
      <w:proofErr w:type="spellStart"/>
      <w:r w:rsidRPr="00F0431E">
        <w:rPr>
          <w:rFonts w:ascii="Arial monospaced for SAP" w:hAnsi="Arial monospaced for SAP"/>
          <w:color w:val="000000"/>
          <w:sz w:val="20"/>
          <w:szCs w:val="20"/>
          <w:highlight w:val="yellow"/>
          <w:shd w:val="clear" w:color="auto" w:fill="FFFFFF"/>
        </w:rPr>
        <w:t>gt_opp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FOR ALL </w:t>
      </w:r>
      <w:r w:rsidRPr="00F0431E">
        <w:rPr>
          <w:rFonts w:ascii="Arial monospaced for SAP" w:hAnsi="Arial monospaced for SAP"/>
          <w:color w:val="000000"/>
          <w:sz w:val="20"/>
          <w:szCs w:val="20"/>
          <w:highlight w:val="yellow"/>
          <w:shd w:val="clear" w:color="auto" w:fill="FFFFFF"/>
        </w:rPr>
        <w:t>ENTRIES </w:t>
      </w:r>
      <w:r w:rsidRPr="00F0431E">
        <w:rPr>
          <w:rFonts w:ascii="Arial monospaced for SAP" w:hAnsi="Arial monospaced for SAP"/>
          <w:color w:val="0000FF"/>
          <w:sz w:val="20"/>
          <w:szCs w:val="20"/>
          <w:highlight w:val="yellow"/>
          <w:shd w:val="clear" w:color="auto" w:fill="FFFFFF"/>
        </w:rPr>
        <w:t>IN </w:t>
      </w:r>
      <w:proofErr w:type="spellStart"/>
      <w:r w:rsidRPr="00F0431E">
        <w:rPr>
          <w:rFonts w:ascii="Arial monospaced for SAP" w:hAnsi="Arial monospaced for SAP"/>
          <w:color w:val="000000"/>
          <w:sz w:val="20"/>
          <w:szCs w:val="20"/>
          <w:highlight w:val="yellow"/>
          <w:shd w:val="clear" w:color="auto" w:fill="FFFFFF"/>
        </w:rPr>
        <w:t>gt_keko</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WHERE </w:t>
      </w:r>
      <w:proofErr w:type="spellStart"/>
      <w:r w:rsidRPr="00F0431E">
        <w:rPr>
          <w:rFonts w:ascii="Arial monospaced for SAP" w:hAnsi="Arial monospaced for SAP"/>
          <w:color w:val="000000"/>
          <w:sz w:val="20"/>
          <w:szCs w:val="20"/>
          <w:highlight w:val="yellow"/>
          <w:shd w:val="clear" w:color="auto" w:fill="FFFFFF"/>
        </w:rPr>
        <w:t>sales_order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vbeln</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AND </w:t>
      </w:r>
      <w:r w:rsidRPr="00F0431E">
        <w:rPr>
          <w:rFonts w:ascii="Arial monospaced for SAP" w:hAnsi="Arial monospaced for SAP"/>
          <w:color w:val="000000"/>
          <w:sz w:val="20"/>
          <w:szCs w:val="20"/>
          <w:highlight w:val="yellow"/>
          <w:shd w:val="clear" w:color="auto" w:fill="FFFFFF"/>
        </w:rPr>
        <w:t>sales_order_lno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uepos</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gt_opp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PERFORM </w:t>
      </w:r>
      <w:proofErr w:type="spellStart"/>
      <w:r w:rsidRPr="00F0431E">
        <w:rPr>
          <w:rFonts w:ascii="Arial monospaced for SAP" w:hAnsi="Arial monospaced for SAP"/>
          <w:color w:val="000000"/>
          <w:sz w:val="20"/>
          <w:szCs w:val="20"/>
          <w:highlight w:val="yellow"/>
          <w:shd w:val="clear" w:color="auto" w:fill="FFFFFF"/>
        </w:rPr>
        <w:t>get_bw_opp_data</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lastRenderedPageBreak/>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ENDFORM</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FORM </w:t>
      </w:r>
      <w:proofErr w:type="spellStart"/>
      <w:r w:rsidRPr="00F0431E">
        <w:rPr>
          <w:rFonts w:ascii="Arial monospaced for SAP" w:hAnsi="Arial monospaced for SAP"/>
          <w:color w:val="000000"/>
          <w:sz w:val="20"/>
          <w:szCs w:val="20"/>
          <w:highlight w:val="yellow"/>
          <w:shd w:val="clear" w:color="auto" w:fill="FFFFFF"/>
        </w:rPr>
        <w:t>get_bw_opp_data</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CONSTANTS</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lc_query_table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dd02l</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tabname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4DA619"/>
          <w:sz w:val="20"/>
          <w:szCs w:val="20"/>
          <w:highlight w:val="yellow"/>
          <w:shd w:val="clear" w:color="auto" w:fill="FFFFFF"/>
        </w:rPr>
        <w:t>'/BIC/MGBPCOPITM'</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lc_a</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char1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4DA619"/>
          <w:sz w:val="20"/>
          <w:szCs w:val="20"/>
          <w:highlight w:val="yellow"/>
          <w:shd w:val="clear" w:color="auto" w:fill="FFFFFF"/>
        </w:rPr>
        <w:t>'A'</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lrt_ver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RANGE </w:t>
      </w:r>
      <w:r w:rsidRPr="00F0431E">
        <w:rPr>
          <w:rFonts w:ascii="Arial monospaced for SAP" w:hAnsi="Arial monospaced for SAP"/>
          <w:color w:val="0000FF"/>
          <w:sz w:val="20"/>
          <w:szCs w:val="20"/>
          <w:highlight w:val="yellow"/>
          <w:shd w:val="clear" w:color="auto" w:fill="FFFFFF"/>
        </w:rPr>
        <w:t>OF </w:t>
      </w:r>
      <w:r w:rsidRPr="00F0431E">
        <w:rPr>
          <w:rFonts w:ascii="Arial monospaced for SAP" w:hAnsi="Arial monospaced for SAP"/>
          <w:color w:val="000000"/>
          <w:sz w:val="20"/>
          <w:szCs w:val="20"/>
          <w:highlight w:val="yellow"/>
          <w:shd w:val="clear" w:color="auto" w:fill="FFFFFF"/>
        </w:rPr>
        <w:t>char1</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lrt_opp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RANGE </w:t>
      </w:r>
      <w:r w:rsidRPr="00F0431E">
        <w:rPr>
          <w:rFonts w:ascii="Arial monospaced for SAP" w:hAnsi="Arial monospaced for SAP"/>
          <w:color w:val="0000FF"/>
          <w:sz w:val="20"/>
          <w:szCs w:val="20"/>
          <w:highlight w:val="yellow"/>
          <w:shd w:val="clear" w:color="auto" w:fill="FFFFFF"/>
        </w:rPr>
        <w:t>OF </w:t>
      </w:r>
      <w:r w:rsidRPr="00F0431E">
        <w:rPr>
          <w:rFonts w:ascii="Arial monospaced for SAP" w:hAnsi="Arial monospaced for SAP"/>
          <w:color w:val="000000"/>
          <w:sz w:val="20"/>
          <w:szCs w:val="20"/>
          <w:highlight w:val="yellow"/>
          <w:shd w:val="clear" w:color="auto" w:fill="FFFFFF"/>
        </w:rPr>
        <w:t>char32</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lt_fields</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STANDARD TABLE OF </w:t>
      </w:r>
      <w:proofErr w:type="spellStart"/>
      <w:r w:rsidRPr="00F0431E">
        <w:rPr>
          <w:rFonts w:ascii="Arial monospaced for SAP" w:hAnsi="Arial monospaced for SAP"/>
          <w:color w:val="000000"/>
          <w:sz w:val="20"/>
          <w:szCs w:val="20"/>
          <w:highlight w:val="yellow"/>
          <w:shd w:val="clear" w:color="auto" w:fill="FFFFFF"/>
        </w:rPr>
        <w:t>rfc_db_fld</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ls_fld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rfc_db_fld</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r w:rsidRPr="00F0431E">
        <w:rPr>
          <w:rFonts w:ascii="Arial monospaced for SAP" w:hAnsi="Arial monospaced for SAP"/>
          <w:color w:val="000000"/>
          <w:sz w:val="20"/>
          <w:szCs w:val="20"/>
          <w:highlight w:val="yellow"/>
          <w:shd w:val="clear" w:color="auto" w:fill="FFFFFF"/>
        </w:rPr>
        <w:t>lt_field_ranges     </w:t>
      </w:r>
      <w:r w:rsidRPr="00F0431E">
        <w:rPr>
          <w:rFonts w:ascii="Arial monospaced for SAP" w:hAnsi="Arial monospaced for SAP"/>
          <w:color w:val="0000FF"/>
          <w:sz w:val="20"/>
          <w:szCs w:val="20"/>
          <w:highlight w:val="yellow"/>
          <w:shd w:val="clear" w:color="auto" w:fill="FFFFFF"/>
        </w:rPr>
        <w:t>TYPE </w:t>
      </w:r>
      <w:r w:rsidRPr="00F0431E">
        <w:rPr>
          <w:rFonts w:ascii="Arial monospaced for SAP" w:hAnsi="Arial monospaced for SAP"/>
          <w:color w:val="000000"/>
          <w:sz w:val="20"/>
          <w:szCs w:val="20"/>
          <w:highlight w:val="yellow"/>
          <w:shd w:val="clear" w:color="auto" w:fill="FFFFFF"/>
        </w:rPr>
        <w:t>zcl_afg_read_table_utility</w:t>
      </w:r>
      <w:r w:rsidRPr="00F0431E">
        <w:rPr>
          <w:rFonts w:ascii="Arial monospaced for SAP" w:hAnsi="Arial monospaced for SAP"/>
          <w:color w:val="808080"/>
          <w:sz w:val="20"/>
          <w:szCs w:val="20"/>
          <w:highlight w:val="yellow"/>
          <w:shd w:val="clear" w:color="auto" w:fill="FFFFFF"/>
        </w:rPr>
        <w:t>=&gt;</w:t>
      </w:r>
      <w:r w:rsidRPr="00F0431E">
        <w:rPr>
          <w:rFonts w:ascii="Arial monospaced for SAP" w:hAnsi="Arial monospaced for SAP"/>
          <w:color w:val="000000"/>
          <w:sz w:val="20"/>
          <w:szCs w:val="20"/>
          <w:highlight w:val="yellow"/>
          <w:shd w:val="clear" w:color="auto" w:fill="FFFFFF"/>
        </w:rPr>
        <w:t>tt_field_range</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lv_rfcdest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rfcdest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4DA619"/>
          <w:sz w:val="20"/>
          <w:szCs w:val="20"/>
          <w:highlight w:val="yellow"/>
          <w:shd w:val="clear" w:color="auto" w:fill="FFFFFF"/>
        </w:rPr>
        <w:t>'%16CLNT200'</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ty_bwopp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CHECK </w:t>
      </w:r>
      <w:proofErr w:type="spellStart"/>
      <w:r w:rsidRPr="00F0431E">
        <w:rPr>
          <w:rFonts w:ascii="Arial monospaced for SAP" w:hAnsi="Arial monospaced for SAP"/>
          <w:color w:val="000000"/>
          <w:sz w:val="20"/>
          <w:szCs w:val="20"/>
          <w:highlight w:val="yellow"/>
          <w:shd w:val="clear" w:color="auto" w:fill="FFFFFF"/>
        </w:rPr>
        <w:t>gt_opp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w:t>
      </w:r>
      <w:r w:rsidRPr="00F0431E">
        <w:rPr>
          <w:rFonts w:ascii="Arial monospaced for SAP" w:hAnsi="Arial monospaced for SAP"/>
          <w:color w:val="800080"/>
          <w:sz w:val="20"/>
          <w:szCs w:val="20"/>
          <w:highlight w:val="yellow"/>
          <w:shd w:val="clear" w:color="auto" w:fill="FFFFFF"/>
        </w:rPr>
        <w:t>(</w:t>
      </w:r>
      <w:proofErr w:type="spellStart"/>
      <w:r w:rsidRPr="00F0431E">
        <w:rPr>
          <w:rFonts w:ascii="Arial monospaced for SAP" w:hAnsi="Arial monospaced for SAP"/>
          <w:color w:val="000000"/>
          <w:sz w:val="20"/>
          <w:szCs w:val="20"/>
          <w:highlight w:val="yellow"/>
          <w:shd w:val="clear" w:color="auto" w:fill="FFFFFF"/>
        </w:rPr>
        <w:t>lv_sysid</w:t>
      </w:r>
      <w:proofErr w:type="spellEnd"/>
      <w:r w:rsidRPr="00F0431E">
        <w:rPr>
          <w:rFonts w:ascii="Arial monospaced for SAP" w:hAnsi="Arial monospaced for SAP"/>
          <w:color w:val="800080"/>
          <w:sz w:val="20"/>
          <w:szCs w:val="20"/>
          <w:highlight w:val="yellow"/>
          <w:shd w:val="clear" w:color="auto" w:fill="FFFFFF"/>
        </w:rPr>
        <w:t>) = </w:t>
      </w:r>
      <w:proofErr w:type="spellStart"/>
      <w:r w:rsidRPr="00F0431E">
        <w:rPr>
          <w:rFonts w:ascii="Arial monospaced for SAP" w:hAnsi="Arial monospaced for SAP"/>
          <w:color w:val="000000"/>
          <w:sz w:val="20"/>
          <w:szCs w:val="20"/>
          <w:highlight w:val="yellow"/>
          <w:shd w:val="clear" w:color="auto" w:fill="FFFFFF"/>
        </w:rPr>
        <w:t>sy</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sysid</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3399FF"/>
          <w:sz w:val="20"/>
          <w:szCs w:val="20"/>
          <w:highlight w:val="yellow"/>
          <w:shd w:val="clear" w:color="auto" w:fill="FFFFFF"/>
        </w:rPr>
        <w:t>1</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lv_sysid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REPLACE </w:t>
      </w:r>
      <w:r w:rsidRPr="00F0431E">
        <w:rPr>
          <w:rFonts w:ascii="Arial monospaced for SAP" w:hAnsi="Arial monospaced for SAP"/>
          <w:color w:val="4DA619"/>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IN </w:t>
      </w:r>
      <w:proofErr w:type="spellStart"/>
      <w:r w:rsidRPr="00F0431E">
        <w:rPr>
          <w:rFonts w:ascii="Arial monospaced for SAP" w:hAnsi="Arial monospaced for SAP"/>
          <w:color w:val="000000"/>
          <w:sz w:val="20"/>
          <w:szCs w:val="20"/>
          <w:highlight w:val="yellow"/>
          <w:shd w:val="clear" w:color="auto" w:fill="FFFFFF"/>
        </w:rPr>
        <w:t>lv_rfcdest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WITH </w:t>
      </w:r>
      <w:proofErr w:type="spellStart"/>
      <w:r w:rsidRPr="00F0431E">
        <w:rPr>
          <w:rFonts w:ascii="Arial monospaced for SAP" w:hAnsi="Arial monospaced for SAP"/>
          <w:color w:val="000000"/>
          <w:sz w:val="20"/>
          <w:szCs w:val="20"/>
          <w:highlight w:val="yellow"/>
          <w:shd w:val="clear" w:color="auto" w:fill="FFFFFF"/>
        </w:rPr>
        <w:t>lv_sysid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CHECK </w:t>
      </w:r>
      <w:r w:rsidRPr="00F0431E">
        <w:rPr>
          <w:rFonts w:ascii="Arial monospaced for SAP" w:hAnsi="Arial monospaced for SAP"/>
          <w:color w:val="000000"/>
          <w:sz w:val="20"/>
          <w:szCs w:val="20"/>
          <w:highlight w:val="yellow"/>
          <w:shd w:val="clear" w:color="auto" w:fill="FFFFFF"/>
        </w:rPr>
        <w:t>zcl_afg_read_table_utility</w:t>
      </w:r>
      <w:r w:rsidRPr="00F0431E">
        <w:rPr>
          <w:rFonts w:ascii="Arial monospaced for SAP" w:hAnsi="Arial monospaced for SAP"/>
          <w:color w:val="808080"/>
          <w:sz w:val="20"/>
          <w:szCs w:val="20"/>
          <w:highlight w:val="yellow"/>
          <w:shd w:val="clear" w:color="auto" w:fill="FFFFFF"/>
        </w:rPr>
        <w:t>=&gt;</w:t>
      </w:r>
      <w:r w:rsidRPr="00F0431E">
        <w:rPr>
          <w:rFonts w:ascii="Arial monospaced for SAP" w:hAnsi="Arial monospaced for SAP"/>
          <w:color w:val="000000"/>
          <w:sz w:val="20"/>
          <w:szCs w:val="20"/>
          <w:highlight w:val="yellow"/>
          <w:shd w:val="clear" w:color="auto" w:fill="FFFFFF"/>
        </w:rPr>
        <w:t>check_rfc_destination</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lv_rfcdest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EQ </w:t>
      </w:r>
      <w:r w:rsidRPr="00F0431E">
        <w:rPr>
          <w:rFonts w:ascii="Arial monospaced for SAP" w:hAnsi="Arial monospaced for SAP"/>
          <w:color w:val="000000"/>
          <w:sz w:val="20"/>
          <w:szCs w:val="20"/>
          <w:highlight w:val="yellow"/>
          <w:shd w:val="clear" w:color="auto" w:fill="FFFFFF"/>
        </w:rPr>
        <w:t>abap_true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prepare fields to be fetched from BW table query</w:t>
      </w:r>
      <w:r w:rsidRPr="00F0431E">
        <w:rPr>
          <w:rFonts w:ascii="Arial monospaced for SAP" w:hAnsi="Arial monospaced for SAP"/>
          <w:color w:val="000000"/>
          <w:sz w:val="20"/>
          <w:szCs w:val="20"/>
          <w:highlight w:val="yellow"/>
          <w:shd w:val="clear" w:color="auto" w:fill="FFFFFF"/>
        </w:rPr>
        <w:br/>
        <w:t>  lt_fields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000000"/>
          <w:sz w:val="20"/>
          <w:szCs w:val="20"/>
          <w:highlight w:val="yellow"/>
          <w:shd w:val="clear" w:color="auto" w:fill="FFFFFF"/>
        </w:rPr>
        <w:t>#</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BASE lt_fields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'/BIC/GBPCOPP'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"Opportunity id</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'/BIC/GBPCOPPIT'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"Opp item</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'REGION'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"Region</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'/BIC/GBPLTFRMT'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"Platform type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'DOC_NUMBER'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"Sales Doc</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'/BIC/GBPCSLTNM'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"Slot number</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'/BIC/GBPICKTYP'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"AMAT Pick str.</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'/BIC/GBOPPST'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"opp subtype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'/BIC/GBFABNA'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"Fabname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'/BIC/GBCNFGAF'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"Alpha config</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'/BIC/GBCMBRCNT'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"chamber count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'/BIC/GBPRDCT_I'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"product id for G3</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'/BIC/GBBLDBUD'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"build BU desc</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lastRenderedPageBreak/>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'/BIC/GBPCOPTYP'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i/>
          <w:iCs/>
          <w:color w:val="808080"/>
          <w:sz w:val="20"/>
          <w:szCs w:val="20"/>
          <w:highlight w:val="yellow"/>
          <w:shd w:val="clear" w:color="auto" w:fill="FFFFFF"/>
        </w:rPr>
        <w:t>"opportunity type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prepare version select option range for BW table query</w:t>
      </w:r>
      <w:r w:rsidRPr="00F0431E">
        <w:rPr>
          <w:rFonts w:ascii="Arial monospaced for SAP" w:hAnsi="Arial monospaced for SAP"/>
          <w:color w:val="000000"/>
          <w:sz w:val="20"/>
          <w:szCs w:val="20"/>
          <w:highlight w:val="yellow"/>
          <w:shd w:val="clear" w:color="auto" w:fill="FFFFFF"/>
        </w:rPr>
        <w:br/>
        <w:t>  lrt_ver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000000"/>
          <w:sz w:val="20"/>
          <w:szCs w:val="20"/>
          <w:highlight w:val="yellow"/>
          <w:shd w:val="clear" w:color="auto" w:fill="FFFFFF"/>
        </w:rPr>
        <w:t>#</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BASE lrt_ver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sign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'I' </w:t>
      </w:r>
      <w:r w:rsidRPr="00F0431E">
        <w:rPr>
          <w:rFonts w:ascii="Arial monospaced for SAP" w:hAnsi="Arial monospaced for SAP"/>
          <w:color w:val="000000"/>
          <w:sz w:val="20"/>
          <w:szCs w:val="20"/>
          <w:highlight w:val="yellow"/>
          <w:shd w:val="clear" w:color="auto" w:fill="FFFFFF"/>
        </w:rPr>
        <w:t>option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'EQ' </w:t>
      </w:r>
      <w:r w:rsidRPr="00F0431E">
        <w:rPr>
          <w:rFonts w:ascii="Arial monospaced for SAP" w:hAnsi="Arial monospaced for SAP"/>
          <w:color w:val="000000"/>
          <w:sz w:val="20"/>
          <w:szCs w:val="20"/>
          <w:highlight w:val="yellow"/>
          <w:shd w:val="clear" w:color="auto" w:fill="FFFFFF"/>
        </w:rPr>
        <w:t>low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lc_a </w:t>
      </w:r>
      <w:r w:rsidRPr="00F0431E">
        <w:rPr>
          <w:rFonts w:ascii="Arial monospaced for SAP" w:hAnsi="Arial monospaced for SAP"/>
          <w:color w:val="800080"/>
          <w:sz w:val="20"/>
          <w:szCs w:val="20"/>
          <w:highlight w:val="yellow"/>
          <w:shd w:val="clear" w:color="auto" w:fill="FFFFFF"/>
        </w:rPr>
        <w:t>) )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prepare opportunity item select option range for BW table query</w:t>
      </w:r>
      <w:r w:rsidRPr="00F0431E">
        <w:rPr>
          <w:rFonts w:ascii="Arial monospaced for SAP" w:hAnsi="Arial monospaced for SAP"/>
          <w:color w:val="000000"/>
          <w:sz w:val="20"/>
          <w:szCs w:val="20"/>
          <w:highlight w:val="yellow"/>
          <w:shd w:val="clear" w:color="auto" w:fill="FFFFFF"/>
        </w:rPr>
        <w:br/>
        <w:t>  lrt_opp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000000"/>
          <w:sz w:val="20"/>
          <w:szCs w:val="20"/>
          <w:highlight w:val="yellow"/>
          <w:shd w:val="clear" w:color="auto" w:fill="FFFFFF"/>
        </w:rPr>
        <w:t>#</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BASE lrt_opp </w:t>
      </w:r>
      <w:r w:rsidRPr="00F0431E">
        <w:rPr>
          <w:rFonts w:ascii="Arial monospaced for SAP" w:hAnsi="Arial monospaced for SAP"/>
          <w:color w:val="0000FF"/>
          <w:sz w:val="20"/>
          <w:szCs w:val="20"/>
          <w:highlight w:val="yellow"/>
          <w:shd w:val="clear" w:color="auto" w:fill="FFFFFF"/>
        </w:rPr>
        <w:t>FOR </w:t>
      </w:r>
      <w:r w:rsidRPr="00F0431E">
        <w:rPr>
          <w:rFonts w:ascii="Arial monospaced for SAP" w:hAnsi="Arial monospaced for SAP"/>
          <w:color w:val="000000"/>
          <w:sz w:val="20"/>
          <w:szCs w:val="20"/>
          <w:highlight w:val="yellow"/>
          <w:shd w:val="clear" w:color="auto" w:fill="FFFFFF"/>
        </w:rPr>
        <w:t>ls_opp </w:t>
      </w:r>
      <w:r w:rsidRPr="00F0431E">
        <w:rPr>
          <w:rFonts w:ascii="Arial monospaced for SAP" w:hAnsi="Arial monospaced for SAP"/>
          <w:color w:val="0000FF"/>
          <w:sz w:val="20"/>
          <w:szCs w:val="20"/>
          <w:highlight w:val="yellow"/>
          <w:shd w:val="clear" w:color="auto" w:fill="FFFFFF"/>
        </w:rPr>
        <w:t>IN </w:t>
      </w:r>
      <w:r w:rsidRPr="00F0431E">
        <w:rPr>
          <w:rFonts w:ascii="Arial monospaced for SAP" w:hAnsi="Arial monospaced for SAP"/>
          <w:color w:val="000000"/>
          <w:sz w:val="20"/>
          <w:szCs w:val="20"/>
          <w:highlight w:val="yellow"/>
          <w:shd w:val="clear" w:color="auto" w:fill="FFFFFF"/>
        </w:rPr>
        <w:t>gt_opp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sign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'I' </w:t>
      </w:r>
      <w:r w:rsidRPr="00F0431E">
        <w:rPr>
          <w:rFonts w:ascii="Arial monospaced for SAP" w:hAnsi="Arial monospaced for SAP"/>
          <w:color w:val="000000"/>
          <w:sz w:val="20"/>
          <w:szCs w:val="20"/>
          <w:highlight w:val="yellow"/>
          <w:shd w:val="clear" w:color="auto" w:fill="FFFFFF"/>
        </w:rPr>
        <w:t>option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'EQ' </w:t>
      </w:r>
      <w:r w:rsidRPr="00F0431E">
        <w:rPr>
          <w:rFonts w:ascii="Arial monospaced for SAP" w:hAnsi="Arial monospaced for SAP"/>
          <w:color w:val="000000"/>
          <w:sz w:val="20"/>
          <w:szCs w:val="20"/>
          <w:highlight w:val="yellow"/>
          <w:shd w:val="clear" w:color="auto" w:fill="FFFFFF"/>
        </w:rPr>
        <w:t>low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 ls_opp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opp_no }_{ ls_opp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opp_item_no ALPHA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OUT }| high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space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lt_field_ranges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VALUE </w:t>
      </w:r>
      <w:r w:rsidRPr="00F0431E">
        <w:rPr>
          <w:rFonts w:ascii="Arial monospaced for SAP" w:hAnsi="Arial monospaced for SAP"/>
          <w:color w:val="000000"/>
          <w:sz w:val="20"/>
          <w:szCs w:val="20"/>
          <w:highlight w:val="yellow"/>
          <w:shd w:val="clear" w:color="auto" w:fill="FFFFFF"/>
        </w:rPr>
        <w:t>#</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BASE lt_field_ranges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field_name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'/BIC/GBPCOPITM'    </w:t>
      </w:r>
      <w:r w:rsidRPr="00F0431E">
        <w:rPr>
          <w:rFonts w:ascii="Arial monospaced for SAP" w:hAnsi="Arial monospaced for SAP"/>
          <w:color w:val="000000"/>
          <w:sz w:val="20"/>
          <w:szCs w:val="20"/>
          <w:highlight w:val="yellow"/>
          <w:shd w:val="clear" w:color="auto" w:fill="FFFFFF"/>
        </w:rPr>
        <w:t>length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3399FF"/>
          <w:sz w:val="20"/>
          <w:szCs w:val="20"/>
          <w:highlight w:val="yellow"/>
          <w:shd w:val="clear" w:color="auto" w:fill="FFFFFF"/>
        </w:rPr>
        <w:t>32 </w:t>
      </w:r>
      <w:r w:rsidRPr="00F0431E">
        <w:rPr>
          <w:rFonts w:ascii="Arial monospaced for SAP" w:hAnsi="Arial monospaced for SAP"/>
          <w:color w:val="000000"/>
          <w:sz w:val="20"/>
          <w:szCs w:val="20"/>
          <w:highlight w:val="yellow"/>
          <w:shd w:val="clear" w:color="auto" w:fill="FFFFFF"/>
        </w:rPr>
        <w:t>range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lrt_opp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field_name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'OBJVERS'           </w:t>
      </w:r>
      <w:r w:rsidRPr="00F0431E">
        <w:rPr>
          <w:rFonts w:ascii="Arial monospaced for SAP" w:hAnsi="Arial monospaced for SAP"/>
          <w:color w:val="000000"/>
          <w:sz w:val="20"/>
          <w:szCs w:val="20"/>
          <w:highlight w:val="yellow"/>
          <w:shd w:val="clear" w:color="auto" w:fill="FFFFFF"/>
        </w:rPr>
        <w:t>length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3399FF"/>
          <w:sz w:val="20"/>
          <w:szCs w:val="20"/>
          <w:highlight w:val="yellow"/>
          <w:shd w:val="clear" w:color="auto" w:fill="FFFFFF"/>
        </w:rPr>
        <w:t>1  </w:t>
      </w:r>
      <w:r w:rsidRPr="00F0431E">
        <w:rPr>
          <w:rFonts w:ascii="Arial monospaced for SAP" w:hAnsi="Arial monospaced for SAP"/>
          <w:color w:val="000000"/>
          <w:sz w:val="20"/>
          <w:szCs w:val="20"/>
          <w:highlight w:val="yellow"/>
          <w:shd w:val="clear" w:color="auto" w:fill="FFFFFF"/>
        </w:rPr>
        <w:t>range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lrt_ver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Creates the where condition with ranges.</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lt_where</w:t>
      </w:r>
      <w:r w:rsidRPr="00F0431E">
        <w:rPr>
          <w:rFonts w:ascii="Arial monospaced for SAP" w:hAnsi="Arial monospaced for SAP"/>
          <w:color w:val="800080"/>
          <w:sz w:val="20"/>
          <w:szCs w:val="20"/>
          <w:highlight w:val="yellow"/>
          <w:shd w:val="clear" w:color="auto" w:fill="FFFFFF"/>
        </w:rPr>
        <w:t>) = </w:t>
      </w:r>
      <w:r w:rsidRPr="00F0431E">
        <w:rPr>
          <w:rFonts w:ascii="Arial monospaced for SAP" w:hAnsi="Arial monospaced for SAP"/>
          <w:color w:val="000000"/>
          <w:sz w:val="20"/>
          <w:szCs w:val="20"/>
          <w:highlight w:val="yellow"/>
          <w:shd w:val="clear" w:color="auto" w:fill="FFFFFF"/>
        </w:rPr>
        <w:t>zcl_afg_read_table_utility</w:t>
      </w:r>
      <w:r w:rsidRPr="00F0431E">
        <w:rPr>
          <w:rFonts w:ascii="Arial monospaced for SAP" w:hAnsi="Arial monospaced for SAP"/>
          <w:color w:val="808080"/>
          <w:sz w:val="20"/>
          <w:szCs w:val="20"/>
          <w:highlight w:val="yellow"/>
          <w:shd w:val="clear" w:color="auto" w:fill="FFFFFF"/>
        </w:rPr>
        <w:t>=&gt;</w:t>
      </w:r>
      <w:r w:rsidRPr="00F0431E">
        <w:rPr>
          <w:rFonts w:ascii="Arial monospaced for SAP" w:hAnsi="Arial monospaced for SAP"/>
          <w:color w:val="000000"/>
          <w:sz w:val="20"/>
          <w:szCs w:val="20"/>
          <w:highlight w:val="yellow"/>
          <w:shd w:val="clear" w:color="auto" w:fill="FFFFFF"/>
        </w:rPr>
        <w:t>prepare_where_clause</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it_field_ranges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lt_field_ranges</w:t>
      </w:r>
      <w:r w:rsidRPr="00F0431E">
        <w:rPr>
          <w:rFonts w:ascii="Arial monospaced for SAP" w:hAnsi="Arial monospaced for SAP"/>
          <w:color w:val="000000"/>
          <w:sz w:val="20"/>
          <w:szCs w:val="20"/>
          <w:highlight w:val="yellow"/>
          <w:shd w:val="clear" w:color="auto" w:fill="FFFFFF"/>
        </w:rPr>
        <w:br/>
        <w:t>                                                                    iv_table_name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lc_query_table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w:t>
      </w:r>
      <w:r w:rsidRPr="00F0431E">
        <w:rPr>
          <w:rFonts w:ascii="Arial monospaced for SAP" w:hAnsi="Arial monospaced for SAP"/>
          <w:color w:val="800080"/>
          <w:sz w:val="20"/>
          <w:szCs w:val="20"/>
          <w:highlight w:val="yellow"/>
          <w:shd w:val="clear" w:color="auto" w:fill="FFFFFF"/>
        </w:rPr>
        <w:t>(</w:t>
      </w:r>
      <w:proofErr w:type="spellStart"/>
      <w:r w:rsidRPr="00F0431E">
        <w:rPr>
          <w:rFonts w:ascii="Arial monospaced for SAP" w:hAnsi="Arial monospaced for SAP"/>
          <w:color w:val="000000"/>
          <w:sz w:val="20"/>
          <w:szCs w:val="20"/>
          <w:highlight w:val="yellow"/>
          <w:shd w:val="clear" w:color="auto" w:fill="FFFFFF"/>
        </w:rPr>
        <w:t>lt_data</w:t>
      </w:r>
      <w:proofErr w:type="spellEnd"/>
      <w:r w:rsidRPr="00F0431E">
        <w:rPr>
          <w:rFonts w:ascii="Arial monospaced for SAP" w:hAnsi="Arial monospaced for SAP"/>
          <w:color w:val="800080"/>
          <w:sz w:val="20"/>
          <w:szCs w:val="20"/>
          <w:highlight w:val="yellow"/>
          <w:shd w:val="clear" w:color="auto" w:fill="FFFFFF"/>
        </w:rPr>
        <w:t>) = </w:t>
      </w:r>
      <w:proofErr w:type="spellStart"/>
      <w:r w:rsidRPr="00F0431E">
        <w:rPr>
          <w:rFonts w:ascii="Arial monospaced for SAP" w:hAnsi="Arial monospaced for SAP"/>
          <w:color w:val="000000"/>
          <w:sz w:val="20"/>
          <w:szCs w:val="20"/>
          <w:highlight w:val="yellow"/>
          <w:shd w:val="clear" w:color="auto" w:fill="FFFFFF"/>
        </w:rPr>
        <w:t>zcl_afg_read_table_utility</w:t>
      </w:r>
      <w:proofErr w:type="spellEnd"/>
      <w:r w:rsidRPr="00F0431E">
        <w:rPr>
          <w:rFonts w:ascii="Arial monospaced for SAP" w:hAnsi="Arial monospaced for SAP"/>
          <w:color w:val="808080"/>
          <w:sz w:val="20"/>
          <w:szCs w:val="20"/>
          <w:highlight w:val="yellow"/>
          <w:shd w:val="clear" w:color="auto" w:fill="FFFFFF"/>
        </w:rPr>
        <w:t>=&gt;</w:t>
      </w:r>
      <w:proofErr w:type="spellStart"/>
      <w:r w:rsidRPr="00F0431E">
        <w:rPr>
          <w:rFonts w:ascii="Arial monospaced for SAP" w:hAnsi="Arial monospaced for SAP"/>
          <w:color w:val="000000"/>
          <w:sz w:val="20"/>
          <w:szCs w:val="20"/>
          <w:highlight w:val="yellow"/>
          <w:shd w:val="clear" w:color="auto" w:fill="FFFFFF"/>
        </w:rPr>
        <w:t>read_remote_table</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EXPORTING</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iv_rfcdest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lv_rfcdest</w:t>
      </w:r>
      <w:proofErr w:type="spellEnd"/>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iv_query_table</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lc_query_table</w:t>
      </w:r>
      <w:proofErr w:type="spellEnd"/>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w:t>
      </w:r>
      <w:proofErr w:type="spellStart"/>
      <w:r w:rsidRPr="00F0431E">
        <w:rPr>
          <w:rFonts w:ascii="Arial monospaced for SAP" w:hAnsi="Arial monospaced for SAP"/>
          <w:i/>
          <w:iCs/>
          <w:color w:val="808080"/>
          <w:sz w:val="20"/>
          <w:szCs w:val="20"/>
          <w:highlight w:val="yellow"/>
          <w:shd w:val="clear" w:color="auto" w:fill="FFFFFF"/>
        </w:rPr>
        <w:t>iv_delimiter</w:t>
      </w:r>
      <w:proofErr w:type="spellEnd"/>
      <w:r w:rsidRPr="00F0431E">
        <w:rPr>
          <w:rFonts w:ascii="Arial monospaced for SAP" w:hAnsi="Arial monospaced for SAP"/>
          <w:i/>
          <w:iCs/>
          <w:color w:val="808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w:t>
      </w:r>
      <w:proofErr w:type="spellStart"/>
      <w:r w:rsidRPr="00F0431E">
        <w:rPr>
          <w:rFonts w:ascii="Arial monospaced for SAP" w:hAnsi="Arial monospaced for SAP"/>
          <w:i/>
          <w:iCs/>
          <w:color w:val="808080"/>
          <w:sz w:val="20"/>
          <w:szCs w:val="20"/>
          <w:highlight w:val="yellow"/>
          <w:shd w:val="clear" w:color="auto" w:fill="FFFFFF"/>
        </w:rPr>
        <w:t>iv_no_data</w:t>
      </w:r>
      <w:proofErr w:type="spellEnd"/>
      <w:r w:rsidRPr="00F0431E">
        <w:rPr>
          <w:rFonts w:ascii="Arial monospaced for SAP" w:hAnsi="Arial monospaced for SAP"/>
          <w:i/>
          <w:iCs/>
          <w:color w:val="808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w:t>
      </w:r>
      <w:proofErr w:type="spellStart"/>
      <w:r w:rsidRPr="00F0431E">
        <w:rPr>
          <w:rFonts w:ascii="Arial monospaced for SAP" w:hAnsi="Arial monospaced for SAP"/>
          <w:i/>
          <w:iCs/>
          <w:color w:val="808080"/>
          <w:sz w:val="20"/>
          <w:szCs w:val="20"/>
          <w:highlight w:val="yellow"/>
          <w:shd w:val="clear" w:color="auto" w:fill="FFFFFF"/>
        </w:rPr>
        <w:t>iv_rowskips</w:t>
      </w:r>
      <w:proofErr w:type="spellEnd"/>
      <w:r w:rsidRPr="00F0431E">
        <w:rPr>
          <w:rFonts w:ascii="Arial monospaced for SAP" w:hAnsi="Arial monospaced for SAP"/>
          <w:i/>
          <w:iCs/>
          <w:color w:val="808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w:t>
      </w:r>
      <w:proofErr w:type="spellStart"/>
      <w:r w:rsidRPr="00F0431E">
        <w:rPr>
          <w:rFonts w:ascii="Arial monospaced for SAP" w:hAnsi="Arial monospaced for SAP"/>
          <w:i/>
          <w:iCs/>
          <w:color w:val="808080"/>
          <w:sz w:val="20"/>
          <w:szCs w:val="20"/>
          <w:highlight w:val="yellow"/>
          <w:shd w:val="clear" w:color="auto" w:fill="FFFFFF"/>
        </w:rPr>
        <w:t>iv_rowcount</w:t>
      </w:r>
      <w:proofErr w:type="spellEnd"/>
      <w:r w:rsidRPr="00F0431E">
        <w:rPr>
          <w:rFonts w:ascii="Arial monospaced for SAP" w:hAnsi="Arial monospaced for SAP"/>
          <w:i/>
          <w:iCs/>
          <w:color w:val="808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it_options</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lt_where</w:t>
      </w:r>
      <w:proofErr w:type="spellEnd"/>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it_fields</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lt_fields</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LOOP AT </w:t>
      </w:r>
      <w:proofErr w:type="spellStart"/>
      <w:r w:rsidRPr="00F0431E">
        <w:rPr>
          <w:rFonts w:ascii="Arial monospaced for SAP" w:hAnsi="Arial monospaced for SAP"/>
          <w:color w:val="000000"/>
          <w:sz w:val="20"/>
          <w:szCs w:val="20"/>
          <w:highlight w:val="yellow"/>
          <w:shd w:val="clear" w:color="auto" w:fill="FFFFFF"/>
        </w:rPr>
        <w:t>lt_data</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INTO DATA</w:t>
      </w:r>
      <w:r w:rsidRPr="00F0431E">
        <w:rPr>
          <w:rFonts w:ascii="Arial monospaced for SAP" w:hAnsi="Arial monospaced for SAP"/>
          <w:color w:val="800080"/>
          <w:sz w:val="20"/>
          <w:szCs w:val="20"/>
          <w:highlight w:val="yellow"/>
          <w:shd w:val="clear" w:color="auto" w:fill="FFFFFF"/>
        </w:rPr>
        <w:t>(</w:t>
      </w:r>
      <w:proofErr w:type="spellStart"/>
      <w:r w:rsidRPr="00F0431E">
        <w:rPr>
          <w:rFonts w:ascii="Arial monospaced for SAP" w:hAnsi="Arial monospaced for SAP"/>
          <w:color w:val="000000"/>
          <w:sz w:val="20"/>
          <w:szCs w:val="20"/>
          <w:highlight w:val="yellow"/>
          <w:shd w:val="clear" w:color="auto" w:fill="FFFFFF"/>
        </w:rPr>
        <w:t>ls_data</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MOVE </w:t>
      </w:r>
      <w:proofErr w:type="spellStart"/>
      <w:r w:rsidRPr="00F0431E">
        <w:rPr>
          <w:rFonts w:ascii="Arial monospaced for SAP" w:hAnsi="Arial monospaced for SAP"/>
          <w:color w:val="000000"/>
          <w:sz w:val="20"/>
          <w:szCs w:val="20"/>
          <w:highlight w:val="yellow"/>
          <w:shd w:val="clear" w:color="auto" w:fill="FFFFFF"/>
        </w:rPr>
        <w:t>ls_data</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TO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APPEND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TO </w:t>
      </w:r>
      <w:proofErr w:type="spellStart"/>
      <w:r w:rsidRPr="00F0431E">
        <w:rPr>
          <w:rFonts w:ascii="Arial monospaced for SAP" w:hAnsi="Arial monospaced for SAP"/>
          <w:color w:val="000000"/>
          <w:sz w:val="20"/>
          <w:szCs w:val="20"/>
          <w:highlight w:val="yellow"/>
          <w:shd w:val="clear" w:color="auto" w:fill="FFFFFF"/>
        </w:rPr>
        <w:t>gt_bwopp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ENDLOOP</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ENDFORM</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      Form  GET_PARENT_CUSTOMER_LIST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--&gt;  p1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&lt;--  p2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lastRenderedPageBreak/>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FORM </w:t>
      </w:r>
      <w:proofErr w:type="spellStart"/>
      <w:r w:rsidRPr="00F0431E">
        <w:rPr>
          <w:rFonts w:ascii="Arial monospaced for SAP" w:hAnsi="Arial monospaced for SAP"/>
          <w:color w:val="000000"/>
          <w:sz w:val="20"/>
          <w:szCs w:val="20"/>
          <w:highlight w:val="yellow"/>
          <w:shd w:val="clear" w:color="auto" w:fill="FFFFFF"/>
        </w:rPr>
        <w:t>get_parent_customer_list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LIKE </w:t>
      </w:r>
      <w:proofErr w:type="spellStart"/>
      <w:r w:rsidRPr="00F0431E">
        <w:rPr>
          <w:rFonts w:ascii="Arial monospaced for SAP" w:hAnsi="Arial monospaced for SAP"/>
          <w:color w:val="000000"/>
          <w:sz w:val="20"/>
          <w:szCs w:val="20"/>
          <w:highlight w:val="yellow"/>
          <w:shd w:val="clear" w:color="auto" w:fill="FFFFFF"/>
        </w:rPr>
        <w:t>gt_keko</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gt_keko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gt_keko</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SORT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BY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DELETE ADJACENT DUPLICATES FROM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COMPARING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CHECK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SELECT </w:t>
      </w:r>
      <w:r w:rsidRPr="00F0431E">
        <w:rPr>
          <w:rFonts w:ascii="Arial monospaced for SAP" w:hAnsi="Arial monospaced for SAP"/>
          <w:color w:val="000000"/>
          <w:sz w:val="20"/>
          <w:szCs w:val="20"/>
          <w:highlight w:val="yellow"/>
          <w:shd w:val="clear" w:color="auto" w:fill="FFFFFF"/>
        </w:rPr>
        <w:t>kunnr hkunnr </w:t>
      </w:r>
      <w:r w:rsidRPr="00F0431E">
        <w:rPr>
          <w:rFonts w:ascii="Arial monospaced for SAP" w:hAnsi="Arial monospaced for SAP"/>
          <w:color w:val="0000FF"/>
          <w:sz w:val="20"/>
          <w:szCs w:val="20"/>
          <w:highlight w:val="yellow"/>
          <w:shd w:val="clear" w:color="auto" w:fill="FFFFFF"/>
        </w:rPr>
        <w:t>FROM </w:t>
      </w:r>
      <w:r w:rsidRPr="00F0431E">
        <w:rPr>
          <w:rFonts w:ascii="Arial monospaced for SAP" w:hAnsi="Arial monospaced for SAP"/>
          <w:color w:val="000000"/>
          <w:sz w:val="20"/>
          <w:szCs w:val="20"/>
          <w:highlight w:val="yellow"/>
          <w:shd w:val="clear" w:color="auto" w:fill="FFFFFF"/>
        </w:rPr>
        <w:t>knvh </w:t>
      </w:r>
      <w:r w:rsidRPr="00F0431E">
        <w:rPr>
          <w:rFonts w:ascii="Arial monospaced for SAP" w:hAnsi="Arial monospaced for SAP"/>
          <w:color w:val="0000FF"/>
          <w:sz w:val="20"/>
          <w:szCs w:val="20"/>
          <w:highlight w:val="yellow"/>
          <w:shd w:val="clear" w:color="auto" w:fill="FFFFFF"/>
        </w:rPr>
        <w:t>INTO TABLE </w:t>
      </w:r>
      <w:r w:rsidRPr="00F0431E">
        <w:rPr>
          <w:rFonts w:ascii="Arial monospaced for SAP" w:hAnsi="Arial monospaced for SAP"/>
          <w:color w:val="000000"/>
          <w:sz w:val="20"/>
          <w:szCs w:val="20"/>
          <w:highlight w:val="yellow"/>
          <w:shd w:val="clear" w:color="auto" w:fill="FFFFFF"/>
        </w:rPr>
        <w:t>gt_knvh </w:t>
      </w:r>
      <w:r w:rsidRPr="00F0431E">
        <w:rPr>
          <w:rFonts w:ascii="Arial monospaced for SAP" w:hAnsi="Arial monospaced for SAP"/>
          <w:color w:val="0000FF"/>
          <w:sz w:val="20"/>
          <w:szCs w:val="20"/>
          <w:highlight w:val="yellow"/>
          <w:shd w:val="clear" w:color="auto" w:fill="FFFFFF"/>
        </w:rPr>
        <w:t>FOR ALL </w:t>
      </w:r>
      <w:r w:rsidRPr="00F0431E">
        <w:rPr>
          <w:rFonts w:ascii="Arial monospaced for SAP" w:hAnsi="Arial monospaced for SAP"/>
          <w:color w:val="000000"/>
          <w:sz w:val="20"/>
          <w:szCs w:val="20"/>
          <w:highlight w:val="yellow"/>
          <w:shd w:val="clear" w:color="auto" w:fill="FFFFFF"/>
        </w:rPr>
        <w:t>ENTRIES </w:t>
      </w:r>
      <w:r w:rsidRPr="00F0431E">
        <w:rPr>
          <w:rFonts w:ascii="Arial monospaced for SAP" w:hAnsi="Arial monospaced for SAP"/>
          <w:color w:val="0000FF"/>
          <w:sz w:val="20"/>
          <w:szCs w:val="20"/>
          <w:highlight w:val="yellow"/>
          <w:shd w:val="clear" w:color="auto" w:fill="FFFFFF"/>
        </w:rPr>
        <w:t>IN</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lt_tkeko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WHERE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lt_tkeko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gt_knvh</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SORT </w:t>
      </w:r>
      <w:proofErr w:type="spellStart"/>
      <w:r w:rsidRPr="00F0431E">
        <w:rPr>
          <w:rFonts w:ascii="Arial monospaced for SAP" w:hAnsi="Arial monospaced for SAP"/>
          <w:color w:val="000000"/>
          <w:sz w:val="20"/>
          <w:szCs w:val="20"/>
          <w:highlight w:val="yellow"/>
          <w:shd w:val="clear" w:color="auto" w:fill="FFFFFF"/>
        </w:rPr>
        <w:t>gt_knvh</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BY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hkunnr</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DELETE ADJACENT DUPLICATES FROM </w:t>
      </w:r>
      <w:r w:rsidRPr="00F0431E">
        <w:rPr>
          <w:rFonts w:ascii="Arial monospaced for SAP" w:hAnsi="Arial monospaced for SAP"/>
          <w:color w:val="000000"/>
          <w:sz w:val="20"/>
          <w:szCs w:val="20"/>
          <w:highlight w:val="yellow"/>
          <w:shd w:val="clear" w:color="auto" w:fill="FFFFFF"/>
        </w:rPr>
        <w:t>gt_knvh </w:t>
      </w:r>
      <w:r w:rsidRPr="00F0431E">
        <w:rPr>
          <w:rFonts w:ascii="Arial monospaced for SAP" w:hAnsi="Arial monospaced for SAP"/>
          <w:color w:val="0000FF"/>
          <w:sz w:val="20"/>
          <w:szCs w:val="20"/>
          <w:highlight w:val="yellow"/>
          <w:shd w:val="clear" w:color="auto" w:fill="FFFFFF"/>
        </w:rPr>
        <w:t>COMPARING </w:t>
      </w:r>
      <w:r w:rsidRPr="00F0431E">
        <w:rPr>
          <w:rFonts w:ascii="Arial monospaced for SAP" w:hAnsi="Arial monospaced for SAP"/>
          <w:color w:val="000000"/>
          <w:sz w:val="20"/>
          <w:szCs w:val="20"/>
          <w:highlight w:val="yellow"/>
          <w:shd w:val="clear" w:color="auto" w:fill="FFFFFF"/>
        </w:rPr>
        <w:t>kunnr hkunnr</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SELECT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name1 </w:t>
      </w:r>
      <w:r w:rsidRPr="00F0431E">
        <w:rPr>
          <w:rFonts w:ascii="Arial monospaced for SAP" w:hAnsi="Arial monospaced for SAP"/>
          <w:color w:val="0000FF"/>
          <w:sz w:val="20"/>
          <w:szCs w:val="20"/>
          <w:highlight w:val="yellow"/>
          <w:shd w:val="clear" w:color="auto" w:fill="FFFFFF"/>
        </w:rPr>
        <w:t>INTO TABLE </w:t>
      </w:r>
      <w:r w:rsidRPr="00F0431E">
        <w:rPr>
          <w:rFonts w:ascii="Arial monospaced for SAP" w:hAnsi="Arial monospaced for SAP"/>
          <w:color w:val="000000"/>
          <w:sz w:val="20"/>
          <w:szCs w:val="20"/>
          <w:highlight w:val="yellow"/>
          <w:shd w:val="clear" w:color="auto" w:fill="FFFFFF"/>
        </w:rPr>
        <w:t>gt_kna1</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FROM </w:t>
      </w:r>
      <w:r w:rsidRPr="00F0431E">
        <w:rPr>
          <w:rFonts w:ascii="Arial monospaced for SAP" w:hAnsi="Arial monospaced for SAP"/>
          <w:color w:val="000000"/>
          <w:sz w:val="20"/>
          <w:szCs w:val="20"/>
          <w:highlight w:val="yellow"/>
          <w:shd w:val="clear" w:color="auto" w:fill="FFFFFF"/>
        </w:rPr>
        <w:t>kna1 </w:t>
      </w:r>
      <w:r w:rsidRPr="00F0431E">
        <w:rPr>
          <w:rFonts w:ascii="Arial monospaced for SAP" w:hAnsi="Arial monospaced for SAP"/>
          <w:color w:val="0000FF"/>
          <w:sz w:val="20"/>
          <w:szCs w:val="20"/>
          <w:highlight w:val="yellow"/>
          <w:shd w:val="clear" w:color="auto" w:fill="FFFFFF"/>
        </w:rPr>
        <w:t>FOR ALL </w:t>
      </w:r>
      <w:r w:rsidRPr="00F0431E">
        <w:rPr>
          <w:rFonts w:ascii="Arial monospaced for SAP" w:hAnsi="Arial monospaced for SAP"/>
          <w:color w:val="000000"/>
          <w:sz w:val="20"/>
          <w:szCs w:val="20"/>
          <w:highlight w:val="yellow"/>
          <w:shd w:val="clear" w:color="auto" w:fill="FFFFFF"/>
        </w:rPr>
        <w:t>ENTRIES </w:t>
      </w:r>
      <w:r w:rsidRPr="00F0431E">
        <w:rPr>
          <w:rFonts w:ascii="Arial monospaced for SAP" w:hAnsi="Arial monospaced for SAP"/>
          <w:color w:val="0000FF"/>
          <w:sz w:val="20"/>
          <w:szCs w:val="20"/>
          <w:highlight w:val="yellow"/>
          <w:shd w:val="clear" w:color="auto" w:fill="FFFFFF"/>
        </w:rPr>
        <w:t>IN </w:t>
      </w:r>
      <w:proofErr w:type="spellStart"/>
      <w:r w:rsidRPr="00F0431E">
        <w:rPr>
          <w:rFonts w:ascii="Arial monospaced for SAP" w:hAnsi="Arial monospaced for SAP"/>
          <w:color w:val="000000"/>
          <w:sz w:val="20"/>
          <w:szCs w:val="20"/>
          <w:highlight w:val="yellow"/>
          <w:shd w:val="clear" w:color="auto" w:fill="FFFFFF"/>
        </w:rPr>
        <w:t>gt_knvh</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WHERE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gt_knvh</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hkunnr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ENDFORM</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      Form  PREPARE_OPP_DATA</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*&amp;---------------------------------------------------------------------*</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--&gt;  p1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&lt;--  p2        text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FORM </w:t>
      </w:r>
      <w:proofErr w:type="spellStart"/>
      <w:r w:rsidRPr="00F0431E">
        <w:rPr>
          <w:rFonts w:ascii="Arial monospaced for SAP" w:hAnsi="Arial monospaced for SAP"/>
          <w:color w:val="000000"/>
          <w:sz w:val="20"/>
          <w:szCs w:val="20"/>
          <w:highlight w:val="yellow"/>
          <w:shd w:val="clear" w:color="auto" w:fill="FFFFFF"/>
        </w:rPr>
        <w:t>prepare_opp_data</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USING </w:t>
      </w:r>
      <w:proofErr w:type="spellStart"/>
      <w:r w:rsidRPr="00F0431E">
        <w:rPr>
          <w:rFonts w:ascii="Arial monospaced for SAP" w:hAnsi="Arial monospaced for SAP"/>
          <w:color w:val="000000"/>
          <w:sz w:val="20"/>
          <w:szCs w:val="20"/>
          <w:highlight w:val="yellow"/>
          <w:shd w:val="clear" w:color="auto" w:fill="FFFFFF"/>
        </w:rPr>
        <w:t>is_keko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ty_cc_keko</w:t>
      </w:r>
      <w:proofErr w:type="spellEnd"/>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CHANGING </w:t>
      </w:r>
      <w:proofErr w:type="spellStart"/>
      <w:r w:rsidRPr="00F0431E">
        <w:rPr>
          <w:rFonts w:ascii="Arial monospaced for SAP" w:hAnsi="Arial monospaced for SAP"/>
          <w:color w:val="000000"/>
          <w:sz w:val="20"/>
          <w:szCs w:val="20"/>
          <w:highlight w:val="yellow"/>
          <w:shd w:val="clear" w:color="auto" w:fill="FFFFFF"/>
        </w:rPr>
        <w:t>cs_output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ty_cc_output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ls_opp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ty_opp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ty_bwopp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 </w:t>
      </w:r>
      <w:proofErr w:type="spellStart"/>
      <w:r w:rsidRPr="00F0431E">
        <w:rPr>
          <w:rFonts w:ascii="Arial monospaced for SAP" w:hAnsi="Arial monospaced for SAP"/>
          <w:color w:val="000000"/>
          <w:sz w:val="20"/>
          <w:szCs w:val="20"/>
          <w:highlight w:val="yellow"/>
          <w:shd w:val="clear" w:color="auto" w:fill="FFFFFF"/>
        </w:rPr>
        <w:t>lv_hkunnr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TYPE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CHECK  </w:t>
      </w:r>
      <w:proofErr w:type="spellStart"/>
      <w:r w:rsidRPr="00F0431E">
        <w:rPr>
          <w:rFonts w:ascii="Arial monospaced for SAP" w:hAnsi="Arial monospaced for SAP"/>
          <w:color w:val="000000"/>
          <w:sz w:val="20"/>
          <w:szCs w:val="20"/>
          <w:highlight w:val="yellow"/>
          <w:shd w:val="clear" w:color="auto" w:fill="FFFFFF"/>
        </w:rPr>
        <w:t>cs_output</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level  </w:t>
      </w:r>
      <w:r w:rsidRPr="00F0431E">
        <w:rPr>
          <w:rFonts w:ascii="Arial monospaced for SAP" w:hAnsi="Arial monospaced for SAP"/>
          <w:color w:val="0000FF"/>
          <w:sz w:val="20"/>
          <w:szCs w:val="20"/>
          <w:highlight w:val="yellow"/>
          <w:shd w:val="clear" w:color="auto" w:fill="FFFFFF"/>
        </w:rPr>
        <w:t>EQ </w:t>
      </w:r>
      <w:r w:rsidRPr="00F0431E">
        <w:rPr>
          <w:rFonts w:ascii="Arial monospaced for SAP" w:hAnsi="Arial monospaced for SAP"/>
          <w:color w:val="3399FF"/>
          <w:sz w:val="20"/>
          <w:szCs w:val="20"/>
          <w:highlight w:val="yellow"/>
          <w:shd w:val="clear" w:color="auto" w:fill="FFFFFF"/>
        </w:rPr>
        <w:t>1</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MOVE</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uepos</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TO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uepos</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prctr_v</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TO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prctr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auart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TO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auart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bom_type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COND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WHEN </w:t>
      </w:r>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vbeln </w:t>
      </w:r>
      <w:r w:rsidRPr="00F0431E">
        <w:rPr>
          <w:rFonts w:ascii="Arial monospaced for SAP" w:hAnsi="Arial monospaced for SAP"/>
          <w:color w:val="0000FF"/>
          <w:sz w:val="20"/>
          <w:szCs w:val="20"/>
          <w:highlight w:val="yellow"/>
          <w:shd w:val="clear" w:color="auto" w:fill="FFFFFF"/>
        </w:rPr>
        <w:t>IS NOT INITIAL </w:t>
      </w:r>
      <w:r w:rsidRPr="00F0431E">
        <w:rPr>
          <w:rFonts w:ascii="Arial monospaced for SAP" w:hAnsi="Arial monospaced for SAP"/>
          <w:color w:val="000000"/>
          <w:sz w:val="20"/>
          <w:szCs w:val="20"/>
          <w:highlight w:val="yellow"/>
          <w:shd w:val="clear" w:color="auto" w:fill="FFFFFF"/>
        </w:rPr>
        <w:t>THEN |Sales </w:t>
      </w:r>
      <w:r w:rsidRPr="00F0431E">
        <w:rPr>
          <w:rFonts w:ascii="Arial monospaced for SAP" w:hAnsi="Arial monospaced for SAP"/>
          <w:color w:val="0000FF"/>
          <w:sz w:val="20"/>
          <w:szCs w:val="20"/>
          <w:highlight w:val="yellow"/>
          <w:shd w:val="clear" w:color="auto" w:fill="FFFFFF"/>
        </w:rPr>
        <w:t>Order </w:t>
      </w:r>
      <w:r w:rsidRPr="00F0431E">
        <w:rPr>
          <w:rFonts w:ascii="Arial monospaced for SAP" w:hAnsi="Arial monospaced for SAP"/>
          <w:color w:val="000000"/>
          <w:sz w:val="20"/>
          <w:szCs w:val="20"/>
          <w:highlight w:val="yellow"/>
          <w:shd w:val="clear" w:color="auto" w:fill="FFFFFF"/>
        </w:rPr>
        <w:t>BOM| </w:t>
      </w:r>
      <w:r w:rsidRPr="00F0431E">
        <w:rPr>
          <w:rFonts w:ascii="Arial monospaced for SAP" w:hAnsi="Arial monospaced for SAP"/>
          <w:color w:val="0000FF"/>
          <w:sz w:val="20"/>
          <w:szCs w:val="20"/>
          <w:highlight w:val="yellow"/>
          <w:shd w:val="clear" w:color="auto" w:fill="FFFFFF"/>
        </w:rPr>
        <w:t>ELSE </w:t>
      </w:r>
      <w:r w:rsidRPr="00F0431E">
        <w:rPr>
          <w:rFonts w:ascii="Arial monospaced for SAP" w:hAnsi="Arial monospaced for SAP"/>
          <w:color w:val="000000"/>
          <w:sz w:val="20"/>
          <w:szCs w:val="20"/>
          <w:highlight w:val="yellow"/>
          <w:shd w:val="clear" w:color="auto" w:fill="FFFFFF"/>
        </w:rPr>
        <w:t>|Planning BOM|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abgru</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reason_rjt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gt_reason[ abgru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abgru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bezei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reason_rjt</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revenue_bu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gt_tspat[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spart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lastRenderedPageBreak/>
        <w:t>sparti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vtext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revenue_bu</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ls_opp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ls_opp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gt_opp[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sales_order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vbeln</w:t>
      </w:r>
      <w:r w:rsidRPr="00F0431E">
        <w:rPr>
          <w:rFonts w:ascii="Arial monospaced for SAP" w:hAnsi="Arial monospaced for SAP"/>
          <w:color w:val="000000"/>
          <w:sz w:val="20"/>
          <w:szCs w:val="20"/>
          <w:highlight w:val="yellow"/>
          <w:shd w:val="clear" w:color="auto" w:fill="FFFFFF"/>
        </w:rPr>
        <w:br/>
        <w:t>                                         sales_order_lno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uepos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opid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opp_no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ls_bwopp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gt_bwopp[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opp_id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opp_no</w:t>
      </w:r>
      <w:r w:rsidRPr="00F0431E">
        <w:rPr>
          <w:rFonts w:ascii="Arial monospaced for SAP" w:hAnsi="Arial monospaced for SAP"/>
          <w:color w:val="000000"/>
          <w:sz w:val="20"/>
          <w:szCs w:val="20"/>
          <w:highlight w:val="yellow"/>
          <w:shd w:val="clear" w:color="auto" w:fill="FFFFFF"/>
        </w:rPr>
        <w:br/>
        <w:t>                                                 opp_itm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 ls_opp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opp_item_no ALPHA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OUT }|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slot_no</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slot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opp_type</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opp_ty</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opp_subty</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opp_subty</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alpha_cfg</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alpha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chamber_cnt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chamber_cnt</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build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COND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WHEN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pickst </w:t>
      </w:r>
      <w:r w:rsidRPr="00F0431E">
        <w:rPr>
          <w:rFonts w:ascii="Arial monospaced for SAP" w:hAnsi="Arial monospaced for SAP"/>
          <w:color w:val="0000FF"/>
          <w:sz w:val="20"/>
          <w:szCs w:val="20"/>
          <w:highlight w:val="yellow"/>
          <w:shd w:val="clear" w:color="auto" w:fill="FFFFFF"/>
        </w:rPr>
        <w:t>IS NOT INITIAL </w:t>
      </w:r>
      <w:r w:rsidRPr="00F0431E">
        <w:rPr>
          <w:rFonts w:ascii="Arial monospaced for SAP" w:hAnsi="Arial monospaced for SAP"/>
          <w:color w:val="000000"/>
          <w:sz w:val="20"/>
          <w:szCs w:val="20"/>
          <w:highlight w:val="yellow"/>
          <w:shd w:val="clear" w:color="auto" w:fill="FFFFFF"/>
        </w:rPr>
        <w:t>THEN substring_after</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val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pickst sub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'_'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ELSE </w:t>
      </w:r>
      <w:r w:rsidRPr="00F0431E">
        <w:rPr>
          <w:rFonts w:ascii="Arial monospaced for SAP" w:hAnsi="Arial monospaced for SAP"/>
          <w:color w:val="000000"/>
          <w:sz w:val="20"/>
          <w:szCs w:val="20"/>
          <w:highlight w:val="yellow"/>
          <w:shd w:val="clear" w:color="auto" w:fill="FFFFFF"/>
        </w:rPr>
        <w:t>space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platform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COND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WHEN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platform </w:t>
      </w:r>
      <w:r w:rsidRPr="00F0431E">
        <w:rPr>
          <w:rFonts w:ascii="Arial monospaced for SAP" w:hAnsi="Arial monospaced for SAP"/>
          <w:color w:val="0000FF"/>
          <w:sz w:val="20"/>
          <w:szCs w:val="20"/>
          <w:highlight w:val="yellow"/>
          <w:shd w:val="clear" w:color="auto" w:fill="FFFFFF"/>
        </w:rPr>
        <w:t>IS NOT INITIAL </w:t>
      </w:r>
      <w:r w:rsidRPr="00F0431E">
        <w:rPr>
          <w:rFonts w:ascii="Arial monospaced for SAP" w:hAnsi="Arial monospaced for SAP"/>
          <w:color w:val="000000"/>
          <w:sz w:val="20"/>
          <w:szCs w:val="20"/>
          <w:highlight w:val="yellow"/>
          <w:shd w:val="clear" w:color="auto" w:fill="FFFFFF"/>
        </w:rPr>
        <w:t>THEN substring_after</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val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platform sub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4DA619"/>
          <w:sz w:val="20"/>
          <w:szCs w:val="20"/>
          <w:highlight w:val="yellow"/>
          <w:shd w:val="clear" w:color="auto" w:fill="FFFFFF"/>
        </w:rPr>
        <w:t>'_'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FF"/>
          <w:sz w:val="20"/>
          <w:szCs w:val="20"/>
          <w:highlight w:val="yellow"/>
          <w:shd w:val="clear" w:color="auto" w:fill="FFFFFF"/>
        </w:rPr>
        <w:t>ELSE </w:t>
      </w:r>
      <w:r w:rsidRPr="00F0431E">
        <w:rPr>
          <w:rFonts w:ascii="Arial monospaced for SAP" w:hAnsi="Arial monospaced for SAP"/>
          <w:color w:val="000000"/>
          <w:sz w:val="20"/>
          <w:szCs w:val="20"/>
          <w:highlight w:val="yellow"/>
          <w:shd w:val="clear" w:color="auto" w:fill="FFFFFF"/>
        </w:rPr>
        <w:t>space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fab_name</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fab</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region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region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build_bu</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build_bu</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ls_opp</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region from region code</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cs_output</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region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region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grt_region[ low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region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high</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*parent customer</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lv_hkunnr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gt_knvh</w:t>
      </w:r>
      <w:proofErr w:type="spellEnd"/>
      <w:r w:rsidRPr="00F0431E">
        <w:rPr>
          <w:rFonts w:ascii="Arial monospaced for SAP" w:hAnsi="Arial monospaced for SAP"/>
          <w:color w:val="00000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is_keko</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8080"/>
          <w:sz w:val="20"/>
          <w:szCs w:val="20"/>
          <w:highlight w:val="yellow"/>
          <w:shd w:val="clear" w:color="auto" w:fill="FFFFFF"/>
        </w:rPr>
        <w:t>-</w:t>
      </w:r>
      <w:proofErr w:type="spellStart"/>
      <w:r w:rsidRPr="00F0431E">
        <w:rPr>
          <w:rFonts w:ascii="Arial monospaced for SAP" w:hAnsi="Arial monospaced for SAP"/>
          <w:color w:val="000000"/>
          <w:sz w:val="20"/>
          <w:szCs w:val="20"/>
          <w:highlight w:val="yellow"/>
          <w:shd w:val="clear" w:color="auto" w:fill="FFFFFF"/>
        </w:rPr>
        <w:t>hkunnr</w:t>
      </w:r>
      <w:proofErr w:type="spellEnd"/>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parent_ku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gt_kna1[ kunnr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lv_hkunnr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name1</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parent_ku</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lv_hkunnr</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proofErr w:type="spellStart"/>
      <w:r w:rsidRPr="00F0431E">
        <w:rPr>
          <w:rFonts w:ascii="Arial monospaced for SAP" w:hAnsi="Arial monospaced for SAP"/>
          <w:color w:val="000000"/>
          <w:sz w:val="20"/>
          <w:szCs w:val="20"/>
          <w:highlight w:val="yellow"/>
          <w:shd w:val="clear" w:color="auto" w:fill="FFFFFF"/>
        </w:rPr>
        <w:t>cs_outp</w:t>
      </w:r>
      <w:proofErr w:type="spellEnd"/>
    </w:p>
    <w:p w14:paraId="1B06DB8E" w14:textId="77777777" w:rsidR="00BA394B" w:rsidRDefault="00BA394B" w:rsidP="00BA394B">
      <w:pPr>
        <w:rPr>
          <w:ins w:id="1232" w:author="Satyanarayana Kalidindi --CNTR" w:date="2019-07-25T17:08:00Z"/>
          <w:rFonts w:ascii="Arial monospaced for SAP" w:hAnsi="Arial monospaced for SAP"/>
          <w:color w:val="800080"/>
          <w:sz w:val="20"/>
          <w:szCs w:val="20"/>
          <w:highlight w:val="yellow"/>
          <w:shd w:val="clear" w:color="auto" w:fill="FFFFFF"/>
        </w:rPr>
      </w:pPr>
      <w:proofErr w:type="spellStart"/>
      <w:r w:rsidRPr="00F0431E">
        <w:rPr>
          <w:rFonts w:ascii="Arial monospaced for SAP" w:hAnsi="Arial monospaced for SAP"/>
          <w:color w:val="000000"/>
          <w:sz w:val="20"/>
          <w:szCs w:val="20"/>
          <w:highlight w:val="yellow"/>
          <w:shd w:val="clear" w:color="auto" w:fill="FFFFFF"/>
        </w:rPr>
        <w:lastRenderedPageBreak/>
        <w:t>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parent_ku</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IF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0000FF"/>
          <w:sz w:val="20"/>
          <w:szCs w:val="20"/>
          <w:highlight w:val="yellow"/>
          <w:shd w:val="clear" w:color="auto" w:fill="FFFFFF"/>
        </w:rPr>
        <w:t>IS NOT INITIAL</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get g3, product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g3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gt_zaf0204[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amat_product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prod_desc</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 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g3 }|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g3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proofErr w:type="spellStart"/>
      <w:r w:rsidRPr="00F0431E">
        <w:rPr>
          <w:rFonts w:ascii="Arial monospaced for SAP" w:hAnsi="Arial monospaced for SAP"/>
          <w:color w:val="000000"/>
          <w:sz w:val="20"/>
          <w:szCs w:val="20"/>
          <w:highlight w:val="yellow"/>
          <w:shd w:val="clear" w:color="auto" w:fill="FFFFFF"/>
        </w:rPr>
        <w:t>cs_output</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0080"/>
          <w:sz w:val="20"/>
          <w:szCs w:val="20"/>
          <w:highlight w:val="yellow"/>
          <w:shd w:val="clear" w:color="auto" w:fill="FFFFFF"/>
        </w:rPr>
        <w:t>= </w:t>
      </w:r>
      <w:proofErr w:type="spellStart"/>
      <w:r w:rsidRPr="00F0431E">
        <w:rPr>
          <w:rFonts w:ascii="Arial monospaced for SAP" w:hAnsi="Arial monospaced for SAP"/>
          <w:color w:val="000000"/>
          <w:sz w:val="20"/>
          <w:szCs w:val="20"/>
          <w:highlight w:val="yellow"/>
          <w:shd w:val="clear" w:color="auto" w:fill="FFFFFF"/>
        </w:rPr>
        <w:t>ls_bwopp</w:t>
      </w:r>
      <w:proofErr w:type="spellEnd"/>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i/>
          <w:iCs/>
          <w:color w:val="808080"/>
          <w:sz w:val="20"/>
          <w:szCs w:val="20"/>
          <w:highlight w:val="yellow"/>
          <w:shd w:val="clear" w:color="auto" w:fill="FFFFFF"/>
        </w:rPr>
        <w:t>* get g1, g2</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DATA</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0080"/>
          <w:sz w:val="20"/>
          <w:szCs w:val="20"/>
          <w:highlight w:val="yellow"/>
          <w:shd w:val="clear" w:color="auto" w:fill="FFFFFF"/>
        </w:rPr>
        <w:t>)  = </w:t>
      </w:r>
      <w:r w:rsidRPr="00F0431E">
        <w:rPr>
          <w:rFonts w:ascii="Arial monospaced for SAP" w:hAnsi="Arial monospaced for SAP"/>
          <w:color w:val="000000"/>
          <w:sz w:val="20"/>
          <w:szCs w:val="20"/>
          <w:highlight w:val="yellow"/>
          <w:shd w:val="clear" w:color="auto" w:fill="FFFFFF"/>
        </w:rPr>
        <w:t>gt_zaf0207[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amat_product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ls_bwopp</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product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g1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gt_zaf0205[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prod_line_g1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prod_line_g1 ]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line_g1_desc</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g1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prod_line_g1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g2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gt_zaf0206[ </w:t>
      </w:r>
      <w:r w:rsidRPr="00F0431E">
        <w:rPr>
          <w:rFonts w:ascii="Arial monospaced for SAP" w:hAnsi="Arial monospaced for SAP"/>
          <w:color w:val="0000FF"/>
          <w:sz w:val="20"/>
          <w:szCs w:val="20"/>
          <w:highlight w:val="yellow"/>
          <w:shd w:val="clear" w:color="auto" w:fill="FFFFFF"/>
        </w:rPr>
        <w:t>KEY </w:t>
      </w:r>
      <w:r w:rsidRPr="00F0431E">
        <w:rPr>
          <w:rFonts w:ascii="Arial monospaced for SAP" w:hAnsi="Arial monospaced for SAP"/>
          <w:color w:val="000000"/>
          <w:sz w:val="20"/>
          <w:szCs w:val="20"/>
          <w:highlight w:val="yellow"/>
          <w:shd w:val="clear" w:color="auto" w:fill="FFFFFF"/>
        </w:rPr>
        <w:t>k1 COMPONENTS prod_line_g2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prod_line_g2 ]</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line_g2_desc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cs_output</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g2 </w:t>
      </w:r>
      <w:r w:rsidRPr="00F0431E">
        <w:rPr>
          <w:rFonts w:ascii="Arial monospaced for SAP" w:hAnsi="Arial monospaced for SAP"/>
          <w:color w:val="800080"/>
          <w:sz w:val="20"/>
          <w:szCs w:val="20"/>
          <w:highlight w:val="yellow"/>
          <w:shd w:val="clear" w:color="auto" w:fill="FFFFFF"/>
        </w:rPr>
        <w:t>= </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8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t>prod_line_g2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CATCH  </w:t>
      </w:r>
      <w:proofErr w:type="spellStart"/>
      <w:r w:rsidRPr="00F0431E">
        <w:rPr>
          <w:rFonts w:ascii="Arial monospaced for SAP" w:hAnsi="Arial monospaced for SAP"/>
          <w:color w:val="000000"/>
          <w:sz w:val="20"/>
          <w:szCs w:val="20"/>
          <w:highlight w:val="yellow"/>
          <w:shd w:val="clear" w:color="auto" w:fill="FFFFFF"/>
        </w:rPr>
        <w:t>cx_sy_itab_line_not_found</w:t>
      </w:r>
      <w:proofErr w:type="spellEnd"/>
      <w:r w:rsidRPr="00F0431E">
        <w:rPr>
          <w:rFonts w:ascii="Arial monospaced for SAP" w:hAnsi="Arial monospaced for SAP"/>
          <w:color w:val="000000"/>
          <w:sz w:val="20"/>
          <w:szCs w:val="20"/>
          <w:highlight w:val="yellow"/>
          <w:shd w:val="clear" w:color="auto" w:fill="FFFFFF"/>
        </w:rPr>
        <w:t> </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CLEAR </w:t>
      </w:r>
      <w:r w:rsidRPr="00F0431E">
        <w:rPr>
          <w:rFonts w:ascii="Arial monospaced for SAP" w:hAnsi="Arial monospaced for SAP"/>
          <w:color w:val="000000"/>
          <w:sz w:val="20"/>
          <w:szCs w:val="20"/>
          <w:highlight w:val="yellow"/>
          <w:shd w:val="clear" w:color="auto" w:fill="FFFFFF"/>
        </w:rPr>
        <w:t>ls_zaf0207</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ENDTRY</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t>  </w:t>
      </w:r>
      <w:r w:rsidRPr="00F0431E">
        <w:rPr>
          <w:rFonts w:ascii="Arial monospaced for SAP" w:hAnsi="Arial monospaced for SAP"/>
          <w:color w:val="0000FF"/>
          <w:sz w:val="20"/>
          <w:szCs w:val="20"/>
          <w:highlight w:val="yellow"/>
          <w:shd w:val="clear" w:color="auto" w:fill="FFFFFF"/>
        </w:rPr>
        <w:t>ENDIF</w:t>
      </w:r>
      <w:r w:rsidRPr="00F0431E">
        <w:rPr>
          <w:rFonts w:ascii="Arial monospaced for SAP" w:hAnsi="Arial monospaced for SAP"/>
          <w:color w:val="800080"/>
          <w:sz w:val="20"/>
          <w:szCs w:val="20"/>
          <w:highlight w:val="yellow"/>
          <w:shd w:val="clear" w:color="auto" w:fill="FFFFFF"/>
        </w:rPr>
        <w:t>.</w:t>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00"/>
          <w:sz w:val="20"/>
          <w:szCs w:val="20"/>
          <w:highlight w:val="yellow"/>
          <w:shd w:val="clear" w:color="auto" w:fill="FFFFFF"/>
        </w:rPr>
        <w:br/>
      </w:r>
      <w:r w:rsidRPr="00F0431E">
        <w:rPr>
          <w:rFonts w:ascii="Arial monospaced for SAP" w:hAnsi="Arial monospaced for SAP"/>
          <w:color w:val="0000FF"/>
          <w:sz w:val="20"/>
          <w:szCs w:val="20"/>
          <w:highlight w:val="yellow"/>
          <w:shd w:val="clear" w:color="auto" w:fill="FFFFFF"/>
        </w:rPr>
        <w:t>ENDFORM</w:t>
      </w:r>
      <w:r w:rsidRPr="00F0431E">
        <w:rPr>
          <w:rFonts w:ascii="Arial monospaced for SAP" w:hAnsi="Arial monospaced for SAP"/>
          <w:color w:val="800080"/>
          <w:sz w:val="20"/>
          <w:szCs w:val="20"/>
          <w:highlight w:val="yellow"/>
          <w:shd w:val="clear" w:color="auto" w:fill="FFFFFF"/>
        </w:rPr>
        <w:t>.</w:t>
      </w:r>
    </w:p>
    <w:p w14:paraId="5D255343" w14:textId="77777777" w:rsidR="002D5AFE" w:rsidRDefault="002D5AFE" w:rsidP="00BA394B">
      <w:pPr>
        <w:rPr>
          <w:ins w:id="1233" w:author="Satyanarayana Kalidindi --CNTR" w:date="2019-07-25T17:08:00Z"/>
        </w:rPr>
      </w:pPr>
    </w:p>
    <w:p w14:paraId="552C276D" w14:textId="77777777" w:rsidR="002D5AFE" w:rsidRDefault="002D5AFE" w:rsidP="00BA394B">
      <w:pPr>
        <w:rPr>
          <w:ins w:id="1234" w:author="Satyanarayana Kalidindi --CNTR" w:date="2019-07-25T17:09:00Z"/>
        </w:rPr>
      </w:pPr>
    </w:p>
    <w:p w14:paraId="1F8AFB83" w14:textId="77777777" w:rsidR="002D5AFE" w:rsidRDefault="002D5AFE" w:rsidP="00BA394B">
      <w:pPr>
        <w:rPr>
          <w:ins w:id="1235" w:author="Satyanarayana Kalidindi --CNTR" w:date="2019-07-25T17:09:00Z"/>
        </w:rPr>
      </w:pPr>
    </w:p>
    <w:p w14:paraId="68342FE7" w14:textId="77777777" w:rsidR="002D5AFE" w:rsidRDefault="002D5AFE" w:rsidP="00BA394B">
      <w:pPr>
        <w:rPr>
          <w:ins w:id="1236" w:author="Satyanarayana Kalidindi --CNTR" w:date="2019-07-25T17:09:00Z"/>
        </w:rPr>
      </w:pPr>
    </w:p>
    <w:p w14:paraId="40776332" w14:textId="77777777" w:rsidR="002D5AFE" w:rsidRDefault="002D5AFE" w:rsidP="00BA394B">
      <w:pPr>
        <w:rPr>
          <w:ins w:id="1237" w:author="Satyanarayana Kalidindi --CNTR" w:date="2019-07-25T17:09:00Z"/>
        </w:rPr>
      </w:pPr>
    </w:p>
    <w:p w14:paraId="107E9FD5" w14:textId="77777777" w:rsidR="002D5AFE" w:rsidRDefault="002D5AFE" w:rsidP="00BA394B">
      <w:pPr>
        <w:rPr>
          <w:ins w:id="1238" w:author="Satyanarayana Kalidindi --CNTR" w:date="2019-07-25T17:09:00Z"/>
        </w:rPr>
      </w:pPr>
    </w:p>
    <w:p w14:paraId="564A82CB" w14:textId="77777777" w:rsidR="002D5AFE" w:rsidRDefault="002D5AFE" w:rsidP="00BA394B">
      <w:pPr>
        <w:rPr>
          <w:ins w:id="1239" w:author="Satyanarayana Kalidindi --CNTR" w:date="2019-07-25T17:09:00Z"/>
        </w:rPr>
      </w:pPr>
    </w:p>
    <w:p w14:paraId="3CE28D4A" w14:textId="77777777" w:rsidR="002D5AFE" w:rsidRDefault="002D5AFE" w:rsidP="00BA394B">
      <w:pPr>
        <w:rPr>
          <w:ins w:id="1240" w:author="Satyanarayana Kalidindi --CNTR" w:date="2019-07-25T17:09:00Z"/>
        </w:rPr>
      </w:pPr>
    </w:p>
    <w:p w14:paraId="03E60B2D" w14:textId="77777777" w:rsidR="002D5AFE" w:rsidRDefault="002D5AFE" w:rsidP="00BA394B">
      <w:pPr>
        <w:rPr>
          <w:ins w:id="1241" w:author="Satyanarayana Kalidindi --CNTR" w:date="2019-07-25T17:09:00Z"/>
        </w:rPr>
      </w:pPr>
    </w:p>
    <w:p w14:paraId="41A1092D" w14:textId="77777777" w:rsidR="002D5AFE" w:rsidRDefault="002D5AFE" w:rsidP="00BA394B">
      <w:pPr>
        <w:rPr>
          <w:ins w:id="1242" w:author="Satyanarayana Kalidindi --CNTR" w:date="2019-07-25T17:09:00Z"/>
        </w:rPr>
      </w:pPr>
    </w:p>
    <w:p w14:paraId="03CC5A65" w14:textId="77777777" w:rsidR="002D5AFE" w:rsidRDefault="002D5AFE" w:rsidP="00BA394B">
      <w:pPr>
        <w:rPr>
          <w:ins w:id="1243" w:author="Satyanarayana Kalidindi --CNTR" w:date="2019-07-25T17:09:00Z"/>
        </w:rPr>
      </w:pPr>
    </w:p>
    <w:p w14:paraId="63ACB6A2" w14:textId="77777777" w:rsidR="002D5AFE" w:rsidRDefault="002D5AFE" w:rsidP="00BA394B">
      <w:pPr>
        <w:rPr>
          <w:ins w:id="1244" w:author="Satyanarayana Kalidindi --CNTR" w:date="2019-07-25T17:09:00Z"/>
        </w:rPr>
      </w:pPr>
    </w:p>
    <w:p w14:paraId="6794EB1A" w14:textId="77777777" w:rsidR="002D5AFE" w:rsidRPr="002D5AFE" w:rsidRDefault="002D5AFE">
      <w:pPr>
        <w:pStyle w:val="Heading2"/>
        <w:tabs>
          <w:tab w:val="clear" w:pos="1080"/>
          <w:tab w:val="num" w:pos="540"/>
        </w:tabs>
        <w:ind w:left="0"/>
        <w:rPr>
          <w:ins w:id="1245" w:author="Satyanarayana Kalidindi --CNTR" w:date="2019-07-25T17:10:00Z"/>
          <w:rFonts w:ascii="Tahoma" w:hAnsi="Tahoma" w:cs="Tahoma"/>
          <w:b w:val="0"/>
          <w:rPrChange w:id="1246" w:author="Satyanarayana Kalidindi --CNTR" w:date="2019-07-25T17:10:00Z">
            <w:rPr>
              <w:ins w:id="1247" w:author="Satyanarayana Kalidindi --CNTR" w:date="2019-07-25T17:10:00Z"/>
              <w:b/>
            </w:rPr>
          </w:rPrChange>
        </w:rPr>
        <w:pPrChange w:id="1248" w:author="Satyanarayana Kalidindi --CNTR" w:date="2019-07-25T17:10:00Z">
          <w:pPr/>
        </w:pPrChange>
      </w:pPr>
      <w:bookmarkStart w:id="1249" w:name="_Toc355080924"/>
      <w:bookmarkStart w:id="1250" w:name="_Toc355082021"/>
      <w:ins w:id="1251" w:author="Satyanarayana Kalidindi --CNTR" w:date="2019-07-25T17:10:00Z">
        <w:r>
          <w:rPr>
            <w:rFonts w:ascii="Tahoma" w:hAnsi="Tahoma" w:cs="Tahoma"/>
            <w:i w:val="0"/>
            <w:sz w:val="24"/>
            <w:szCs w:val="24"/>
          </w:rPr>
          <w:t>Detail Technical Specification</w:t>
        </w:r>
        <w:bookmarkEnd w:id="1249"/>
        <w:bookmarkEnd w:id="1250"/>
        <w:r>
          <w:rPr>
            <w:rFonts w:ascii="Tahoma" w:hAnsi="Tahoma" w:cs="Tahoma"/>
            <w:i w:val="0"/>
            <w:sz w:val="24"/>
            <w:szCs w:val="24"/>
          </w:rPr>
          <w:t xml:space="preserve"> </w:t>
        </w:r>
        <w:r w:rsidRPr="002D5AFE">
          <w:rPr>
            <w:rFonts w:ascii="Wingdings" w:eastAsia="Wingdings" w:hAnsi="Wingdings" w:cs="Wingdings"/>
            <w:i w:val="0"/>
            <w:sz w:val="24"/>
            <w:szCs w:val="24"/>
          </w:rPr>
          <w:t></w:t>
        </w:r>
        <w:r>
          <w:rPr>
            <w:rFonts w:ascii="Tahoma" w:hAnsi="Tahoma" w:cs="Tahoma"/>
            <w:i w:val="0"/>
            <w:sz w:val="24"/>
            <w:szCs w:val="24"/>
          </w:rPr>
          <w:t xml:space="preserve"> </w:t>
        </w:r>
        <w:r w:rsidRPr="00C01F73">
          <w:rPr>
            <w:highlight w:val="yellow"/>
          </w:rPr>
          <w:t>PCR024090</w:t>
        </w:r>
        <w:r w:rsidRPr="00C01F73">
          <w:t xml:space="preserve"> </w:t>
        </w:r>
      </w:ins>
    </w:p>
    <w:p w14:paraId="2C8D472F" w14:textId="77777777" w:rsidR="002D5AFE" w:rsidRDefault="002D5AFE" w:rsidP="002D5AFE">
      <w:pPr>
        <w:rPr>
          <w:ins w:id="1252" w:author="Satyanarayana Kalidindi --CNTR" w:date="2019-07-25T17:10:00Z"/>
          <w:rFonts w:ascii="Tahoma" w:hAnsi="Tahoma" w:cs="Tahoma"/>
          <w:i/>
          <w:sz w:val="20"/>
        </w:rPr>
      </w:pPr>
    </w:p>
    <w:p w14:paraId="4EE55097" w14:textId="77777777" w:rsidR="002D5AFE" w:rsidRDefault="002D5AFE" w:rsidP="00BA394B">
      <w:pPr>
        <w:rPr>
          <w:ins w:id="1253" w:author="Satyanarayana Kalidindi --CNTR" w:date="2019-07-25T17:09:00Z"/>
        </w:rPr>
      </w:pPr>
    </w:p>
    <w:p w14:paraId="68AE7378" w14:textId="77777777" w:rsidR="002D5AFE" w:rsidRDefault="002D5AFE" w:rsidP="00BA394B">
      <w:pPr>
        <w:rPr>
          <w:ins w:id="1254" w:author="Satyanarayana Kalidindi --CNTR" w:date="2019-07-25T17:08:00Z"/>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2D5AFE" w14:paraId="7F8EC3FE" w14:textId="77777777" w:rsidTr="008854D9">
        <w:trPr>
          <w:trHeight w:val="330"/>
          <w:ins w:id="1255"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47A85F8" w14:textId="77777777" w:rsidR="002D5AFE" w:rsidRPr="009405ED" w:rsidRDefault="002D5AFE" w:rsidP="008854D9">
            <w:pPr>
              <w:pStyle w:val="Tablehead"/>
              <w:rPr>
                <w:ins w:id="1256" w:author="Satyanarayana Kalidindi --CNTR" w:date="2019-07-25T17:08:00Z"/>
                <w:rFonts w:ascii="Arial" w:eastAsia="Times New Roman" w:hAnsi="Arial" w:cs="Arial"/>
                <w:b w:val="0"/>
                <w:sz w:val="20"/>
                <w:szCs w:val="20"/>
              </w:rPr>
            </w:pPr>
            <w:ins w:id="1257" w:author="Satyanarayana Kalidindi --CNTR" w:date="2019-07-25T17:08:00Z">
              <w:r w:rsidRPr="009405ED">
                <w:rPr>
                  <w:rFonts w:ascii="Arial" w:eastAsia="Times New Roman" w:hAnsi="Arial" w:cs="Arial"/>
                  <w:b w:val="0"/>
                  <w:sz w:val="20"/>
                  <w:szCs w:val="20"/>
                </w:rPr>
                <w:t>Object Type</w:t>
              </w:r>
            </w:ins>
          </w:p>
        </w:tc>
        <w:tc>
          <w:tcPr>
            <w:tcW w:w="7304" w:type="dxa"/>
            <w:tcBorders>
              <w:top w:val="single" w:sz="4" w:space="0" w:color="auto"/>
              <w:left w:val="single" w:sz="4" w:space="0" w:color="auto"/>
              <w:bottom w:val="single" w:sz="4" w:space="0" w:color="auto"/>
              <w:right w:val="single" w:sz="4" w:space="0" w:color="auto"/>
            </w:tcBorders>
          </w:tcPr>
          <w:p w14:paraId="1A6F17A5" w14:textId="77777777" w:rsidR="002D5AFE" w:rsidRPr="009405ED" w:rsidRDefault="002D5AFE" w:rsidP="008854D9">
            <w:pPr>
              <w:pStyle w:val="Tabletext0"/>
              <w:rPr>
                <w:ins w:id="1258" w:author="Satyanarayana Kalidindi --CNTR" w:date="2019-07-25T17:08:00Z"/>
                <w:rStyle w:val="Instructions"/>
                <w:rFonts w:eastAsia="Times New Roman"/>
                <w:i w:val="0"/>
                <w:szCs w:val="20"/>
              </w:rPr>
            </w:pPr>
            <w:ins w:id="1259" w:author="Satyanarayana Kalidindi --CNTR" w:date="2019-07-25T17:10:00Z">
              <w:r>
                <w:rPr>
                  <w:rStyle w:val="Instructions"/>
                  <w:rFonts w:eastAsia="Times New Roman"/>
                  <w:i w:val="0"/>
                  <w:szCs w:val="20"/>
                </w:rPr>
                <w:t>R</w:t>
              </w:r>
            </w:ins>
            <w:ins w:id="1260" w:author="Satyanarayana Kalidindi --CNTR" w:date="2019-07-25T17:11:00Z">
              <w:r>
                <w:rPr>
                  <w:rStyle w:val="Instructions"/>
                  <w:rFonts w:eastAsia="Times New Roman"/>
                  <w:i w:val="0"/>
                  <w:szCs w:val="20"/>
                </w:rPr>
                <w:t>eport</w:t>
              </w:r>
            </w:ins>
          </w:p>
        </w:tc>
      </w:tr>
      <w:tr w:rsidR="002D5AFE" w14:paraId="228AFF8E" w14:textId="77777777" w:rsidTr="008854D9">
        <w:trPr>
          <w:trHeight w:val="350"/>
          <w:ins w:id="1261"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E9E5AB8" w14:textId="77777777" w:rsidR="002D5AFE" w:rsidRPr="009405ED" w:rsidRDefault="002D5AFE" w:rsidP="008854D9">
            <w:pPr>
              <w:pStyle w:val="Tablehead"/>
              <w:rPr>
                <w:ins w:id="1262" w:author="Satyanarayana Kalidindi --CNTR" w:date="2019-07-25T17:08:00Z"/>
                <w:rFonts w:ascii="Arial" w:eastAsia="Times New Roman" w:hAnsi="Arial" w:cs="Arial"/>
                <w:b w:val="0"/>
                <w:sz w:val="20"/>
                <w:szCs w:val="20"/>
              </w:rPr>
            </w:pPr>
            <w:ins w:id="1263" w:author="Satyanarayana Kalidindi --CNTR" w:date="2019-07-25T17:08:00Z">
              <w:r w:rsidRPr="009405ED">
                <w:rPr>
                  <w:rFonts w:ascii="Arial" w:eastAsia="Times New Roman" w:hAnsi="Arial" w:cs="Arial"/>
                  <w:b w:val="0"/>
                  <w:sz w:val="20"/>
                  <w:szCs w:val="20"/>
                </w:rPr>
                <w:t>Object Name</w:t>
              </w:r>
            </w:ins>
          </w:p>
        </w:tc>
        <w:tc>
          <w:tcPr>
            <w:tcW w:w="7304" w:type="dxa"/>
            <w:tcBorders>
              <w:top w:val="single" w:sz="4" w:space="0" w:color="auto"/>
              <w:left w:val="single" w:sz="4" w:space="0" w:color="auto"/>
              <w:bottom w:val="single" w:sz="4" w:space="0" w:color="auto"/>
              <w:right w:val="single" w:sz="4" w:space="0" w:color="auto"/>
            </w:tcBorders>
          </w:tcPr>
          <w:p w14:paraId="26F2EBAB" w14:textId="77777777" w:rsidR="002D5AFE" w:rsidRPr="009405ED" w:rsidRDefault="002D5AFE" w:rsidP="008854D9">
            <w:pPr>
              <w:pStyle w:val="Tabletext0"/>
              <w:rPr>
                <w:ins w:id="1264" w:author="Satyanarayana Kalidindi --CNTR" w:date="2019-07-25T17:08:00Z"/>
                <w:rFonts w:ascii="Tahoma" w:eastAsia="Times New Roman" w:hAnsi="Tahoma" w:cs="Tahoma"/>
                <w:iCs/>
                <w:noProof/>
                <w:color w:val="000000"/>
                <w:szCs w:val="20"/>
              </w:rPr>
            </w:pPr>
            <w:ins w:id="1265" w:author="Satyanarayana Kalidindi --CNTR" w:date="2019-07-25T17:11:00Z">
              <w:r>
                <w:rPr>
                  <w:rFonts w:ascii="Tahoma" w:eastAsia="Times New Roman" w:hAnsi="Tahoma" w:cs="Tahoma"/>
                  <w:iCs/>
                  <w:noProof/>
                  <w:color w:val="000000"/>
                  <w:szCs w:val="20"/>
                </w:rPr>
                <w:t>ZAFGR252 / ZAFGU252</w:t>
              </w:r>
            </w:ins>
            <w:ins w:id="1266" w:author="Satyanarayana Kalidindi --CNTR" w:date="2019-08-13T09:08:00Z">
              <w:r w:rsidR="00BD3260">
                <w:rPr>
                  <w:rFonts w:ascii="Tahoma" w:eastAsia="Times New Roman" w:hAnsi="Tahoma" w:cs="Tahoma"/>
                  <w:iCs/>
                  <w:noProof/>
                  <w:color w:val="000000"/>
                  <w:szCs w:val="20"/>
                </w:rPr>
                <w:t xml:space="preserve"> / ZAFGU255</w:t>
              </w:r>
            </w:ins>
          </w:p>
        </w:tc>
      </w:tr>
      <w:tr w:rsidR="002D5AFE" w14:paraId="3E4CC338" w14:textId="77777777" w:rsidTr="008854D9">
        <w:trPr>
          <w:trHeight w:val="467"/>
          <w:ins w:id="1267"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A94DDBF" w14:textId="77777777" w:rsidR="002D5AFE" w:rsidRPr="009405ED" w:rsidRDefault="002D5AFE" w:rsidP="008854D9">
            <w:pPr>
              <w:pStyle w:val="Tablehead"/>
              <w:rPr>
                <w:ins w:id="1268" w:author="Satyanarayana Kalidindi --CNTR" w:date="2019-07-25T17:08:00Z"/>
                <w:rFonts w:ascii="Arial" w:eastAsia="Times New Roman" w:hAnsi="Arial" w:cs="Arial"/>
                <w:b w:val="0"/>
                <w:sz w:val="20"/>
                <w:szCs w:val="20"/>
              </w:rPr>
            </w:pPr>
            <w:ins w:id="1269" w:author="Satyanarayana Kalidindi --CNTR" w:date="2019-07-25T17:08:00Z">
              <w:r w:rsidRPr="009405ED">
                <w:rPr>
                  <w:rFonts w:ascii="Arial" w:eastAsia="Times New Roman" w:hAnsi="Arial" w:cs="Arial"/>
                  <w:b w:val="0"/>
                  <w:sz w:val="20"/>
                  <w:szCs w:val="20"/>
                </w:rPr>
                <w:t>Object Description</w:t>
              </w:r>
            </w:ins>
          </w:p>
        </w:tc>
        <w:tc>
          <w:tcPr>
            <w:tcW w:w="7304" w:type="dxa"/>
            <w:tcBorders>
              <w:top w:val="single" w:sz="4" w:space="0" w:color="auto"/>
              <w:left w:val="single" w:sz="4" w:space="0" w:color="auto"/>
              <w:bottom w:val="single" w:sz="4" w:space="0" w:color="auto"/>
              <w:right w:val="single" w:sz="4" w:space="0" w:color="auto"/>
            </w:tcBorders>
          </w:tcPr>
          <w:p w14:paraId="5E54A903" w14:textId="77777777" w:rsidR="002D5AFE" w:rsidRPr="009405ED" w:rsidRDefault="002D5AFE" w:rsidP="008854D9">
            <w:pPr>
              <w:pStyle w:val="Tabletext0"/>
              <w:rPr>
                <w:ins w:id="1270" w:author="Satyanarayana Kalidindi --CNTR" w:date="2019-07-25T17:08:00Z"/>
                <w:rFonts w:ascii="Tahoma" w:eastAsia="Times New Roman" w:hAnsi="Tahoma" w:cs="Tahoma"/>
                <w:iCs/>
                <w:noProof/>
                <w:color w:val="000000"/>
                <w:szCs w:val="20"/>
              </w:rPr>
            </w:pPr>
            <w:ins w:id="1271" w:author="Satyanarayana Kalidindi --CNTR" w:date="2019-07-25T17:12:00Z">
              <w:r>
                <w:rPr>
                  <w:rFonts w:ascii="Tahoma" w:eastAsia="Times New Roman" w:hAnsi="Tahoma" w:cs="Tahoma"/>
                  <w:iCs/>
                  <w:noProof/>
                  <w:color w:val="000000"/>
                  <w:szCs w:val="20"/>
                </w:rPr>
                <w:t>Report &amp; Update program</w:t>
              </w:r>
            </w:ins>
          </w:p>
        </w:tc>
      </w:tr>
      <w:tr w:rsidR="002D5AFE" w14:paraId="65CAA70B" w14:textId="77777777" w:rsidTr="008854D9">
        <w:trPr>
          <w:trHeight w:val="332"/>
          <w:ins w:id="1272"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2ACBA76" w14:textId="77777777" w:rsidR="002D5AFE" w:rsidRPr="009405ED" w:rsidRDefault="002D5AFE" w:rsidP="008854D9">
            <w:pPr>
              <w:pStyle w:val="Tablehead"/>
              <w:rPr>
                <w:ins w:id="1273" w:author="Satyanarayana Kalidindi --CNTR" w:date="2019-07-25T17:08:00Z"/>
                <w:rFonts w:ascii="Arial" w:eastAsia="Times New Roman" w:hAnsi="Arial" w:cs="Arial"/>
                <w:b w:val="0"/>
                <w:sz w:val="20"/>
                <w:szCs w:val="20"/>
              </w:rPr>
            </w:pPr>
            <w:ins w:id="1274" w:author="Satyanarayana Kalidindi --CNTR" w:date="2019-07-25T17:08:00Z">
              <w:r w:rsidRPr="009405ED">
                <w:rPr>
                  <w:rFonts w:ascii="Arial" w:eastAsia="Times New Roman" w:hAnsi="Arial" w:cs="Arial"/>
                  <w:b w:val="0"/>
                  <w:sz w:val="20"/>
                  <w:szCs w:val="20"/>
                </w:rPr>
                <w:t>Development Class</w:t>
              </w:r>
            </w:ins>
          </w:p>
        </w:tc>
        <w:tc>
          <w:tcPr>
            <w:tcW w:w="7304" w:type="dxa"/>
            <w:tcBorders>
              <w:top w:val="single" w:sz="4" w:space="0" w:color="auto"/>
              <w:left w:val="single" w:sz="4" w:space="0" w:color="auto"/>
              <w:bottom w:val="single" w:sz="4" w:space="0" w:color="auto"/>
              <w:right w:val="single" w:sz="4" w:space="0" w:color="auto"/>
            </w:tcBorders>
          </w:tcPr>
          <w:p w14:paraId="237AA6A8" w14:textId="77777777" w:rsidR="002D5AFE" w:rsidRPr="009405ED" w:rsidRDefault="002D5AFE" w:rsidP="008854D9">
            <w:pPr>
              <w:pStyle w:val="Tabletext0"/>
              <w:rPr>
                <w:ins w:id="1275" w:author="Satyanarayana Kalidindi --CNTR" w:date="2019-07-25T17:08:00Z"/>
                <w:rFonts w:ascii="Tahoma" w:eastAsia="Times New Roman" w:hAnsi="Tahoma" w:cs="Tahoma"/>
                <w:iCs/>
                <w:noProof/>
                <w:color w:val="000000"/>
                <w:szCs w:val="20"/>
              </w:rPr>
            </w:pPr>
            <w:ins w:id="1276" w:author="Satyanarayana Kalidindi --CNTR" w:date="2019-07-25T17:08:00Z">
              <w:r w:rsidRPr="008667D8">
                <w:rPr>
                  <w:rFonts w:ascii="Tahoma" w:eastAsia="Times New Roman" w:hAnsi="Tahoma" w:cs="Tahoma"/>
                  <w:iCs/>
                  <w:noProof/>
                  <w:color w:val="000000"/>
                  <w:szCs w:val="20"/>
                </w:rPr>
                <w:t>ZAFG</w:t>
              </w:r>
            </w:ins>
          </w:p>
        </w:tc>
      </w:tr>
      <w:tr w:rsidR="002D5AFE" w14:paraId="67E1CEFE" w14:textId="77777777" w:rsidTr="008854D9">
        <w:trPr>
          <w:trHeight w:val="350"/>
          <w:ins w:id="1277"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D5EA79E" w14:textId="77777777" w:rsidR="002D5AFE" w:rsidRPr="009405ED" w:rsidRDefault="002D5AFE" w:rsidP="008854D9">
            <w:pPr>
              <w:pStyle w:val="Tablehead"/>
              <w:rPr>
                <w:ins w:id="1278" w:author="Satyanarayana Kalidindi --CNTR" w:date="2019-07-25T17:08:00Z"/>
                <w:rFonts w:ascii="Arial" w:eastAsia="Times New Roman" w:hAnsi="Arial" w:cs="Arial"/>
                <w:b w:val="0"/>
                <w:sz w:val="20"/>
                <w:szCs w:val="20"/>
              </w:rPr>
            </w:pPr>
            <w:ins w:id="1279" w:author="Satyanarayana Kalidindi --CNTR" w:date="2019-07-25T17:08:00Z">
              <w:r w:rsidRPr="009405ED">
                <w:rPr>
                  <w:rFonts w:ascii="Arial" w:eastAsia="Times New Roman" w:hAnsi="Arial" w:cs="Arial"/>
                  <w:b w:val="0"/>
                  <w:sz w:val="20"/>
                  <w:szCs w:val="20"/>
                </w:rPr>
                <w:t>Transaction Code</w:t>
              </w:r>
            </w:ins>
          </w:p>
        </w:tc>
        <w:tc>
          <w:tcPr>
            <w:tcW w:w="7304" w:type="dxa"/>
            <w:tcBorders>
              <w:top w:val="single" w:sz="4" w:space="0" w:color="auto"/>
              <w:left w:val="single" w:sz="4" w:space="0" w:color="auto"/>
              <w:bottom w:val="single" w:sz="4" w:space="0" w:color="auto"/>
              <w:right w:val="single" w:sz="4" w:space="0" w:color="auto"/>
            </w:tcBorders>
          </w:tcPr>
          <w:p w14:paraId="32DC74E7" w14:textId="77777777" w:rsidR="002D5AFE" w:rsidRPr="009405ED" w:rsidRDefault="002D5AFE" w:rsidP="008854D9">
            <w:pPr>
              <w:pStyle w:val="Tabletext0"/>
              <w:rPr>
                <w:ins w:id="1280" w:author="Satyanarayana Kalidindi --CNTR" w:date="2019-07-25T17:08:00Z"/>
                <w:rFonts w:ascii="Tahoma" w:eastAsia="Times New Roman" w:hAnsi="Tahoma" w:cs="Tahoma"/>
                <w:i/>
                <w:iCs/>
                <w:noProof/>
                <w:color w:val="000000"/>
                <w:szCs w:val="20"/>
              </w:rPr>
            </w:pPr>
            <w:ins w:id="1281" w:author="Satyanarayana Kalidindi --CNTR" w:date="2019-07-25T17:12:00Z">
              <w:r>
                <w:rPr>
                  <w:rFonts w:ascii="Tahoma" w:eastAsia="Times New Roman" w:hAnsi="Tahoma" w:cs="Tahoma"/>
                  <w:iCs/>
                  <w:noProof/>
                  <w:color w:val="000000"/>
                  <w:szCs w:val="20"/>
                </w:rPr>
                <w:t>ZAFGR252 / ZAFGU252</w:t>
              </w:r>
            </w:ins>
            <w:ins w:id="1282" w:author="Satyanarayana Kalidindi --CNTR" w:date="2019-07-25T17:14:00Z">
              <w:r>
                <w:rPr>
                  <w:rFonts w:ascii="Tahoma" w:eastAsia="Times New Roman" w:hAnsi="Tahoma" w:cs="Tahoma"/>
                  <w:iCs/>
                  <w:noProof/>
                  <w:color w:val="000000"/>
                  <w:szCs w:val="20"/>
                </w:rPr>
                <w:t xml:space="preserve"> </w:t>
              </w:r>
            </w:ins>
            <w:ins w:id="1283" w:author="Satyanarayana Kalidindi --CNTR" w:date="2019-08-13T09:07:00Z">
              <w:r w:rsidR="00BD3260">
                <w:rPr>
                  <w:rFonts w:ascii="Tahoma" w:eastAsia="Times New Roman" w:hAnsi="Tahoma" w:cs="Tahoma"/>
                  <w:iCs/>
                  <w:noProof/>
                  <w:color w:val="000000"/>
                  <w:szCs w:val="20"/>
                </w:rPr>
                <w:t>/ ZAFGU255</w:t>
              </w:r>
            </w:ins>
          </w:p>
        </w:tc>
      </w:tr>
      <w:tr w:rsidR="002D5AFE" w14:paraId="08863D7B" w14:textId="77777777" w:rsidTr="008854D9">
        <w:trPr>
          <w:trHeight w:val="332"/>
          <w:ins w:id="1284"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4A890D2" w14:textId="77777777" w:rsidR="002D5AFE" w:rsidRPr="009405ED" w:rsidRDefault="002D5AFE" w:rsidP="008854D9">
            <w:pPr>
              <w:pStyle w:val="Tablehead"/>
              <w:rPr>
                <w:ins w:id="1285" w:author="Satyanarayana Kalidindi --CNTR" w:date="2019-07-25T17:08:00Z"/>
                <w:rFonts w:ascii="Arial" w:eastAsia="Times New Roman" w:hAnsi="Arial" w:cs="Arial"/>
                <w:b w:val="0"/>
                <w:sz w:val="20"/>
                <w:szCs w:val="20"/>
              </w:rPr>
            </w:pPr>
            <w:ins w:id="1286" w:author="Satyanarayana Kalidindi --CNTR" w:date="2019-07-25T17:08:00Z">
              <w:r w:rsidRPr="009405ED">
                <w:rPr>
                  <w:rFonts w:ascii="Arial" w:eastAsia="Times New Roman" w:hAnsi="Arial" w:cs="Arial"/>
                  <w:b w:val="0"/>
                  <w:sz w:val="20"/>
                  <w:szCs w:val="20"/>
                </w:rPr>
                <w:t>Message Class</w:t>
              </w:r>
            </w:ins>
          </w:p>
        </w:tc>
        <w:tc>
          <w:tcPr>
            <w:tcW w:w="7304" w:type="dxa"/>
            <w:tcBorders>
              <w:top w:val="single" w:sz="4" w:space="0" w:color="auto"/>
              <w:left w:val="single" w:sz="4" w:space="0" w:color="auto"/>
              <w:bottom w:val="single" w:sz="4" w:space="0" w:color="auto"/>
              <w:right w:val="single" w:sz="4" w:space="0" w:color="auto"/>
            </w:tcBorders>
          </w:tcPr>
          <w:p w14:paraId="33CE2273" w14:textId="77777777" w:rsidR="002D5AFE" w:rsidRPr="009405ED" w:rsidRDefault="002D5AFE" w:rsidP="008854D9">
            <w:pPr>
              <w:pStyle w:val="Tabletext0"/>
              <w:rPr>
                <w:ins w:id="1287" w:author="Satyanarayana Kalidindi --CNTR" w:date="2019-07-25T17:08:00Z"/>
                <w:rFonts w:ascii="Tahoma" w:eastAsia="Times New Roman" w:hAnsi="Tahoma" w:cs="Tahoma"/>
                <w:i/>
                <w:iCs/>
                <w:noProof/>
                <w:color w:val="000000"/>
                <w:szCs w:val="20"/>
              </w:rPr>
            </w:pPr>
          </w:p>
        </w:tc>
      </w:tr>
      <w:tr w:rsidR="002D5AFE" w14:paraId="43ECBC7D" w14:textId="77777777" w:rsidTr="008854D9">
        <w:trPr>
          <w:trHeight w:val="422"/>
          <w:ins w:id="1288" w:author="Satyanarayana Kalidindi --CNTR" w:date="2019-07-25T17:08: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DFD07A9" w14:textId="77777777" w:rsidR="002D5AFE" w:rsidRPr="009405ED" w:rsidRDefault="002D5AFE" w:rsidP="008854D9">
            <w:pPr>
              <w:pStyle w:val="Tablehead"/>
              <w:rPr>
                <w:ins w:id="1289" w:author="Satyanarayana Kalidindi --CNTR" w:date="2019-07-25T17:08:00Z"/>
                <w:rFonts w:ascii="Arial" w:eastAsia="Times New Roman" w:hAnsi="Arial" w:cs="Arial"/>
                <w:b w:val="0"/>
                <w:sz w:val="20"/>
                <w:szCs w:val="20"/>
              </w:rPr>
            </w:pPr>
            <w:ins w:id="1290" w:author="Satyanarayana Kalidindi --CNTR" w:date="2019-07-25T17:08:00Z">
              <w:r w:rsidRPr="009405ED">
                <w:rPr>
                  <w:rFonts w:ascii="Arial" w:eastAsia="Times New Roman" w:hAnsi="Arial" w:cs="Arial"/>
                  <w:b w:val="0"/>
                  <w:sz w:val="20"/>
                  <w:szCs w:val="20"/>
                </w:rPr>
                <w:t>Other Relevant Information</w:t>
              </w:r>
            </w:ins>
          </w:p>
        </w:tc>
        <w:tc>
          <w:tcPr>
            <w:tcW w:w="7304" w:type="dxa"/>
            <w:tcBorders>
              <w:top w:val="single" w:sz="4" w:space="0" w:color="auto"/>
              <w:left w:val="single" w:sz="4" w:space="0" w:color="auto"/>
              <w:bottom w:val="single" w:sz="4" w:space="0" w:color="auto"/>
              <w:right w:val="single" w:sz="4" w:space="0" w:color="auto"/>
            </w:tcBorders>
          </w:tcPr>
          <w:p w14:paraId="028AF968" w14:textId="77777777" w:rsidR="002D5AFE" w:rsidRDefault="008D7566" w:rsidP="008854D9">
            <w:pPr>
              <w:pStyle w:val="Tabletext0"/>
              <w:rPr>
                <w:ins w:id="1291" w:author="Satyanarayana Kalidindi --CNTR" w:date="2019-08-13T09:07:00Z"/>
                <w:rStyle w:val="Instructions"/>
                <w:rFonts w:eastAsia="Times New Roman"/>
                <w:szCs w:val="20"/>
              </w:rPr>
            </w:pPr>
            <w:ins w:id="1292" w:author="Satyanarayana Kalidindi --CNTR" w:date="2019-07-26T09:06:00Z">
              <w:r>
                <w:rPr>
                  <w:rStyle w:val="Instructions"/>
                  <w:rFonts w:eastAsia="Times New Roman"/>
                  <w:szCs w:val="20"/>
                </w:rPr>
                <w:t>Class</w:t>
              </w:r>
              <w:r w:rsidRPr="008D7566">
                <w:rPr>
                  <w:rStyle w:val="Instructions"/>
                  <w:rFonts w:ascii="Wingdings" w:eastAsia="Wingdings" w:hAnsi="Wingdings" w:cs="Wingdings"/>
                  <w:szCs w:val="20"/>
                </w:rPr>
                <w:t></w:t>
              </w:r>
              <w:r>
                <w:rPr>
                  <w:rStyle w:val="Instructions"/>
                  <w:rFonts w:eastAsia="Times New Roman"/>
                  <w:szCs w:val="20"/>
                </w:rPr>
                <w:t xml:space="preserve"> ZCL_</w:t>
              </w:r>
              <w:r w:rsidR="004C1F65">
                <w:rPr>
                  <w:rStyle w:val="Instructions"/>
                  <w:rFonts w:eastAsia="Times New Roman"/>
                  <w:szCs w:val="20"/>
                </w:rPr>
                <w:t>AFG_READ_BPC_MASTERDATA</w:t>
              </w:r>
            </w:ins>
          </w:p>
          <w:p w14:paraId="454BC8C6" w14:textId="77777777" w:rsidR="00BD3260" w:rsidRDefault="00BD3260" w:rsidP="00BD3260">
            <w:pPr>
              <w:pStyle w:val="Tabletext0"/>
              <w:rPr>
                <w:ins w:id="1293" w:author="Satyanarayana Kalidindi --CNTR" w:date="2019-08-13T09:07:00Z"/>
                <w:rStyle w:val="Instructions"/>
                <w:rFonts w:eastAsia="Times New Roman"/>
                <w:szCs w:val="20"/>
              </w:rPr>
            </w:pPr>
            <w:ins w:id="1294" w:author="Satyanarayana Kalidindi --CNTR" w:date="2019-08-13T09:07:00Z">
              <w:r>
                <w:rPr>
                  <w:rStyle w:val="Instructions"/>
                  <w:rFonts w:eastAsia="Times New Roman"/>
                  <w:szCs w:val="20"/>
                </w:rPr>
                <w:t>Data elements for table ZAK0252 and ZAK0251</w:t>
              </w:r>
            </w:ins>
          </w:p>
          <w:p w14:paraId="0DB1E001" w14:textId="77777777" w:rsidR="00BD3260" w:rsidRPr="00C01F73" w:rsidRDefault="00BD3260" w:rsidP="00BD3260">
            <w:pPr>
              <w:pStyle w:val="Tabletext0"/>
              <w:rPr>
                <w:ins w:id="1295" w:author="Satyanarayana Kalidindi --CNTR" w:date="2019-08-13T09:07:00Z"/>
                <w:rStyle w:val="Instructions"/>
                <w:rFonts w:eastAsia="Times New Roman"/>
                <w:szCs w:val="20"/>
              </w:rPr>
            </w:pPr>
            <w:ins w:id="1296" w:author="Satyanarayana Kalidindi --CNTR" w:date="2019-08-13T09:07:00Z">
              <w:r w:rsidRPr="00C01F73">
                <w:rPr>
                  <w:rStyle w:val="Instructions"/>
                  <w:rFonts w:eastAsia="Times New Roman"/>
                  <w:szCs w:val="20"/>
                </w:rPr>
                <w:t>ZAF_ALPHA_CFG</w:t>
              </w:r>
            </w:ins>
          </w:p>
          <w:p w14:paraId="618722D1" w14:textId="77777777" w:rsidR="00BD3260" w:rsidRPr="00C01F73" w:rsidRDefault="00BD3260" w:rsidP="00BD3260">
            <w:pPr>
              <w:pStyle w:val="Tabletext0"/>
              <w:rPr>
                <w:ins w:id="1297" w:author="Satyanarayana Kalidindi --CNTR" w:date="2019-08-13T09:07:00Z"/>
                <w:rStyle w:val="Instructions"/>
                <w:rFonts w:eastAsia="Times New Roman"/>
                <w:szCs w:val="20"/>
              </w:rPr>
            </w:pPr>
            <w:ins w:id="1298" w:author="Satyanarayana Kalidindi --CNTR" w:date="2019-08-13T09:07:00Z">
              <w:r w:rsidRPr="00C01F73">
                <w:rPr>
                  <w:rStyle w:val="Instructions"/>
                  <w:rFonts w:eastAsia="Times New Roman"/>
                  <w:szCs w:val="20"/>
                </w:rPr>
                <w:t>ZAF_BOMTYPE</w:t>
              </w:r>
              <w:r>
                <w:rPr>
                  <w:rStyle w:val="Instructions"/>
                  <w:rFonts w:eastAsia="Times New Roman"/>
                  <w:szCs w:val="20"/>
                </w:rPr>
                <w:t xml:space="preserve"> </w:t>
              </w:r>
            </w:ins>
          </w:p>
          <w:p w14:paraId="4E117AAC" w14:textId="77777777" w:rsidR="00BD3260" w:rsidRPr="00C01F73" w:rsidRDefault="00BD3260" w:rsidP="00BD3260">
            <w:pPr>
              <w:pStyle w:val="Tabletext0"/>
              <w:rPr>
                <w:ins w:id="1299" w:author="Satyanarayana Kalidindi --CNTR" w:date="2019-08-13T09:07:00Z"/>
                <w:rStyle w:val="Instructions"/>
                <w:rFonts w:eastAsia="Times New Roman"/>
                <w:szCs w:val="20"/>
              </w:rPr>
            </w:pPr>
            <w:ins w:id="1300" w:author="Satyanarayana Kalidindi --CNTR" w:date="2019-08-13T09:07:00Z">
              <w:r w:rsidRPr="00C01F73">
                <w:rPr>
                  <w:rStyle w:val="Instructions"/>
                  <w:rFonts w:eastAsia="Times New Roman"/>
                  <w:szCs w:val="20"/>
                </w:rPr>
                <w:t>ZAF_BUILD_BU</w:t>
              </w:r>
              <w:r>
                <w:rPr>
                  <w:rStyle w:val="Instructions"/>
                  <w:rFonts w:eastAsia="Times New Roman"/>
                  <w:szCs w:val="20"/>
                </w:rPr>
                <w:t xml:space="preserve"> </w:t>
              </w:r>
            </w:ins>
          </w:p>
          <w:p w14:paraId="6BF318D4" w14:textId="77777777" w:rsidR="00BD3260" w:rsidRPr="00C01F73" w:rsidRDefault="00BD3260" w:rsidP="00BD3260">
            <w:pPr>
              <w:pStyle w:val="Tabletext0"/>
              <w:rPr>
                <w:ins w:id="1301" w:author="Satyanarayana Kalidindi --CNTR" w:date="2019-08-13T09:07:00Z"/>
                <w:rStyle w:val="Instructions"/>
                <w:rFonts w:eastAsia="Times New Roman"/>
                <w:szCs w:val="20"/>
              </w:rPr>
            </w:pPr>
            <w:ins w:id="1302" w:author="Satyanarayana Kalidindi --CNTR" w:date="2019-08-13T09:07:00Z">
              <w:r w:rsidRPr="00C01F73">
                <w:rPr>
                  <w:rStyle w:val="Instructions"/>
                  <w:rFonts w:eastAsia="Times New Roman"/>
                  <w:szCs w:val="20"/>
                </w:rPr>
                <w:t>ZAF_BUILD_STRATEGY</w:t>
              </w:r>
              <w:r>
                <w:rPr>
                  <w:rStyle w:val="Instructions"/>
                  <w:rFonts w:eastAsia="Times New Roman"/>
                  <w:szCs w:val="20"/>
                </w:rPr>
                <w:t xml:space="preserve"> </w:t>
              </w:r>
            </w:ins>
          </w:p>
          <w:p w14:paraId="56D0626E" w14:textId="77777777" w:rsidR="00BD3260" w:rsidRPr="00C01F73" w:rsidRDefault="00BD3260" w:rsidP="00BD3260">
            <w:pPr>
              <w:pStyle w:val="Tabletext0"/>
              <w:rPr>
                <w:ins w:id="1303" w:author="Satyanarayana Kalidindi --CNTR" w:date="2019-08-13T09:07:00Z"/>
                <w:rStyle w:val="Instructions"/>
                <w:rFonts w:eastAsia="Times New Roman"/>
                <w:szCs w:val="20"/>
              </w:rPr>
            </w:pPr>
            <w:ins w:id="1304" w:author="Satyanarayana Kalidindi --CNTR" w:date="2019-08-13T09:07:00Z">
              <w:r w:rsidRPr="00C01F73">
                <w:rPr>
                  <w:rStyle w:val="Instructions"/>
                  <w:rFonts w:eastAsia="Times New Roman"/>
                  <w:szCs w:val="20"/>
                </w:rPr>
                <w:t>ZAF_CHAMBER_CNT</w:t>
              </w:r>
            </w:ins>
          </w:p>
          <w:p w14:paraId="60197F69" w14:textId="77777777" w:rsidR="00BD3260" w:rsidRPr="00C01F73" w:rsidRDefault="00BD3260" w:rsidP="00BD3260">
            <w:pPr>
              <w:pStyle w:val="Tabletext0"/>
              <w:rPr>
                <w:ins w:id="1305" w:author="Satyanarayana Kalidindi --CNTR" w:date="2019-08-13T09:07:00Z"/>
                <w:rStyle w:val="Instructions"/>
                <w:rFonts w:eastAsia="Times New Roman"/>
                <w:szCs w:val="20"/>
              </w:rPr>
            </w:pPr>
            <w:ins w:id="1306" w:author="Satyanarayana Kalidindi --CNTR" w:date="2019-08-13T09:07:00Z">
              <w:r w:rsidRPr="00C01F73">
                <w:rPr>
                  <w:rStyle w:val="Instructions"/>
                  <w:rFonts w:eastAsia="Times New Roman"/>
                  <w:szCs w:val="20"/>
                </w:rPr>
                <w:t>ZAF_KSTEL_EXT_PROC</w:t>
              </w:r>
            </w:ins>
          </w:p>
          <w:p w14:paraId="17711771" w14:textId="77777777" w:rsidR="00BD3260" w:rsidRPr="00C01F73" w:rsidRDefault="00BD3260" w:rsidP="00BD3260">
            <w:pPr>
              <w:pStyle w:val="Tabletext0"/>
              <w:rPr>
                <w:ins w:id="1307" w:author="Satyanarayana Kalidindi --CNTR" w:date="2019-08-13T09:07:00Z"/>
                <w:rStyle w:val="Instructions"/>
                <w:rFonts w:eastAsia="Times New Roman"/>
                <w:szCs w:val="20"/>
              </w:rPr>
            </w:pPr>
            <w:ins w:id="1308" w:author="Satyanarayana Kalidindi --CNTR" w:date="2019-08-13T09:07:00Z">
              <w:r w:rsidRPr="00C01F73">
                <w:rPr>
                  <w:rStyle w:val="Instructions"/>
                  <w:rFonts w:eastAsia="Times New Roman"/>
                  <w:szCs w:val="20"/>
                </w:rPr>
                <w:t>ZAF_KSTEL_LABPRO</w:t>
              </w:r>
            </w:ins>
          </w:p>
          <w:p w14:paraId="407780CF" w14:textId="77777777" w:rsidR="00BD3260" w:rsidRPr="00C01F73" w:rsidRDefault="00BD3260" w:rsidP="00BD3260">
            <w:pPr>
              <w:pStyle w:val="Tabletext0"/>
              <w:rPr>
                <w:ins w:id="1309" w:author="Satyanarayana Kalidindi --CNTR" w:date="2019-08-13T09:07:00Z"/>
                <w:rStyle w:val="Instructions"/>
                <w:rFonts w:eastAsia="Times New Roman"/>
                <w:szCs w:val="20"/>
              </w:rPr>
            </w:pPr>
            <w:ins w:id="1310" w:author="Satyanarayana Kalidindi --CNTR" w:date="2019-08-13T09:07:00Z">
              <w:r w:rsidRPr="00C01F73">
                <w:rPr>
                  <w:rStyle w:val="Instructions"/>
                  <w:rFonts w:eastAsia="Times New Roman"/>
                  <w:szCs w:val="20"/>
                </w:rPr>
                <w:t>ZAF_KSTEL_MAT</w:t>
              </w:r>
            </w:ins>
          </w:p>
          <w:p w14:paraId="69932F96" w14:textId="77777777" w:rsidR="00BD3260" w:rsidRPr="00C01F73" w:rsidRDefault="00BD3260" w:rsidP="00BD3260">
            <w:pPr>
              <w:pStyle w:val="Tabletext0"/>
              <w:rPr>
                <w:ins w:id="1311" w:author="Satyanarayana Kalidindi --CNTR" w:date="2019-08-13T09:07:00Z"/>
                <w:rStyle w:val="Instructions"/>
                <w:rFonts w:eastAsia="Times New Roman"/>
                <w:szCs w:val="20"/>
              </w:rPr>
            </w:pPr>
            <w:ins w:id="1312" w:author="Satyanarayana Kalidindi --CNTR" w:date="2019-08-13T09:07:00Z">
              <w:r w:rsidRPr="00C01F73">
                <w:rPr>
                  <w:rStyle w:val="Instructions"/>
                  <w:rFonts w:eastAsia="Times New Roman"/>
                  <w:szCs w:val="20"/>
                </w:rPr>
                <w:t>ZAF_KSTEL_OH_BURDEN</w:t>
              </w:r>
            </w:ins>
          </w:p>
          <w:p w14:paraId="793AC294" w14:textId="77777777" w:rsidR="00BD3260" w:rsidRPr="00C01F73" w:rsidRDefault="00BD3260" w:rsidP="00BD3260">
            <w:pPr>
              <w:pStyle w:val="Tabletext0"/>
              <w:rPr>
                <w:ins w:id="1313" w:author="Satyanarayana Kalidindi --CNTR" w:date="2019-08-13T09:07:00Z"/>
                <w:rStyle w:val="Instructions"/>
                <w:rFonts w:eastAsia="Times New Roman"/>
                <w:szCs w:val="20"/>
              </w:rPr>
            </w:pPr>
            <w:ins w:id="1314" w:author="Satyanarayana Kalidindi --CNTR" w:date="2019-08-13T09:07:00Z">
              <w:r w:rsidRPr="00C01F73">
                <w:rPr>
                  <w:rStyle w:val="Instructions"/>
                  <w:rFonts w:eastAsia="Times New Roman"/>
                  <w:szCs w:val="20"/>
                </w:rPr>
                <w:t>ZAF_KSTEL_OH_EZ</w:t>
              </w:r>
            </w:ins>
          </w:p>
          <w:p w14:paraId="01E9F7CD" w14:textId="77777777" w:rsidR="00BD3260" w:rsidRPr="00C01F73" w:rsidRDefault="00BD3260" w:rsidP="00BD3260">
            <w:pPr>
              <w:pStyle w:val="Tabletext0"/>
              <w:rPr>
                <w:ins w:id="1315" w:author="Satyanarayana Kalidindi --CNTR" w:date="2019-08-13T09:07:00Z"/>
                <w:rStyle w:val="Instructions"/>
                <w:rFonts w:eastAsia="Times New Roman"/>
                <w:szCs w:val="20"/>
              </w:rPr>
            </w:pPr>
            <w:ins w:id="1316" w:author="Satyanarayana Kalidindi --CNTR" w:date="2019-08-13T09:07:00Z">
              <w:r w:rsidRPr="00C01F73">
                <w:rPr>
                  <w:rStyle w:val="Instructions"/>
                  <w:rFonts w:eastAsia="Times New Roman"/>
                  <w:szCs w:val="20"/>
                </w:rPr>
                <w:t>ZAF_KSTEL_OH_FLRSTK</w:t>
              </w:r>
            </w:ins>
          </w:p>
          <w:p w14:paraId="098963D9" w14:textId="77777777" w:rsidR="00BD3260" w:rsidRPr="00C01F73" w:rsidRDefault="00BD3260" w:rsidP="00BD3260">
            <w:pPr>
              <w:pStyle w:val="Tabletext0"/>
              <w:rPr>
                <w:ins w:id="1317" w:author="Satyanarayana Kalidindi --CNTR" w:date="2019-08-13T09:07:00Z"/>
                <w:rStyle w:val="Instructions"/>
                <w:rFonts w:eastAsia="Times New Roman"/>
                <w:szCs w:val="20"/>
              </w:rPr>
            </w:pPr>
            <w:ins w:id="1318" w:author="Satyanarayana Kalidindi --CNTR" w:date="2019-08-13T09:07:00Z">
              <w:r w:rsidRPr="00C01F73">
                <w:rPr>
                  <w:rStyle w:val="Instructions"/>
                  <w:rFonts w:eastAsia="Times New Roman"/>
                  <w:szCs w:val="20"/>
                </w:rPr>
                <w:t>ZAF_KSTEL_OH_LABPRO</w:t>
              </w:r>
            </w:ins>
          </w:p>
          <w:p w14:paraId="05EF6B17" w14:textId="77777777" w:rsidR="00BD3260" w:rsidRPr="00C01F73" w:rsidRDefault="00BD3260" w:rsidP="00BD3260">
            <w:pPr>
              <w:pStyle w:val="Tabletext0"/>
              <w:rPr>
                <w:ins w:id="1319" w:author="Satyanarayana Kalidindi --CNTR" w:date="2019-08-13T09:07:00Z"/>
                <w:rStyle w:val="Instructions"/>
                <w:rFonts w:eastAsia="Times New Roman"/>
                <w:szCs w:val="20"/>
              </w:rPr>
            </w:pPr>
            <w:ins w:id="1320" w:author="Satyanarayana Kalidindi --CNTR" w:date="2019-08-13T09:07:00Z">
              <w:r w:rsidRPr="00C01F73">
                <w:rPr>
                  <w:rStyle w:val="Instructions"/>
                  <w:rFonts w:eastAsia="Times New Roman"/>
                  <w:szCs w:val="20"/>
                </w:rPr>
                <w:t>ZAF_KSTEL_OH_OBFCRT</w:t>
              </w:r>
            </w:ins>
          </w:p>
          <w:p w14:paraId="48EB8AB5" w14:textId="77777777" w:rsidR="00BD3260" w:rsidRPr="00C01F73" w:rsidRDefault="00BD3260" w:rsidP="00BD3260">
            <w:pPr>
              <w:pStyle w:val="Tabletext0"/>
              <w:rPr>
                <w:ins w:id="1321" w:author="Satyanarayana Kalidindi --CNTR" w:date="2019-08-13T09:07:00Z"/>
                <w:rStyle w:val="Instructions"/>
                <w:rFonts w:eastAsia="Times New Roman"/>
                <w:szCs w:val="20"/>
              </w:rPr>
            </w:pPr>
            <w:ins w:id="1322" w:author="Satyanarayana Kalidindi --CNTR" w:date="2019-08-13T09:07:00Z">
              <w:r w:rsidRPr="00C01F73">
                <w:rPr>
                  <w:rStyle w:val="Instructions"/>
                  <w:rFonts w:eastAsia="Times New Roman"/>
                  <w:szCs w:val="20"/>
                </w:rPr>
                <w:t>ZAF_KSTEL_OH_OPSVAR</w:t>
              </w:r>
            </w:ins>
          </w:p>
          <w:p w14:paraId="0776E67B" w14:textId="77777777" w:rsidR="00BD3260" w:rsidRPr="00C01F73" w:rsidRDefault="00BD3260" w:rsidP="00BD3260">
            <w:pPr>
              <w:pStyle w:val="Tabletext0"/>
              <w:rPr>
                <w:ins w:id="1323" w:author="Satyanarayana Kalidindi --CNTR" w:date="2019-08-13T09:07:00Z"/>
                <w:rStyle w:val="Instructions"/>
                <w:rFonts w:eastAsia="Times New Roman"/>
                <w:szCs w:val="20"/>
              </w:rPr>
            </w:pPr>
            <w:ins w:id="1324" w:author="Satyanarayana Kalidindi --CNTR" w:date="2019-08-13T09:07:00Z">
              <w:r w:rsidRPr="00C01F73">
                <w:rPr>
                  <w:rStyle w:val="Instructions"/>
                  <w:rFonts w:eastAsia="Times New Roman"/>
                  <w:szCs w:val="20"/>
                </w:rPr>
                <w:t>ZAF_KSTEL_OH_OTHERS</w:t>
              </w:r>
            </w:ins>
          </w:p>
          <w:p w14:paraId="09BC97A0" w14:textId="77777777" w:rsidR="00BD3260" w:rsidRPr="00C01F73" w:rsidRDefault="00BD3260" w:rsidP="00BD3260">
            <w:pPr>
              <w:pStyle w:val="Tabletext0"/>
              <w:rPr>
                <w:ins w:id="1325" w:author="Satyanarayana Kalidindi --CNTR" w:date="2019-08-13T09:07:00Z"/>
                <w:rStyle w:val="Instructions"/>
                <w:rFonts w:eastAsia="Times New Roman"/>
                <w:szCs w:val="20"/>
              </w:rPr>
            </w:pPr>
            <w:ins w:id="1326" w:author="Satyanarayana Kalidindi --CNTR" w:date="2019-08-13T09:07:00Z">
              <w:r w:rsidRPr="00C01F73">
                <w:rPr>
                  <w:rStyle w:val="Instructions"/>
                  <w:rFonts w:eastAsia="Times New Roman"/>
                  <w:szCs w:val="20"/>
                </w:rPr>
                <w:t>ZAF_KSTEL_OVERHEAD</w:t>
              </w:r>
            </w:ins>
          </w:p>
          <w:p w14:paraId="0008D585" w14:textId="77777777" w:rsidR="00BD3260" w:rsidRPr="00C01F73" w:rsidRDefault="00BD3260" w:rsidP="00BD3260">
            <w:pPr>
              <w:pStyle w:val="Tabletext0"/>
              <w:rPr>
                <w:ins w:id="1327" w:author="Satyanarayana Kalidindi --CNTR" w:date="2019-08-13T09:07:00Z"/>
                <w:rStyle w:val="Instructions"/>
                <w:rFonts w:eastAsia="Times New Roman"/>
                <w:szCs w:val="20"/>
              </w:rPr>
            </w:pPr>
            <w:ins w:id="1328" w:author="Satyanarayana Kalidindi --CNTR" w:date="2019-08-13T09:07:00Z">
              <w:r w:rsidRPr="00C01F73">
                <w:rPr>
                  <w:rStyle w:val="Instructions"/>
                  <w:rFonts w:eastAsia="Times New Roman"/>
                  <w:szCs w:val="20"/>
                </w:rPr>
                <w:t>ZAF_KSTEL_SUBCON</w:t>
              </w:r>
            </w:ins>
          </w:p>
          <w:p w14:paraId="5801D59C" w14:textId="77777777" w:rsidR="00BD3260" w:rsidRPr="00C01F73" w:rsidRDefault="00BD3260" w:rsidP="00BD3260">
            <w:pPr>
              <w:pStyle w:val="Tabletext0"/>
              <w:rPr>
                <w:ins w:id="1329" w:author="Satyanarayana Kalidindi --CNTR" w:date="2019-08-13T09:07:00Z"/>
                <w:rStyle w:val="Instructions"/>
                <w:rFonts w:eastAsia="Times New Roman"/>
                <w:szCs w:val="20"/>
              </w:rPr>
            </w:pPr>
            <w:ins w:id="1330" w:author="Satyanarayana Kalidindi --CNTR" w:date="2019-08-13T09:07:00Z">
              <w:r w:rsidRPr="00C01F73">
                <w:rPr>
                  <w:rStyle w:val="Instructions"/>
                  <w:rFonts w:eastAsia="Times New Roman"/>
                  <w:szCs w:val="20"/>
                </w:rPr>
                <w:t>ZAF_OPPSUBTYPE</w:t>
              </w:r>
            </w:ins>
          </w:p>
          <w:p w14:paraId="1B0B821A" w14:textId="77777777" w:rsidR="00BD3260" w:rsidRPr="00C01F73" w:rsidRDefault="00BD3260" w:rsidP="00BD3260">
            <w:pPr>
              <w:pStyle w:val="Tabletext0"/>
              <w:rPr>
                <w:ins w:id="1331" w:author="Satyanarayana Kalidindi --CNTR" w:date="2019-08-13T09:07:00Z"/>
                <w:rStyle w:val="Instructions"/>
                <w:rFonts w:eastAsia="Times New Roman"/>
                <w:szCs w:val="20"/>
              </w:rPr>
            </w:pPr>
            <w:ins w:id="1332" w:author="Satyanarayana Kalidindi --CNTR" w:date="2019-08-13T09:07:00Z">
              <w:r w:rsidRPr="00C01F73">
                <w:rPr>
                  <w:rStyle w:val="Instructions"/>
                  <w:rFonts w:eastAsia="Times New Roman"/>
                  <w:szCs w:val="20"/>
                </w:rPr>
                <w:t>ZAF_OPPTYPE</w:t>
              </w:r>
            </w:ins>
          </w:p>
          <w:p w14:paraId="5DFB006F" w14:textId="77777777" w:rsidR="00BD3260" w:rsidRPr="00C01F73" w:rsidRDefault="00BD3260" w:rsidP="00BD3260">
            <w:pPr>
              <w:pStyle w:val="Tabletext0"/>
              <w:rPr>
                <w:ins w:id="1333" w:author="Satyanarayana Kalidindi --CNTR" w:date="2019-08-13T09:07:00Z"/>
                <w:rStyle w:val="Instructions"/>
                <w:rFonts w:eastAsia="Times New Roman"/>
                <w:szCs w:val="20"/>
              </w:rPr>
            </w:pPr>
            <w:ins w:id="1334" w:author="Satyanarayana Kalidindi --CNTR" w:date="2019-08-13T09:07:00Z">
              <w:r w:rsidRPr="00C01F73">
                <w:rPr>
                  <w:rStyle w:val="Instructions"/>
                  <w:rFonts w:eastAsia="Times New Roman"/>
                  <w:szCs w:val="20"/>
                </w:rPr>
                <w:t>ZAF_REVENUE_BU</w:t>
              </w:r>
            </w:ins>
          </w:p>
          <w:p w14:paraId="491C17D5" w14:textId="77777777" w:rsidR="00BD3260" w:rsidRDefault="00BD3260" w:rsidP="00BD3260">
            <w:pPr>
              <w:pStyle w:val="Tabletext0"/>
              <w:rPr>
                <w:ins w:id="1335" w:author="Ram Mohan Thammineni --CNTR" w:date="2019-08-20T09:42:00Z"/>
                <w:rStyle w:val="Instructions"/>
                <w:rFonts w:eastAsia="Times New Roman"/>
                <w:szCs w:val="20"/>
              </w:rPr>
            </w:pPr>
            <w:ins w:id="1336" w:author="Satyanarayana Kalidindi --CNTR" w:date="2019-08-13T09:07:00Z">
              <w:r w:rsidRPr="00C01F73">
                <w:rPr>
                  <w:rStyle w:val="Instructions"/>
                  <w:rFonts w:eastAsia="Times New Roman"/>
                  <w:szCs w:val="20"/>
                </w:rPr>
                <w:t>ZAK_BOBJ_COUNT</w:t>
              </w:r>
            </w:ins>
          </w:p>
          <w:p w14:paraId="3B4150ED" w14:textId="77777777" w:rsidR="00F067A4" w:rsidRDefault="00F067A4" w:rsidP="00F067A4">
            <w:pPr>
              <w:autoSpaceDE w:val="0"/>
              <w:autoSpaceDN w:val="0"/>
              <w:rPr>
                <w:ins w:id="1337" w:author="Ram Mohan Thammineni --CNTR" w:date="2019-08-20T09:42:00Z"/>
                <w:rFonts w:eastAsia="Times New Roman"/>
                <w:sz w:val="22"/>
                <w:szCs w:val="22"/>
              </w:rPr>
            </w:pPr>
            <w:ins w:id="1338" w:author="Ram Mohan Thammineni --CNTR" w:date="2019-08-20T09:42:00Z">
              <w:r>
                <w:rPr>
                  <w:rFonts w:ascii="Segoe UI" w:hAnsi="Segoe UI" w:cs="Segoe UI"/>
                  <w:color w:val="000000"/>
                  <w:sz w:val="20"/>
                  <w:szCs w:val="20"/>
                </w:rPr>
                <w:t xml:space="preserve">ZAF_BOM_LEVEL </w:t>
              </w:r>
            </w:ins>
          </w:p>
          <w:p w14:paraId="59CA3B16" w14:textId="77777777" w:rsidR="00F067A4" w:rsidRPr="009405ED" w:rsidRDefault="00F067A4" w:rsidP="00BD3260">
            <w:pPr>
              <w:pStyle w:val="Tabletext0"/>
              <w:rPr>
                <w:ins w:id="1339" w:author="Satyanarayana Kalidindi --CNTR" w:date="2019-07-25T17:08:00Z"/>
                <w:rStyle w:val="Instructions"/>
                <w:rFonts w:eastAsia="Times New Roman"/>
                <w:szCs w:val="20"/>
              </w:rPr>
            </w:pPr>
          </w:p>
        </w:tc>
      </w:tr>
    </w:tbl>
    <w:p w14:paraId="5CF92296" w14:textId="77777777" w:rsidR="002D5AFE" w:rsidRDefault="002D5AFE" w:rsidP="00BA394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C01F73" w:rsidRPr="009405ED" w:rsidDel="00BD3260" w14:paraId="4B4DC172" w14:textId="77777777" w:rsidTr="000C15E1">
        <w:trPr>
          <w:trHeight w:val="330"/>
          <w:ins w:id="1340" w:author="Ram Mohan Thammineni --CNTR" w:date="2019-07-30T12:18:00Z"/>
          <w:del w:id="1341"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06E5343" w14:textId="77777777" w:rsidR="00C01F73" w:rsidRPr="009405ED" w:rsidDel="00BD3260" w:rsidRDefault="00C01F73" w:rsidP="000C15E1">
            <w:pPr>
              <w:pStyle w:val="Tablehead"/>
              <w:rPr>
                <w:ins w:id="1342" w:author="Ram Mohan Thammineni --CNTR" w:date="2019-07-30T12:18:00Z"/>
                <w:del w:id="1343" w:author="Satyanarayana Kalidindi --CNTR" w:date="2019-08-13T09:07:00Z"/>
                <w:rFonts w:ascii="Arial" w:eastAsia="Times New Roman" w:hAnsi="Arial" w:cs="Arial"/>
                <w:b w:val="0"/>
                <w:sz w:val="20"/>
                <w:szCs w:val="20"/>
              </w:rPr>
            </w:pPr>
            <w:ins w:id="1344" w:author="Ram Mohan Thammineni --CNTR" w:date="2019-07-30T12:18:00Z">
              <w:del w:id="1345" w:author="Satyanarayana Kalidindi --CNTR" w:date="2019-08-13T09:07:00Z">
                <w:r w:rsidRPr="009405ED" w:rsidDel="00BD3260">
                  <w:rPr>
                    <w:rFonts w:ascii="Arial" w:eastAsia="Times New Roman" w:hAnsi="Arial" w:cs="Arial"/>
                    <w:b w:val="0"/>
                    <w:sz w:val="20"/>
                    <w:szCs w:val="20"/>
                  </w:rPr>
                  <w:delText>Object Type</w:delText>
                </w:r>
              </w:del>
            </w:ins>
          </w:p>
        </w:tc>
        <w:tc>
          <w:tcPr>
            <w:tcW w:w="7304" w:type="dxa"/>
            <w:tcBorders>
              <w:top w:val="single" w:sz="4" w:space="0" w:color="auto"/>
              <w:left w:val="single" w:sz="4" w:space="0" w:color="auto"/>
              <w:bottom w:val="single" w:sz="4" w:space="0" w:color="auto"/>
              <w:right w:val="single" w:sz="4" w:space="0" w:color="auto"/>
            </w:tcBorders>
          </w:tcPr>
          <w:p w14:paraId="3E26A8DD" w14:textId="77777777" w:rsidR="00C01F73" w:rsidRPr="009405ED" w:rsidDel="00BD3260" w:rsidRDefault="00C01F73" w:rsidP="000C15E1">
            <w:pPr>
              <w:pStyle w:val="Tabletext0"/>
              <w:rPr>
                <w:ins w:id="1346" w:author="Ram Mohan Thammineni --CNTR" w:date="2019-07-30T12:18:00Z"/>
                <w:del w:id="1347" w:author="Satyanarayana Kalidindi --CNTR" w:date="2019-08-13T09:07:00Z"/>
                <w:rStyle w:val="Instructions"/>
                <w:rFonts w:eastAsia="Times New Roman"/>
                <w:i w:val="0"/>
                <w:szCs w:val="20"/>
              </w:rPr>
            </w:pPr>
            <w:ins w:id="1348" w:author="Ram Mohan Thammineni --CNTR" w:date="2019-07-30T12:18:00Z">
              <w:del w:id="1349" w:author="Satyanarayana Kalidindi --CNTR" w:date="2019-08-13T09:07:00Z">
                <w:r w:rsidDel="00BD3260">
                  <w:rPr>
                    <w:rStyle w:val="Instructions"/>
                    <w:rFonts w:eastAsia="Times New Roman"/>
                    <w:i w:val="0"/>
                    <w:szCs w:val="20"/>
                  </w:rPr>
                  <w:delText>Table Type</w:delText>
                </w:r>
              </w:del>
            </w:ins>
          </w:p>
        </w:tc>
      </w:tr>
      <w:tr w:rsidR="00C01F73" w:rsidRPr="009405ED" w:rsidDel="00BD3260" w14:paraId="3F478690" w14:textId="77777777" w:rsidTr="000C15E1">
        <w:trPr>
          <w:trHeight w:val="350"/>
          <w:ins w:id="1350" w:author="Ram Mohan Thammineni --CNTR" w:date="2019-07-30T12:18:00Z"/>
          <w:del w:id="1351"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91F1E1D" w14:textId="77777777" w:rsidR="00C01F73" w:rsidRPr="009405ED" w:rsidDel="00BD3260" w:rsidRDefault="00C01F73" w:rsidP="000C15E1">
            <w:pPr>
              <w:pStyle w:val="Tablehead"/>
              <w:rPr>
                <w:ins w:id="1352" w:author="Ram Mohan Thammineni --CNTR" w:date="2019-07-30T12:18:00Z"/>
                <w:del w:id="1353" w:author="Satyanarayana Kalidindi --CNTR" w:date="2019-08-13T09:07:00Z"/>
                <w:rFonts w:ascii="Arial" w:eastAsia="Times New Roman" w:hAnsi="Arial" w:cs="Arial"/>
                <w:b w:val="0"/>
                <w:sz w:val="20"/>
                <w:szCs w:val="20"/>
              </w:rPr>
            </w:pPr>
            <w:ins w:id="1354" w:author="Ram Mohan Thammineni --CNTR" w:date="2019-07-30T12:18:00Z">
              <w:del w:id="1355" w:author="Satyanarayana Kalidindi --CNTR" w:date="2019-08-13T09:07:00Z">
                <w:r w:rsidRPr="009405ED" w:rsidDel="00BD3260">
                  <w:rPr>
                    <w:rFonts w:ascii="Arial" w:eastAsia="Times New Roman" w:hAnsi="Arial" w:cs="Arial"/>
                    <w:b w:val="0"/>
                    <w:sz w:val="20"/>
                    <w:szCs w:val="20"/>
                  </w:rPr>
                  <w:delText>Object Name</w:delText>
                </w:r>
              </w:del>
            </w:ins>
          </w:p>
        </w:tc>
        <w:tc>
          <w:tcPr>
            <w:tcW w:w="7304" w:type="dxa"/>
            <w:tcBorders>
              <w:top w:val="single" w:sz="4" w:space="0" w:color="auto"/>
              <w:left w:val="single" w:sz="4" w:space="0" w:color="auto"/>
              <w:bottom w:val="single" w:sz="4" w:space="0" w:color="auto"/>
              <w:right w:val="single" w:sz="4" w:space="0" w:color="auto"/>
            </w:tcBorders>
          </w:tcPr>
          <w:p w14:paraId="1FEB4E03" w14:textId="77777777" w:rsidR="00C01F73" w:rsidRPr="009405ED" w:rsidDel="00BD3260" w:rsidRDefault="00C01F73" w:rsidP="000C15E1">
            <w:pPr>
              <w:pStyle w:val="Tabletext0"/>
              <w:rPr>
                <w:ins w:id="1356" w:author="Ram Mohan Thammineni --CNTR" w:date="2019-07-30T12:18:00Z"/>
                <w:del w:id="1357" w:author="Satyanarayana Kalidindi --CNTR" w:date="2019-08-13T09:07:00Z"/>
                <w:rFonts w:ascii="Tahoma" w:eastAsia="Times New Roman" w:hAnsi="Tahoma" w:cs="Tahoma"/>
                <w:iCs/>
                <w:noProof/>
                <w:color w:val="000000"/>
                <w:szCs w:val="20"/>
              </w:rPr>
            </w:pPr>
            <w:ins w:id="1358" w:author="Ram Mohan Thammineni --CNTR" w:date="2019-07-30T12:18:00Z">
              <w:del w:id="1359" w:author="Satyanarayana Kalidindi --CNTR" w:date="2019-08-13T09:07:00Z">
                <w:r w:rsidRPr="00F0431E" w:rsidDel="00BD3260">
                  <w:rPr>
                    <w:rFonts w:ascii="Tahoma" w:eastAsia="Times New Roman" w:hAnsi="Tahoma" w:cs="Tahoma"/>
                    <w:iCs/>
                    <w:noProof/>
                    <w:color w:val="000000"/>
                    <w:szCs w:val="20"/>
                  </w:rPr>
                  <w:delText>ZTAF_RFC_DB_FLD</w:delText>
                </w:r>
              </w:del>
            </w:ins>
          </w:p>
        </w:tc>
      </w:tr>
      <w:tr w:rsidR="00C01F73" w:rsidRPr="009405ED" w:rsidDel="00BD3260" w14:paraId="6AD03F80" w14:textId="77777777" w:rsidTr="000C15E1">
        <w:trPr>
          <w:trHeight w:val="467"/>
          <w:ins w:id="1360" w:author="Ram Mohan Thammineni --CNTR" w:date="2019-07-30T12:18:00Z"/>
          <w:del w:id="1361"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DCE5214" w14:textId="77777777" w:rsidR="00C01F73" w:rsidRPr="009405ED" w:rsidDel="00BD3260" w:rsidRDefault="00C01F73" w:rsidP="000C15E1">
            <w:pPr>
              <w:pStyle w:val="Tablehead"/>
              <w:rPr>
                <w:ins w:id="1362" w:author="Ram Mohan Thammineni --CNTR" w:date="2019-07-30T12:18:00Z"/>
                <w:del w:id="1363" w:author="Satyanarayana Kalidindi --CNTR" w:date="2019-08-13T09:07:00Z"/>
                <w:rFonts w:ascii="Arial" w:eastAsia="Times New Roman" w:hAnsi="Arial" w:cs="Arial"/>
                <w:b w:val="0"/>
                <w:sz w:val="20"/>
                <w:szCs w:val="20"/>
              </w:rPr>
            </w:pPr>
            <w:ins w:id="1364" w:author="Ram Mohan Thammineni --CNTR" w:date="2019-07-30T12:18:00Z">
              <w:del w:id="1365" w:author="Satyanarayana Kalidindi --CNTR" w:date="2019-08-13T09:07:00Z">
                <w:r w:rsidRPr="009405ED" w:rsidDel="00BD3260">
                  <w:rPr>
                    <w:rFonts w:ascii="Arial" w:eastAsia="Times New Roman" w:hAnsi="Arial" w:cs="Arial"/>
                    <w:b w:val="0"/>
                    <w:sz w:val="20"/>
                    <w:szCs w:val="20"/>
                  </w:rPr>
                  <w:delText>Object Description</w:delText>
                </w:r>
              </w:del>
            </w:ins>
          </w:p>
        </w:tc>
        <w:tc>
          <w:tcPr>
            <w:tcW w:w="7304" w:type="dxa"/>
            <w:tcBorders>
              <w:top w:val="single" w:sz="4" w:space="0" w:color="auto"/>
              <w:left w:val="single" w:sz="4" w:space="0" w:color="auto"/>
              <w:bottom w:val="single" w:sz="4" w:space="0" w:color="auto"/>
              <w:right w:val="single" w:sz="4" w:space="0" w:color="auto"/>
            </w:tcBorders>
          </w:tcPr>
          <w:p w14:paraId="1D98AE25" w14:textId="77777777" w:rsidR="00C01F73" w:rsidRPr="009405ED" w:rsidDel="00BD3260" w:rsidRDefault="00C01F73" w:rsidP="000C15E1">
            <w:pPr>
              <w:pStyle w:val="Tabletext0"/>
              <w:rPr>
                <w:ins w:id="1366" w:author="Ram Mohan Thammineni --CNTR" w:date="2019-07-30T12:18:00Z"/>
                <w:del w:id="1367" w:author="Satyanarayana Kalidindi --CNTR" w:date="2019-08-13T09:07:00Z"/>
                <w:rFonts w:ascii="Tahoma" w:eastAsia="Times New Roman" w:hAnsi="Tahoma" w:cs="Tahoma"/>
                <w:iCs/>
                <w:noProof/>
                <w:color w:val="000000"/>
                <w:szCs w:val="20"/>
              </w:rPr>
            </w:pPr>
            <w:ins w:id="1368" w:author="Ram Mohan Thammineni --CNTR" w:date="2019-07-30T12:18:00Z">
              <w:del w:id="1369" w:author="Satyanarayana Kalidindi --CNTR" w:date="2019-08-13T09:07:00Z">
                <w:r w:rsidDel="00BD3260">
                  <w:rPr>
                    <w:rFonts w:ascii="Tahoma" w:eastAsia="Times New Roman" w:hAnsi="Tahoma" w:cs="Tahoma"/>
                    <w:iCs/>
                    <w:noProof/>
                    <w:color w:val="000000"/>
                    <w:szCs w:val="20"/>
                  </w:rPr>
                  <w:delText>Table type for RFC_DB_FLD</w:delText>
                </w:r>
              </w:del>
            </w:ins>
          </w:p>
        </w:tc>
      </w:tr>
      <w:tr w:rsidR="00C01F73" w:rsidRPr="009405ED" w:rsidDel="00BD3260" w14:paraId="09C0AF77" w14:textId="77777777" w:rsidTr="000C15E1">
        <w:trPr>
          <w:trHeight w:val="332"/>
          <w:ins w:id="1370" w:author="Ram Mohan Thammineni --CNTR" w:date="2019-07-30T12:18:00Z"/>
          <w:del w:id="1371"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F7DBDC2" w14:textId="77777777" w:rsidR="00C01F73" w:rsidRPr="009405ED" w:rsidDel="00BD3260" w:rsidRDefault="00C01F73" w:rsidP="000C15E1">
            <w:pPr>
              <w:pStyle w:val="Tablehead"/>
              <w:rPr>
                <w:ins w:id="1372" w:author="Ram Mohan Thammineni --CNTR" w:date="2019-07-30T12:18:00Z"/>
                <w:del w:id="1373" w:author="Satyanarayana Kalidindi --CNTR" w:date="2019-08-13T09:07:00Z"/>
                <w:rFonts w:ascii="Arial" w:eastAsia="Times New Roman" w:hAnsi="Arial" w:cs="Arial"/>
                <w:b w:val="0"/>
                <w:sz w:val="20"/>
                <w:szCs w:val="20"/>
              </w:rPr>
            </w:pPr>
            <w:ins w:id="1374" w:author="Ram Mohan Thammineni --CNTR" w:date="2019-07-30T12:18:00Z">
              <w:del w:id="1375" w:author="Satyanarayana Kalidindi --CNTR" w:date="2019-08-13T09:07:00Z">
                <w:r w:rsidRPr="009405ED" w:rsidDel="00BD3260">
                  <w:rPr>
                    <w:rFonts w:ascii="Arial" w:eastAsia="Times New Roman" w:hAnsi="Arial" w:cs="Arial"/>
                    <w:b w:val="0"/>
                    <w:sz w:val="20"/>
                    <w:szCs w:val="20"/>
                  </w:rPr>
                  <w:delText>Development Class</w:delText>
                </w:r>
              </w:del>
            </w:ins>
          </w:p>
        </w:tc>
        <w:tc>
          <w:tcPr>
            <w:tcW w:w="7304" w:type="dxa"/>
            <w:tcBorders>
              <w:top w:val="single" w:sz="4" w:space="0" w:color="auto"/>
              <w:left w:val="single" w:sz="4" w:space="0" w:color="auto"/>
              <w:bottom w:val="single" w:sz="4" w:space="0" w:color="auto"/>
              <w:right w:val="single" w:sz="4" w:space="0" w:color="auto"/>
            </w:tcBorders>
          </w:tcPr>
          <w:p w14:paraId="224BD6C2" w14:textId="77777777" w:rsidR="00C01F73" w:rsidRPr="009405ED" w:rsidDel="00BD3260" w:rsidRDefault="00C01F73" w:rsidP="000C15E1">
            <w:pPr>
              <w:pStyle w:val="Tabletext0"/>
              <w:rPr>
                <w:ins w:id="1376" w:author="Ram Mohan Thammineni --CNTR" w:date="2019-07-30T12:18:00Z"/>
                <w:del w:id="1377" w:author="Satyanarayana Kalidindi --CNTR" w:date="2019-08-13T09:07:00Z"/>
                <w:rFonts w:ascii="Tahoma" w:eastAsia="Times New Roman" w:hAnsi="Tahoma" w:cs="Tahoma"/>
                <w:iCs/>
                <w:noProof/>
                <w:color w:val="000000"/>
                <w:szCs w:val="20"/>
              </w:rPr>
            </w:pPr>
            <w:ins w:id="1378" w:author="Ram Mohan Thammineni --CNTR" w:date="2019-07-30T12:18:00Z">
              <w:del w:id="1379" w:author="Satyanarayana Kalidindi --CNTR" w:date="2019-08-13T09:07:00Z">
                <w:r w:rsidRPr="008667D8" w:rsidDel="00BD3260">
                  <w:rPr>
                    <w:rFonts w:ascii="Tahoma" w:eastAsia="Times New Roman" w:hAnsi="Tahoma" w:cs="Tahoma"/>
                    <w:iCs/>
                    <w:noProof/>
                    <w:color w:val="000000"/>
                    <w:szCs w:val="20"/>
                  </w:rPr>
                  <w:delText>ZAFG</w:delText>
                </w:r>
              </w:del>
            </w:ins>
          </w:p>
        </w:tc>
      </w:tr>
      <w:tr w:rsidR="00C01F73" w:rsidRPr="009405ED" w:rsidDel="00BD3260" w14:paraId="180B680B" w14:textId="77777777" w:rsidTr="000C15E1">
        <w:trPr>
          <w:trHeight w:val="350"/>
          <w:ins w:id="1380" w:author="Ram Mohan Thammineni --CNTR" w:date="2019-07-30T12:18:00Z"/>
          <w:del w:id="1381"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6760A3D" w14:textId="77777777" w:rsidR="00C01F73" w:rsidRPr="009405ED" w:rsidDel="00BD3260" w:rsidRDefault="00C01F73" w:rsidP="000C15E1">
            <w:pPr>
              <w:pStyle w:val="Tablehead"/>
              <w:rPr>
                <w:ins w:id="1382" w:author="Ram Mohan Thammineni --CNTR" w:date="2019-07-30T12:18:00Z"/>
                <w:del w:id="1383" w:author="Satyanarayana Kalidindi --CNTR" w:date="2019-08-13T09:07:00Z"/>
                <w:rFonts w:ascii="Arial" w:eastAsia="Times New Roman" w:hAnsi="Arial" w:cs="Arial"/>
                <w:b w:val="0"/>
                <w:sz w:val="20"/>
                <w:szCs w:val="20"/>
              </w:rPr>
            </w:pPr>
            <w:ins w:id="1384" w:author="Ram Mohan Thammineni --CNTR" w:date="2019-07-30T12:18:00Z">
              <w:del w:id="1385" w:author="Satyanarayana Kalidindi --CNTR" w:date="2019-08-13T09:07:00Z">
                <w:r w:rsidRPr="009405ED" w:rsidDel="00BD3260">
                  <w:rPr>
                    <w:rFonts w:ascii="Arial" w:eastAsia="Times New Roman" w:hAnsi="Arial" w:cs="Arial"/>
                    <w:b w:val="0"/>
                    <w:sz w:val="20"/>
                    <w:szCs w:val="20"/>
                  </w:rPr>
                  <w:delText>Transaction Code</w:delText>
                </w:r>
              </w:del>
            </w:ins>
          </w:p>
        </w:tc>
        <w:tc>
          <w:tcPr>
            <w:tcW w:w="7304" w:type="dxa"/>
            <w:tcBorders>
              <w:top w:val="single" w:sz="4" w:space="0" w:color="auto"/>
              <w:left w:val="single" w:sz="4" w:space="0" w:color="auto"/>
              <w:bottom w:val="single" w:sz="4" w:space="0" w:color="auto"/>
              <w:right w:val="single" w:sz="4" w:space="0" w:color="auto"/>
            </w:tcBorders>
          </w:tcPr>
          <w:p w14:paraId="3BCBCB4C" w14:textId="77777777" w:rsidR="00C01F73" w:rsidRPr="009405ED" w:rsidDel="00BD3260" w:rsidRDefault="00C01F73" w:rsidP="000C15E1">
            <w:pPr>
              <w:pStyle w:val="Tabletext0"/>
              <w:rPr>
                <w:ins w:id="1386" w:author="Ram Mohan Thammineni --CNTR" w:date="2019-07-30T12:18:00Z"/>
                <w:del w:id="1387" w:author="Satyanarayana Kalidindi --CNTR" w:date="2019-08-13T09:07:00Z"/>
                <w:rFonts w:ascii="Tahoma" w:eastAsia="Times New Roman" w:hAnsi="Tahoma" w:cs="Tahoma"/>
                <w:i/>
                <w:iCs/>
                <w:noProof/>
                <w:color w:val="000000"/>
                <w:szCs w:val="20"/>
              </w:rPr>
            </w:pPr>
          </w:p>
        </w:tc>
      </w:tr>
      <w:tr w:rsidR="00C01F73" w:rsidRPr="009405ED" w:rsidDel="00BD3260" w14:paraId="1DE7F40E" w14:textId="77777777" w:rsidTr="000C15E1">
        <w:trPr>
          <w:trHeight w:val="332"/>
          <w:ins w:id="1388" w:author="Ram Mohan Thammineni --CNTR" w:date="2019-07-30T12:18:00Z"/>
          <w:del w:id="1389"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08A2D06" w14:textId="77777777" w:rsidR="00C01F73" w:rsidRPr="009405ED" w:rsidDel="00BD3260" w:rsidRDefault="00C01F73" w:rsidP="000C15E1">
            <w:pPr>
              <w:pStyle w:val="Tablehead"/>
              <w:rPr>
                <w:ins w:id="1390" w:author="Ram Mohan Thammineni --CNTR" w:date="2019-07-30T12:18:00Z"/>
                <w:del w:id="1391" w:author="Satyanarayana Kalidindi --CNTR" w:date="2019-08-13T09:07:00Z"/>
                <w:rFonts w:ascii="Arial" w:eastAsia="Times New Roman" w:hAnsi="Arial" w:cs="Arial"/>
                <w:b w:val="0"/>
                <w:sz w:val="20"/>
                <w:szCs w:val="20"/>
              </w:rPr>
            </w:pPr>
            <w:ins w:id="1392" w:author="Ram Mohan Thammineni --CNTR" w:date="2019-07-30T12:18:00Z">
              <w:del w:id="1393" w:author="Satyanarayana Kalidindi --CNTR" w:date="2019-08-13T09:07:00Z">
                <w:r w:rsidRPr="009405ED" w:rsidDel="00BD3260">
                  <w:rPr>
                    <w:rFonts w:ascii="Arial" w:eastAsia="Times New Roman" w:hAnsi="Arial" w:cs="Arial"/>
                    <w:b w:val="0"/>
                    <w:sz w:val="20"/>
                    <w:szCs w:val="20"/>
                  </w:rPr>
                  <w:delText>Message Class</w:delText>
                </w:r>
              </w:del>
            </w:ins>
          </w:p>
        </w:tc>
        <w:tc>
          <w:tcPr>
            <w:tcW w:w="7304" w:type="dxa"/>
            <w:tcBorders>
              <w:top w:val="single" w:sz="4" w:space="0" w:color="auto"/>
              <w:left w:val="single" w:sz="4" w:space="0" w:color="auto"/>
              <w:bottom w:val="single" w:sz="4" w:space="0" w:color="auto"/>
              <w:right w:val="single" w:sz="4" w:space="0" w:color="auto"/>
            </w:tcBorders>
          </w:tcPr>
          <w:p w14:paraId="5B48A671" w14:textId="77777777" w:rsidR="00C01F73" w:rsidRPr="009405ED" w:rsidDel="00BD3260" w:rsidRDefault="00C01F73" w:rsidP="000C15E1">
            <w:pPr>
              <w:pStyle w:val="Tabletext0"/>
              <w:rPr>
                <w:ins w:id="1394" w:author="Ram Mohan Thammineni --CNTR" w:date="2019-07-30T12:18:00Z"/>
                <w:del w:id="1395" w:author="Satyanarayana Kalidindi --CNTR" w:date="2019-08-13T09:07:00Z"/>
                <w:rFonts w:ascii="Tahoma" w:eastAsia="Times New Roman" w:hAnsi="Tahoma" w:cs="Tahoma"/>
                <w:i/>
                <w:iCs/>
                <w:noProof/>
                <w:color w:val="000000"/>
                <w:szCs w:val="20"/>
              </w:rPr>
            </w:pPr>
          </w:p>
        </w:tc>
      </w:tr>
      <w:tr w:rsidR="00C01F73" w:rsidRPr="009405ED" w:rsidDel="00BD3260" w14:paraId="1065C0A0" w14:textId="77777777" w:rsidTr="000C15E1">
        <w:trPr>
          <w:trHeight w:val="422"/>
          <w:ins w:id="1396" w:author="Ram Mohan Thammineni --CNTR" w:date="2019-07-30T12:18:00Z"/>
          <w:del w:id="1397" w:author="Satyanarayana Kalidindi --CNTR" w:date="2019-08-13T09:07:00Z"/>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A373449" w14:textId="77777777" w:rsidR="00C01F73" w:rsidRPr="009405ED" w:rsidDel="00BD3260" w:rsidRDefault="00C01F73" w:rsidP="000C15E1">
            <w:pPr>
              <w:pStyle w:val="Tablehead"/>
              <w:rPr>
                <w:ins w:id="1398" w:author="Ram Mohan Thammineni --CNTR" w:date="2019-07-30T12:18:00Z"/>
                <w:del w:id="1399" w:author="Satyanarayana Kalidindi --CNTR" w:date="2019-08-13T09:07:00Z"/>
                <w:rFonts w:ascii="Arial" w:eastAsia="Times New Roman" w:hAnsi="Arial" w:cs="Arial"/>
                <w:b w:val="0"/>
                <w:sz w:val="20"/>
                <w:szCs w:val="20"/>
              </w:rPr>
            </w:pPr>
            <w:ins w:id="1400" w:author="Ram Mohan Thammineni --CNTR" w:date="2019-07-30T12:18:00Z">
              <w:del w:id="1401" w:author="Satyanarayana Kalidindi --CNTR" w:date="2019-08-13T09:07:00Z">
                <w:r w:rsidRPr="009405ED" w:rsidDel="00BD3260">
                  <w:rPr>
                    <w:rFonts w:ascii="Arial" w:eastAsia="Times New Roman" w:hAnsi="Arial" w:cs="Arial"/>
                    <w:b w:val="0"/>
                    <w:sz w:val="20"/>
                    <w:szCs w:val="20"/>
                  </w:rPr>
                  <w:delText>Other Relevant Information</w:delText>
                </w:r>
              </w:del>
            </w:ins>
          </w:p>
        </w:tc>
        <w:tc>
          <w:tcPr>
            <w:tcW w:w="7304" w:type="dxa"/>
            <w:tcBorders>
              <w:top w:val="single" w:sz="4" w:space="0" w:color="auto"/>
              <w:left w:val="single" w:sz="4" w:space="0" w:color="auto"/>
              <w:bottom w:val="single" w:sz="4" w:space="0" w:color="auto"/>
              <w:right w:val="single" w:sz="4" w:space="0" w:color="auto"/>
            </w:tcBorders>
          </w:tcPr>
          <w:p w14:paraId="52207C9C" w14:textId="77777777" w:rsidR="00C01F73" w:rsidDel="00BD3260" w:rsidRDefault="00C01F73" w:rsidP="00C01F73">
            <w:pPr>
              <w:pStyle w:val="Tabletext0"/>
              <w:rPr>
                <w:ins w:id="1402" w:author="Ram Mohan Thammineni --CNTR" w:date="2019-07-30T12:19:00Z"/>
                <w:del w:id="1403" w:author="Satyanarayana Kalidindi --CNTR" w:date="2019-08-13T09:07:00Z"/>
                <w:rStyle w:val="Instructions"/>
                <w:rFonts w:eastAsia="Times New Roman"/>
                <w:szCs w:val="20"/>
              </w:rPr>
            </w:pPr>
            <w:ins w:id="1404" w:author="Ram Mohan Thammineni --CNTR" w:date="2019-07-30T12:19:00Z">
              <w:del w:id="1405" w:author="Satyanarayana Kalidindi --CNTR" w:date="2019-08-13T09:07:00Z">
                <w:r w:rsidDel="00BD3260">
                  <w:rPr>
                    <w:rStyle w:val="Instructions"/>
                    <w:rFonts w:eastAsia="Times New Roman"/>
                    <w:szCs w:val="20"/>
                  </w:rPr>
                  <w:delText xml:space="preserve">Data elements </w:delText>
                </w:r>
              </w:del>
            </w:ins>
            <w:ins w:id="1406" w:author="Ram Mohan Thammineni --CNTR" w:date="2019-07-30T12:21:00Z">
              <w:del w:id="1407" w:author="Satyanarayana Kalidindi --CNTR" w:date="2019-08-13T09:07:00Z">
                <w:r w:rsidDel="00BD3260">
                  <w:rPr>
                    <w:rStyle w:val="Instructions"/>
                    <w:rFonts w:eastAsia="Times New Roman"/>
                    <w:szCs w:val="20"/>
                  </w:rPr>
                  <w:delText>for table ZAK0</w:delText>
                </w:r>
              </w:del>
            </w:ins>
            <w:ins w:id="1408" w:author="Ram Mohan Thammineni --CNTR" w:date="2019-07-30T12:22:00Z">
              <w:del w:id="1409" w:author="Satyanarayana Kalidindi --CNTR" w:date="2019-08-13T09:07:00Z">
                <w:r w:rsidDel="00BD3260">
                  <w:rPr>
                    <w:rStyle w:val="Instructions"/>
                    <w:rFonts w:eastAsia="Times New Roman"/>
                    <w:szCs w:val="20"/>
                  </w:rPr>
                  <w:delText>252 and ZAK0251</w:delText>
                </w:r>
              </w:del>
            </w:ins>
          </w:p>
          <w:p w14:paraId="29557EEC" w14:textId="77777777" w:rsidR="00C01F73" w:rsidRPr="00C01F73" w:rsidDel="00BD3260" w:rsidRDefault="00C01F73" w:rsidP="00C01F73">
            <w:pPr>
              <w:pStyle w:val="Tabletext0"/>
              <w:rPr>
                <w:ins w:id="1410" w:author="Ram Mohan Thammineni --CNTR" w:date="2019-07-30T12:19:00Z"/>
                <w:del w:id="1411" w:author="Satyanarayana Kalidindi --CNTR" w:date="2019-08-13T09:07:00Z"/>
                <w:rStyle w:val="Instructions"/>
                <w:rFonts w:eastAsia="Times New Roman"/>
                <w:szCs w:val="20"/>
              </w:rPr>
            </w:pPr>
            <w:ins w:id="1412" w:author="Ram Mohan Thammineni --CNTR" w:date="2019-07-30T12:19:00Z">
              <w:del w:id="1413" w:author="Satyanarayana Kalidindi --CNTR" w:date="2019-08-13T09:07:00Z">
                <w:r w:rsidRPr="00C01F73" w:rsidDel="00BD3260">
                  <w:rPr>
                    <w:rStyle w:val="Instructions"/>
                    <w:rFonts w:eastAsia="Times New Roman"/>
                    <w:szCs w:val="20"/>
                  </w:rPr>
                  <w:delText>ZAF_ALPHA_CFG</w:delText>
                </w:r>
              </w:del>
            </w:ins>
          </w:p>
          <w:p w14:paraId="2C90D213" w14:textId="77777777" w:rsidR="00C01F73" w:rsidRPr="00C01F73" w:rsidDel="00BD3260" w:rsidRDefault="00C01F73" w:rsidP="00C01F73">
            <w:pPr>
              <w:pStyle w:val="Tabletext0"/>
              <w:rPr>
                <w:ins w:id="1414" w:author="Ram Mohan Thammineni --CNTR" w:date="2019-07-30T12:19:00Z"/>
                <w:del w:id="1415" w:author="Satyanarayana Kalidindi --CNTR" w:date="2019-08-13T09:07:00Z"/>
                <w:rStyle w:val="Instructions"/>
                <w:rFonts w:eastAsia="Times New Roman"/>
                <w:szCs w:val="20"/>
              </w:rPr>
            </w:pPr>
            <w:ins w:id="1416" w:author="Ram Mohan Thammineni --CNTR" w:date="2019-07-30T12:19:00Z">
              <w:del w:id="1417" w:author="Satyanarayana Kalidindi --CNTR" w:date="2019-08-13T09:07:00Z">
                <w:r w:rsidRPr="00C01F73" w:rsidDel="00BD3260">
                  <w:rPr>
                    <w:rStyle w:val="Instructions"/>
                    <w:rFonts w:eastAsia="Times New Roman"/>
                    <w:szCs w:val="20"/>
                  </w:rPr>
                  <w:delText>ZAF_BOMTYPE</w:delText>
                </w:r>
                <w:r w:rsidDel="00BD3260">
                  <w:rPr>
                    <w:rStyle w:val="Instructions"/>
                    <w:rFonts w:eastAsia="Times New Roman"/>
                    <w:szCs w:val="20"/>
                  </w:rPr>
                  <w:delText xml:space="preserve"> </w:delText>
                </w:r>
              </w:del>
            </w:ins>
          </w:p>
          <w:p w14:paraId="1E6BC97A" w14:textId="77777777" w:rsidR="00C01F73" w:rsidRPr="00C01F73" w:rsidDel="00BD3260" w:rsidRDefault="00C01F73" w:rsidP="00C01F73">
            <w:pPr>
              <w:pStyle w:val="Tabletext0"/>
              <w:rPr>
                <w:ins w:id="1418" w:author="Ram Mohan Thammineni --CNTR" w:date="2019-07-30T12:19:00Z"/>
                <w:del w:id="1419" w:author="Satyanarayana Kalidindi --CNTR" w:date="2019-08-13T09:07:00Z"/>
                <w:rStyle w:val="Instructions"/>
                <w:rFonts w:eastAsia="Times New Roman"/>
                <w:szCs w:val="20"/>
              </w:rPr>
            </w:pPr>
            <w:ins w:id="1420" w:author="Ram Mohan Thammineni --CNTR" w:date="2019-07-30T12:19:00Z">
              <w:del w:id="1421" w:author="Satyanarayana Kalidindi --CNTR" w:date="2019-08-13T09:07:00Z">
                <w:r w:rsidRPr="00C01F73" w:rsidDel="00BD3260">
                  <w:rPr>
                    <w:rStyle w:val="Instructions"/>
                    <w:rFonts w:eastAsia="Times New Roman"/>
                    <w:szCs w:val="20"/>
                  </w:rPr>
                  <w:delText>ZAF_BUILD_BU</w:delText>
                </w:r>
                <w:r w:rsidDel="00BD3260">
                  <w:rPr>
                    <w:rStyle w:val="Instructions"/>
                    <w:rFonts w:eastAsia="Times New Roman"/>
                    <w:szCs w:val="20"/>
                  </w:rPr>
                  <w:delText xml:space="preserve"> </w:delText>
                </w:r>
              </w:del>
            </w:ins>
          </w:p>
          <w:p w14:paraId="4EC346B2" w14:textId="77777777" w:rsidR="00C01F73" w:rsidRPr="00C01F73" w:rsidDel="00BD3260" w:rsidRDefault="00C01F73" w:rsidP="00C01F73">
            <w:pPr>
              <w:pStyle w:val="Tabletext0"/>
              <w:rPr>
                <w:ins w:id="1422" w:author="Ram Mohan Thammineni --CNTR" w:date="2019-07-30T12:19:00Z"/>
                <w:del w:id="1423" w:author="Satyanarayana Kalidindi --CNTR" w:date="2019-08-13T09:07:00Z"/>
                <w:rStyle w:val="Instructions"/>
                <w:rFonts w:eastAsia="Times New Roman"/>
                <w:szCs w:val="20"/>
              </w:rPr>
            </w:pPr>
            <w:ins w:id="1424" w:author="Ram Mohan Thammineni --CNTR" w:date="2019-07-30T12:19:00Z">
              <w:del w:id="1425" w:author="Satyanarayana Kalidindi --CNTR" w:date="2019-08-13T09:07:00Z">
                <w:r w:rsidRPr="00C01F73" w:rsidDel="00BD3260">
                  <w:rPr>
                    <w:rStyle w:val="Instructions"/>
                    <w:rFonts w:eastAsia="Times New Roman"/>
                    <w:szCs w:val="20"/>
                  </w:rPr>
                  <w:delText>ZAF_BUILD_STRATEGY</w:delText>
                </w:r>
                <w:r w:rsidDel="00BD3260">
                  <w:rPr>
                    <w:rStyle w:val="Instructions"/>
                    <w:rFonts w:eastAsia="Times New Roman"/>
                    <w:szCs w:val="20"/>
                  </w:rPr>
                  <w:delText xml:space="preserve"> </w:delText>
                </w:r>
              </w:del>
            </w:ins>
          </w:p>
          <w:p w14:paraId="5589EEE9" w14:textId="77777777" w:rsidR="00C01F73" w:rsidRPr="00C01F73" w:rsidDel="00BD3260" w:rsidRDefault="00C01F73" w:rsidP="00C01F73">
            <w:pPr>
              <w:pStyle w:val="Tabletext0"/>
              <w:rPr>
                <w:ins w:id="1426" w:author="Ram Mohan Thammineni --CNTR" w:date="2019-07-30T12:19:00Z"/>
                <w:del w:id="1427" w:author="Satyanarayana Kalidindi --CNTR" w:date="2019-08-13T09:07:00Z"/>
                <w:rStyle w:val="Instructions"/>
                <w:rFonts w:eastAsia="Times New Roman"/>
                <w:szCs w:val="20"/>
              </w:rPr>
            </w:pPr>
            <w:ins w:id="1428" w:author="Ram Mohan Thammineni --CNTR" w:date="2019-07-30T12:19:00Z">
              <w:del w:id="1429" w:author="Satyanarayana Kalidindi --CNTR" w:date="2019-08-13T09:07:00Z">
                <w:r w:rsidRPr="00C01F73" w:rsidDel="00BD3260">
                  <w:rPr>
                    <w:rStyle w:val="Instructions"/>
                    <w:rFonts w:eastAsia="Times New Roman"/>
                    <w:szCs w:val="20"/>
                  </w:rPr>
                  <w:delText>ZAF_CHAMBER_CNT</w:delText>
                </w:r>
              </w:del>
            </w:ins>
          </w:p>
          <w:p w14:paraId="4A7BE2C0" w14:textId="77777777" w:rsidR="00C01F73" w:rsidRPr="00C01F73" w:rsidDel="00BD3260" w:rsidRDefault="00C01F73" w:rsidP="00C01F73">
            <w:pPr>
              <w:pStyle w:val="Tabletext0"/>
              <w:rPr>
                <w:ins w:id="1430" w:author="Ram Mohan Thammineni --CNTR" w:date="2019-07-30T12:19:00Z"/>
                <w:del w:id="1431" w:author="Satyanarayana Kalidindi --CNTR" w:date="2019-08-13T09:07:00Z"/>
                <w:rStyle w:val="Instructions"/>
                <w:rFonts w:eastAsia="Times New Roman"/>
                <w:szCs w:val="20"/>
              </w:rPr>
            </w:pPr>
            <w:ins w:id="1432" w:author="Ram Mohan Thammineni --CNTR" w:date="2019-07-30T12:19:00Z">
              <w:del w:id="1433" w:author="Satyanarayana Kalidindi --CNTR" w:date="2019-08-13T09:07:00Z">
                <w:r w:rsidRPr="00C01F73" w:rsidDel="00BD3260">
                  <w:rPr>
                    <w:rStyle w:val="Instructions"/>
                    <w:rFonts w:eastAsia="Times New Roman"/>
                    <w:szCs w:val="20"/>
                  </w:rPr>
                  <w:delText>ZAF_KSTEL_EXT_PROC</w:delText>
                </w:r>
              </w:del>
            </w:ins>
          </w:p>
          <w:p w14:paraId="46512F0F" w14:textId="77777777" w:rsidR="00C01F73" w:rsidRPr="00C01F73" w:rsidDel="00BD3260" w:rsidRDefault="00C01F73" w:rsidP="00C01F73">
            <w:pPr>
              <w:pStyle w:val="Tabletext0"/>
              <w:rPr>
                <w:ins w:id="1434" w:author="Ram Mohan Thammineni --CNTR" w:date="2019-07-30T12:19:00Z"/>
                <w:del w:id="1435" w:author="Satyanarayana Kalidindi --CNTR" w:date="2019-08-13T09:07:00Z"/>
                <w:rStyle w:val="Instructions"/>
                <w:rFonts w:eastAsia="Times New Roman"/>
                <w:szCs w:val="20"/>
              </w:rPr>
            </w:pPr>
            <w:ins w:id="1436" w:author="Ram Mohan Thammineni --CNTR" w:date="2019-07-30T12:19:00Z">
              <w:del w:id="1437" w:author="Satyanarayana Kalidindi --CNTR" w:date="2019-08-13T09:07:00Z">
                <w:r w:rsidRPr="00C01F73" w:rsidDel="00BD3260">
                  <w:rPr>
                    <w:rStyle w:val="Instructions"/>
                    <w:rFonts w:eastAsia="Times New Roman"/>
                    <w:szCs w:val="20"/>
                  </w:rPr>
                  <w:delText>ZAF_KSTEL_LABPRO</w:delText>
                </w:r>
              </w:del>
            </w:ins>
          </w:p>
          <w:p w14:paraId="547F142E" w14:textId="77777777" w:rsidR="00C01F73" w:rsidRPr="00C01F73" w:rsidDel="00BD3260" w:rsidRDefault="00C01F73" w:rsidP="00C01F73">
            <w:pPr>
              <w:pStyle w:val="Tabletext0"/>
              <w:rPr>
                <w:ins w:id="1438" w:author="Ram Mohan Thammineni --CNTR" w:date="2019-07-30T12:19:00Z"/>
                <w:del w:id="1439" w:author="Satyanarayana Kalidindi --CNTR" w:date="2019-08-13T09:07:00Z"/>
                <w:rStyle w:val="Instructions"/>
                <w:rFonts w:eastAsia="Times New Roman"/>
                <w:szCs w:val="20"/>
              </w:rPr>
            </w:pPr>
            <w:ins w:id="1440" w:author="Ram Mohan Thammineni --CNTR" w:date="2019-07-30T12:19:00Z">
              <w:del w:id="1441" w:author="Satyanarayana Kalidindi --CNTR" w:date="2019-08-13T09:07:00Z">
                <w:r w:rsidRPr="00C01F73" w:rsidDel="00BD3260">
                  <w:rPr>
                    <w:rStyle w:val="Instructions"/>
                    <w:rFonts w:eastAsia="Times New Roman"/>
                    <w:szCs w:val="20"/>
                  </w:rPr>
                  <w:delText>ZAF_KSTEL_MAT</w:delText>
                </w:r>
              </w:del>
            </w:ins>
          </w:p>
          <w:p w14:paraId="22AEC85F" w14:textId="77777777" w:rsidR="00C01F73" w:rsidRPr="00C01F73" w:rsidDel="00BD3260" w:rsidRDefault="00C01F73" w:rsidP="00C01F73">
            <w:pPr>
              <w:pStyle w:val="Tabletext0"/>
              <w:rPr>
                <w:ins w:id="1442" w:author="Ram Mohan Thammineni --CNTR" w:date="2019-07-30T12:19:00Z"/>
                <w:del w:id="1443" w:author="Satyanarayana Kalidindi --CNTR" w:date="2019-08-13T09:07:00Z"/>
                <w:rStyle w:val="Instructions"/>
                <w:rFonts w:eastAsia="Times New Roman"/>
                <w:szCs w:val="20"/>
              </w:rPr>
            </w:pPr>
            <w:ins w:id="1444" w:author="Ram Mohan Thammineni --CNTR" w:date="2019-07-30T12:19:00Z">
              <w:del w:id="1445" w:author="Satyanarayana Kalidindi --CNTR" w:date="2019-08-13T09:07:00Z">
                <w:r w:rsidRPr="00C01F73" w:rsidDel="00BD3260">
                  <w:rPr>
                    <w:rStyle w:val="Instructions"/>
                    <w:rFonts w:eastAsia="Times New Roman"/>
                    <w:szCs w:val="20"/>
                  </w:rPr>
                  <w:delText>ZAF_KSTEL_OH_BURDEN</w:delText>
                </w:r>
              </w:del>
            </w:ins>
          </w:p>
          <w:p w14:paraId="5F6E7962" w14:textId="77777777" w:rsidR="00C01F73" w:rsidRPr="00C01F73" w:rsidDel="00BD3260" w:rsidRDefault="00C01F73" w:rsidP="00C01F73">
            <w:pPr>
              <w:pStyle w:val="Tabletext0"/>
              <w:rPr>
                <w:ins w:id="1446" w:author="Ram Mohan Thammineni --CNTR" w:date="2019-07-30T12:19:00Z"/>
                <w:del w:id="1447" w:author="Satyanarayana Kalidindi --CNTR" w:date="2019-08-13T09:07:00Z"/>
                <w:rStyle w:val="Instructions"/>
                <w:rFonts w:eastAsia="Times New Roman"/>
                <w:szCs w:val="20"/>
              </w:rPr>
            </w:pPr>
            <w:ins w:id="1448" w:author="Ram Mohan Thammineni --CNTR" w:date="2019-07-30T12:19:00Z">
              <w:del w:id="1449" w:author="Satyanarayana Kalidindi --CNTR" w:date="2019-08-13T09:07:00Z">
                <w:r w:rsidRPr="00C01F73" w:rsidDel="00BD3260">
                  <w:rPr>
                    <w:rStyle w:val="Instructions"/>
                    <w:rFonts w:eastAsia="Times New Roman"/>
                    <w:szCs w:val="20"/>
                  </w:rPr>
                  <w:delText>ZAF_KSTEL_OH_EZ</w:delText>
                </w:r>
              </w:del>
            </w:ins>
          </w:p>
          <w:p w14:paraId="05B79DC6" w14:textId="77777777" w:rsidR="00C01F73" w:rsidRPr="00C01F73" w:rsidDel="00BD3260" w:rsidRDefault="00C01F73" w:rsidP="00C01F73">
            <w:pPr>
              <w:pStyle w:val="Tabletext0"/>
              <w:rPr>
                <w:ins w:id="1450" w:author="Ram Mohan Thammineni --CNTR" w:date="2019-07-30T12:19:00Z"/>
                <w:del w:id="1451" w:author="Satyanarayana Kalidindi --CNTR" w:date="2019-08-13T09:07:00Z"/>
                <w:rStyle w:val="Instructions"/>
                <w:rFonts w:eastAsia="Times New Roman"/>
                <w:szCs w:val="20"/>
              </w:rPr>
            </w:pPr>
            <w:ins w:id="1452" w:author="Ram Mohan Thammineni --CNTR" w:date="2019-07-30T12:19:00Z">
              <w:del w:id="1453" w:author="Satyanarayana Kalidindi --CNTR" w:date="2019-08-13T09:07:00Z">
                <w:r w:rsidRPr="00C01F73" w:rsidDel="00BD3260">
                  <w:rPr>
                    <w:rStyle w:val="Instructions"/>
                    <w:rFonts w:eastAsia="Times New Roman"/>
                    <w:szCs w:val="20"/>
                  </w:rPr>
                  <w:delText>ZAF_KSTEL_OH_FLRSTK</w:delText>
                </w:r>
              </w:del>
            </w:ins>
          </w:p>
          <w:p w14:paraId="16FEA11E" w14:textId="77777777" w:rsidR="00C01F73" w:rsidRPr="00C01F73" w:rsidDel="00BD3260" w:rsidRDefault="00C01F73" w:rsidP="00C01F73">
            <w:pPr>
              <w:pStyle w:val="Tabletext0"/>
              <w:rPr>
                <w:ins w:id="1454" w:author="Ram Mohan Thammineni --CNTR" w:date="2019-07-30T12:19:00Z"/>
                <w:del w:id="1455" w:author="Satyanarayana Kalidindi --CNTR" w:date="2019-08-13T09:07:00Z"/>
                <w:rStyle w:val="Instructions"/>
                <w:rFonts w:eastAsia="Times New Roman"/>
                <w:szCs w:val="20"/>
              </w:rPr>
            </w:pPr>
            <w:ins w:id="1456" w:author="Ram Mohan Thammineni --CNTR" w:date="2019-07-30T12:19:00Z">
              <w:del w:id="1457" w:author="Satyanarayana Kalidindi --CNTR" w:date="2019-08-13T09:07:00Z">
                <w:r w:rsidRPr="00C01F73" w:rsidDel="00BD3260">
                  <w:rPr>
                    <w:rStyle w:val="Instructions"/>
                    <w:rFonts w:eastAsia="Times New Roman"/>
                    <w:szCs w:val="20"/>
                  </w:rPr>
                  <w:delText>ZAF_KSTEL_OH_LABPRO</w:delText>
                </w:r>
              </w:del>
            </w:ins>
          </w:p>
          <w:p w14:paraId="192016D9" w14:textId="77777777" w:rsidR="00C01F73" w:rsidRPr="00C01F73" w:rsidDel="00BD3260" w:rsidRDefault="00C01F73" w:rsidP="00C01F73">
            <w:pPr>
              <w:pStyle w:val="Tabletext0"/>
              <w:rPr>
                <w:ins w:id="1458" w:author="Ram Mohan Thammineni --CNTR" w:date="2019-07-30T12:19:00Z"/>
                <w:del w:id="1459" w:author="Satyanarayana Kalidindi --CNTR" w:date="2019-08-13T09:07:00Z"/>
                <w:rStyle w:val="Instructions"/>
                <w:rFonts w:eastAsia="Times New Roman"/>
                <w:szCs w:val="20"/>
              </w:rPr>
            </w:pPr>
            <w:ins w:id="1460" w:author="Ram Mohan Thammineni --CNTR" w:date="2019-07-30T12:19:00Z">
              <w:del w:id="1461" w:author="Satyanarayana Kalidindi --CNTR" w:date="2019-08-13T09:07:00Z">
                <w:r w:rsidRPr="00C01F73" w:rsidDel="00BD3260">
                  <w:rPr>
                    <w:rStyle w:val="Instructions"/>
                    <w:rFonts w:eastAsia="Times New Roman"/>
                    <w:szCs w:val="20"/>
                  </w:rPr>
                  <w:delText>ZAF_KSTEL_OH_OBFCRT</w:delText>
                </w:r>
              </w:del>
            </w:ins>
          </w:p>
          <w:p w14:paraId="46333DC6" w14:textId="77777777" w:rsidR="00C01F73" w:rsidRPr="00C01F73" w:rsidDel="00BD3260" w:rsidRDefault="00C01F73" w:rsidP="00C01F73">
            <w:pPr>
              <w:pStyle w:val="Tabletext0"/>
              <w:rPr>
                <w:ins w:id="1462" w:author="Ram Mohan Thammineni --CNTR" w:date="2019-07-30T12:19:00Z"/>
                <w:del w:id="1463" w:author="Satyanarayana Kalidindi --CNTR" w:date="2019-08-13T09:07:00Z"/>
                <w:rStyle w:val="Instructions"/>
                <w:rFonts w:eastAsia="Times New Roman"/>
                <w:szCs w:val="20"/>
              </w:rPr>
            </w:pPr>
            <w:ins w:id="1464" w:author="Ram Mohan Thammineni --CNTR" w:date="2019-07-30T12:19:00Z">
              <w:del w:id="1465" w:author="Satyanarayana Kalidindi --CNTR" w:date="2019-08-13T09:07:00Z">
                <w:r w:rsidRPr="00C01F73" w:rsidDel="00BD3260">
                  <w:rPr>
                    <w:rStyle w:val="Instructions"/>
                    <w:rFonts w:eastAsia="Times New Roman"/>
                    <w:szCs w:val="20"/>
                  </w:rPr>
                  <w:delText>ZAF_KSTEL_OH_OPSVAR</w:delText>
                </w:r>
              </w:del>
            </w:ins>
          </w:p>
          <w:p w14:paraId="6BBFB1C1" w14:textId="77777777" w:rsidR="00C01F73" w:rsidRPr="00C01F73" w:rsidDel="00BD3260" w:rsidRDefault="00C01F73" w:rsidP="00C01F73">
            <w:pPr>
              <w:pStyle w:val="Tabletext0"/>
              <w:rPr>
                <w:ins w:id="1466" w:author="Ram Mohan Thammineni --CNTR" w:date="2019-07-30T12:19:00Z"/>
                <w:del w:id="1467" w:author="Satyanarayana Kalidindi --CNTR" w:date="2019-08-13T09:07:00Z"/>
                <w:rStyle w:val="Instructions"/>
                <w:rFonts w:eastAsia="Times New Roman"/>
                <w:szCs w:val="20"/>
              </w:rPr>
            </w:pPr>
            <w:ins w:id="1468" w:author="Ram Mohan Thammineni --CNTR" w:date="2019-07-30T12:19:00Z">
              <w:del w:id="1469" w:author="Satyanarayana Kalidindi --CNTR" w:date="2019-08-13T09:07:00Z">
                <w:r w:rsidRPr="00C01F73" w:rsidDel="00BD3260">
                  <w:rPr>
                    <w:rStyle w:val="Instructions"/>
                    <w:rFonts w:eastAsia="Times New Roman"/>
                    <w:szCs w:val="20"/>
                  </w:rPr>
                  <w:delText>ZAF_KSTEL_OH_OTHERS</w:delText>
                </w:r>
              </w:del>
            </w:ins>
          </w:p>
          <w:p w14:paraId="44BAA219" w14:textId="77777777" w:rsidR="00C01F73" w:rsidRPr="00C01F73" w:rsidDel="00BD3260" w:rsidRDefault="00C01F73" w:rsidP="00C01F73">
            <w:pPr>
              <w:pStyle w:val="Tabletext0"/>
              <w:rPr>
                <w:ins w:id="1470" w:author="Ram Mohan Thammineni --CNTR" w:date="2019-07-30T12:19:00Z"/>
                <w:del w:id="1471" w:author="Satyanarayana Kalidindi --CNTR" w:date="2019-08-13T09:07:00Z"/>
                <w:rStyle w:val="Instructions"/>
                <w:rFonts w:eastAsia="Times New Roman"/>
                <w:szCs w:val="20"/>
              </w:rPr>
            </w:pPr>
            <w:ins w:id="1472" w:author="Ram Mohan Thammineni --CNTR" w:date="2019-07-30T12:19:00Z">
              <w:del w:id="1473" w:author="Satyanarayana Kalidindi --CNTR" w:date="2019-08-13T09:07:00Z">
                <w:r w:rsidRPr="00C01F73" w:rsidDel="00BD3260">
                  <w:rPr>
                    <w:rStyle w:val="Instructions"/>
                    <w:rFonts w:eastAsia="Times New Roman"/>
                    <w:szCs w:val="20"/>
                  </w:rPr>
                  <w:delText>ZAF_KSTEL_OVERHEAD</w:delText>
                </w:r>
              </w:del>
            </w:ins>
          </w:p>
          <w:p w14:paraId="5A2EF38C" w14:textId="77777777" w:rsidR="00C01F73" w:rsidRPr="00C01F73" w:rsidDel="00BD3260" w:rsidRDefault="00C01F73" w:rsidP="00C01F73">
            <w:pPr>
              <w:pStyle w:val="Tabletext0"/>
              <w:rPr>
                <w:ins w:id="1474" w:author="Ram Mohan Thammineni --CNTR" w:date="2019-07-30T12:19:00Z"/>
                <w:del w:id="1475" w:author="Satyanarayana Kalidindi --CNTR" w:date="2019-08-13T09:07:00Z"/>
                <w:rStyle w:val="Instructions"/>
                <w:rFonts w:eastAsia="Times New Roman"/>
                <w:szCs w:val="20"/>
              </w:rPr>
            </w:pPr>
            <w:ins w:id="1476" w:author="Ram Mohan Thammineni --CNTR" w:date="2019-07-30T12:19:00Z">
              <w:del w:id="1477" w:author="Satyanarayana Kalidindi --CNTR" w:date="2019-08-13T09:07:00Z">
                <w:r w:rsidRPr="00C01F73" w:rsidDel="00BD3260">
                  <w:rPr>
                    <w:rStyle w:val="Instructions"/>
                    <w:rFonts w:eastAsia="Times New Roman"/>
                    <w:szCs w:val="20"/>
                  </w:rPr>
                  <w:delText>ZAF_KSTEL_SUBCON</w:delText>
                </w:r>
              </w:del>
            </w:ins>
          </w:p>
          <w:p w14:paraId="0FB47DEA" w14:textId="77777777" w:rsidR="00C01F73" w:rsidRPr="00C01F73" w:rsidDel="00BD3260" w:rsidRDefault="00C01F73" w:rsidP="00C01F73">
            <w:pPr>
              <w:pStyle w:val="Tabletext0"/>
              <w:rPr>
                <w:ins w:id="1478" w:author="Ram Mohan Thammineni --CNTR" w:date="2019-07-30T12:19:00Z"/>
                <w:del w:id="1479" w:author="Satyanarayana Kalidindi --CNTR" w:date="2019-08-13T09:07:00Z"/>
                <w:rStyle w:val="Instructions"/>
                <w:rFonts w:eastAsia="Times New Roman"/>
                <w:szCs w:val="20"/>
              </w:rPr>
            </w:pPr>
            <w:ins w:id="1480" w:author="Ram Mohan Thammineni --CNTR" w:date="2019-07-30T12:19:00Z">
              <w:del w:id="1481" w:author="Satyanarayana Kalidindi --CNTR" w:date="2019-08-13T09:07:00Z">
                <w:r w:rsidRPr="00C01F73" w:rsidDel="00BD3260">
                  <w:rPr>
                    <w:rStyle w:val="Instructions"/>
                    <w:rFonts w:eastAsia="Times New Roman"/>
                    <w:szCs w:val="20"/>
                  </w:rPr>
                  <w:delText>ZAF_OPPSUBTYPE</w:delText>
                </w:r>
              </w:del>
            </w:ins>
          </w:p>
          <w:p w14:paraId="529B334E" w14:textId="77777777" w:rsidR="00C01F73" w:rsidRPr="00C01F73" w:rsidDel="00BD3260" w:rsidRDefault="00C01F73" w:rsidP="00C01F73">
            <w:pPr>
              <w:pStyle w:val="Tabletext0"/>
              <w:rPr>
                <w:ins w:id="1482" w:author="Ram Mohan Thammineni --CNTR" w:date="2019-07-30T12:19:00Z"/>
                <w:del w:id="1483" w:author="Satyanarayana Kalidindi --CNTR" w:date="2019-08-13T09:07:00Z"/>
                <w:rStyle w:val="Instructions"/>
                <w:rFonts w:eastAsia="Times New Roman"/>
                <w:szCs w:val="20"/>
              </w:rPr>
            </w:pPr>
            <w:ins w:id="1484" w:author="Ram Mohan Thammineni --CNTR" w:date="2019-07-30T12:19:00Z">
              <w:del w:id="1485" w:author="Satyanarayana Kalidindi --CNTR" w:date="2019-08-13T09:07:00Z">
                <w:r w:rsidRPr="00C01F73" w:rsidDel="00BD3260">
                  <w:rPr>
                    <w:rStyle w:val="Instructions"/>
                    <w:rFonts w:eastAsia="Times New Roman"/>
                    <w:szCs w:val="20"/>
                  </w:rPr>
                  <w:delText>ZAF_OPPTYPE</w:delText>
                </w:r>
              </w:del>
            </w:ins>
          </w:p>
          <w:p w14:paraId="40D404DB" w14:textId="77777777" w:rsidR="00C01F73" w:rsidRPr="00C01F73" w:rsidDel="00BD3260" w:rsidRDefault="00C01F73" w:rsidP="00C01F73">
            <w:pPr>
              <w:pStyle w:val="Tabletext0"/>
              <w:rPr>
                <w:ins w:id="1486" w:author="Ram Mohan Thammineni --CNTR" w:date="2019-07-30T12:19:00Z"/>
                <w:del w:id="1487" w:author="Satyanarayana Kalidindi --CNTR" w:date="2019-08-13T09:07:00Z"/>
                <w:rStyle w:val="Instructions"/>
                <w:rFonts w:eastAsia="Times New Roman"/>
                <w:szCs w:val="20"/>
              </w:rPr>
            </w:pPr>
            <w:ins w:id="1488" w:author="Ram Mohan Thammineni --CNTR" w:date="2019-07-30T12:19:00Z">
              <w:del w:id="1489" w:author="Satyanarayana Kalidindi --CNTR" w:date="2019-08-13T09:07:00Z">
                <w:r w:rsidRPr="00C01F73" w:rsidDel="00BD3260">
                  <w:rPr>
                    <w:rStyle w:val="Instructions"/>
                    <w:rFonts w:eastAsia="Times New Roman"/>
                    <w:szCs w:val="20"/>
                  </w:rPr>
                  <w:delText>ZAF_REVENUE_BU</w:delText>
                </w:r>
              </w:del>
            </w:ins>
          </w:p>
          <w:p w14:paraId="430E439A" w14:textId="77777777" w:rsidR="00C01F73" w:rsidRPr="009405ED" w:rsidDel="00BD3260" w:rsidRDefault="00C01F73" w:rsidP="00C01F73">
            <w:pPr>
              <w:pStyle w:val="Tabletext0"/>
              <w:rPr>
                <w:ins w:id="1490" w:author="Ram Mohan Thammineni --CNTR" w:date="2019-07-30T12:18:00Z"/>
                <w:del w:id="1491" w:author="Satyanarayana Kalidindi --CNTR" w:date="2019-08-13T09:07:00Z"/>
                <w:rStyle w:val="Instructions"/>
                <w:rFonts w:eastAsia="Times New Roman"/>
                <w:szCs w:val="20"/>
              </w:rPr>
            </w:pPr>
            <w:ins w:id="1492" w:author="Ram Mohan Thammineni --CNTR" w:date="2019-07-30T12:19:00Z">
              <w:del w:id="1493" w:author="Satyanarayana Kalidindi --CNTR" w:date="2019-08-13T09:07:00Z">
                <w:r w:rsidRPr="00C01F73" w:rsidDel="00BD3260">
                  <w:rPr>
                    <w:rStyle w:val="Instructions"/>
                    <w:rFonts w:eastAsia="Times New Roman"/>
                    <w:szCs w:val="20"/>
                  </w:rPr>
                  <w:delText>ZAK_BOBJ_COUNT</w:delText>
                </w:r>
              </w:del>
            </w:ins>
          </w:p>
        </w:tc>
      </w:tr>
    </w:tbl>
    <w:p w14:paraId="675380AA" w14:textId="77777777" w:rsidR="00BA394B" w:rsidRDefault="002D5AFE" w:rsidP="00110144">
      <w:pPr>
        <w:pStyle w:val="Heading1"/>
        <w:numPr>
          <w:ilvl w:val="0"/>
          <w:numId w:val="0"/>
        </w:numPr>
        <w:rPr>
          <w:ins w:id="1494" w:author="Satyanarayana Kalidindi --CNTR" w:date="2019-07-25T17:08:00Z"/>
        </w:rPr>
      </w:pPr>
      <w:ins w:id="1495" w:author="Satyanarayana Kalidindi --CNTR" w:date="2019-07-25T17:08:00Z">
        <w:r>
          <w:br/>
        </w:r>
      </w:ins>
    </w:p>
    <w:p w14:paraId="2D830042" w14:textId="77777777" w:rsidR="002D5AFE" w:rsidRDefault="002D5AFE" w:rsidP="002D5AFE">
      <w:pPr>
        <w:rPr>
          <w:ins w:id="1496" w:author="Satyanarayana Kalidindi --CNTR" w:date="2019-07-25T17:09:00Z"/>
        </w:rPr>
      </w:pPr>
    </w:p>
    <w:p w14:paraId="40D36898" w14:textId="77777777" w:rsidR="002D5AFE" w:rsidRPr="002D5AFE" w:rsidRDefault="002D5AFE" w:rsidP="002D5AFE">
      <w:pPr>
        <w:pStyle w:val="ListParagraph"/>
        <w:numPr>
          <w:ilvl w:val="0"/>
          <w:numId w:val="8"/>
        </w:numPr>
        <w:contextualSpacing/>
        <w:rPr>
          <w:ins w:id="1497" w:author="Satyanarayana Kalidindi --CNTR" w:date="2019-07-25T17:15:00Z"/>
          <w:rStyle w:val="SubtleEmphasis"/>
          <w:i w:val="0"/>
          <w:iCs w:val="0"/>
          <w:color w:val="000000"/>
          <w:rPrChange w:id="1498" w:author="Satyanarayana Kalidindi --CNTR" w:date="2019-07-25T17:15:00Z">
            <w:rPr>
              <w:ins w:id="1499" w:author="Satyanarayana Kalidindi --CNTR" w:date="2019-07-25T17:15:00Z"/>
              <w:rStyle w:val="SubtleEmphasis"/>
              <w:rFonts w:ascii="Times New Roman" w:hAnsi="Times New Roman"/>
            </w:rPr>
          </w:rPrChange>
        </w:rPr>
      </w:pPr>
      <w:ins w:id="1500" w:author="Satyanarayana Kalidindi --CNTR" w:date="2019-07-25T17:14:00Z">
        <w:r w:rsidRPr="002D5AFE">
          <w:rPr>
            <w:rStyle w:val="SubtleEmphasis"/>
            <w:rFonts w:ascii="Times New Roman" w:hAnsi="Times New Roman"/>
            <w:rPrChange w:id="1501" w:author="Satyanarayana Kalidindi --CNTR" w:date="2019-07-25T17:14:00Z">
              <w:rPr>
                <w:rStyle w:val="SubtleEmphasis"/>
              </w:rPr>
            </w:rPrChange>
          </w:rPr>
          <w:lastRenderedPageBreak/>
          <w:t>No</w:t>
        </w:r>
        <w:r>
          <w:rPr>
            <w:rStyle w:val="SubtleEmphasis"/>
            <w:rFonts w:ascii="Times New Roman" w:hAnsi="Times New Roman"/>
          </w:rPr>
          <w:t>w</w:t>
        </w:r>
      </w:ins>
      <w:ins w:id="1502" w:author="Satyanarayana Kalidindi --CNTR" w:date="2019-07-25T17:13:00Z">
        <w:r w:rsidRPr="002D5AFE">
          <w:rPr>
            <w:rStyle w:val="SubtleEmphasis"/>
            <w:rFonts w:ascii="Times New Roman" w:hAnsi="Times New Roman"/>
            <w:rPrChange w:id="1503" w:author="Satyanarayana Kalidindi --CNTR" w:date="2019-07-25T17:13:00Z">
              <w:rPr>
                <w:rStyle w:val="SubtleEmphasis"/>
              </w:rPr>
            </w:rPrChange>
          </w:rPr>
          <w:t xml:space="preserve"> created new table</w:t>
        </w:r>
      </w:ins>
      <w:ins w:id="1504" w:author="Satyanarayana Kalidindi --CNTR" w:date="2019-07-25T17:14:00Z">
        <w:r>
          <w:rPr>
            <w:rStyle w:val="SubtleEmphasis"/>
            <w:rFonts w:ascii="Times New Roman" w:hAnsi="Times New Roman"/>
          </w:rPr>
          <w:t>s</w:t>
        </w:r>
      </w:ins>
      <w:ins w:id="1505" w:author="Satyanarayana Kalidindi --CNTR" w:date="2019-07-25T17:13:00Z">
        <w:r w:rsidRPr="002D5AFE">
          <w:rPr>
            <w:rStyle w:val="SubtleEmphasis"/>
            <w:rFonts w:ascii="Times New Roman" w:hAnsi="Times New Roman"/>
            <w:rPrChange w:id="1506" w:author="Satyanarayana Kalidindi --CNTR" w:date="2019-07-25T17:13:00Z">
              <w:rPr>
                <w:rStyle w:val="SubtleEmphasis"/>
              </w:rPr>
            </w:rPrChange>
          </w:rPr>
          <w:t xml:space="preserve"> </w:t>
        </w:r>
      </w:ins>
      <w:ins w:id="1507" w:author="Satyanarayana Kalidindi --CNTR" w:date="2019-07-25T17:14:00Z">
        <w:r>
          <w:rPr>
            <w:rStyle w:val="SubtleEmphasis"/>
            <w:rFonts w:ascii="Times New Roman" w:hAnsi="Times New Roman"/>
          </w:rPr>
          <w:t>ZAK0252/</w:t>
        </w:r>
      </w:ins>
      <w:ins w:id="1508" w:author="Satyanarayana Kalidindi --CNTR" w:date="2019-07-25T17:15:00Z">
        <w:r>
          <w:rPr>
            <w:rStyle w:val="SubtleEmphasis"/>
            <w:rFonts w:ascii="Times New Roman" w:hAnsi="Times New Roman"/>
          </w:rPr>
          <w:t>ZAK0251 to provide data for BW BPC &amp; BOBJ reporting</w:t>
        </w:r>
      </w:ins>
    </w:p>
    <w:p w14:paraId="5E7810B8" w14:textId="77777777" w:rsidR="002D5AFE" w:rsidRPr="002D5AFE" w:rsidRDefault="002D5AFE" w:rsidP="002D5AFE">
      <w:pPr>
        <w:pStyle w:val="ListParagraph"/>
        <w:numPr>
          <w:ilvl w:val="0"/>
          <w:numId w:val="8"/>
        </w:numPr>
        <w:contextualSpacing/>
        <w:rPr>
          <w:ins w:id="1509" w:author="Satyanarayana Kalidindi --CNTR" w:date="2019-07-25T17:17:00Z"/>
          <w:rStyle w:val="SubtleEmphasis"/>
          <w:i w:val="0"/>
          <w:iCs w:val="0"/>
          <w:color w:val="000000"/>
          <w:rPrChange w:id="1510" w:author="Satyanarayana Kalidindi --CNTR" w:date="2019-07-25T17:17:00Z">
            <w:rPr>
              <w:ins w:id="1511" w:author="Satyanarayana Kalidindi --CNTR" w:date="2019-07-25T17:17:00Z"/>
              <w:rStyle w:val="SubtleEmphasis"/>
              <w:rFonts w:ascii="Times New Roman" w:hAnsi="Times New Roman"/>
            </w:rPr>
          </w:rPrChange>
        </w:rPr>
      </w:pPr>
      <w:ins w:id="1512" w:author="Satyanarayana Kalidindi --CNTR" w:date="2019-07-25T17:16:00Z">
        <w:r>
          <w:rPr>
            <w:rStyle w:val="SubtleEmphasis"/>
            <w:rFonts w:ascii="Times New Roman" w:hAnsi="Times New Roman"/>
          </w:rPr>
          <w:t xml:space="preserve">ZAFGR252 contains update </w:t>
        </w:r>
      </w:ins>
      <w:ins w:id="1513" w:author="Satyanarayana Kalidindi --CNTR" w:date="2019-07-25T17:17:00Z">
        <w:r>
          <w:rPr>
            <w:rStyle w:val="SubtleEmphasis"/>
            <w:rFonts w:ascii="Times New Roman" w:hAnsi="Times New Roman"/>
          </w:rPr>
          <w:t xml:space="preserve">custom </w:t>
        </w:r>
      </w:ins>
      <w:ins w:id="1514" w:author="Satyanarayana Kalidindi --CNTR" w:date="2019-07-25T17:16:00Z">
        <w:r>
          <w:rPr>
            <w:rStyle w:val="SubtleEmphasis"/>
            <w:rFonts w:ascii="Times New Roman" w:hAnsi="Times New Roman"/>
          </w:rPr>
          <w:t>table</w:t>
        </w:r>
      </w:ins>
      <w:ins w:id="1515" w:author="Satyanarayana Kalidindi --CNTR" w:date="2019-07-25T17:17:00Z">
        <w:r>
          <w:rPr>
            <w:rStyle w:val="SubtleEmphasis"/>
            <w:rFonts w:ascii="Times New Roman" w:hAnsi="Times New Roman"/>
          </w:rPr>
          <w:t>s</w:t>
        </w:r>
      </w:ins>
      <w:ins w:id="1516" w:author="Satyanarayana Kalidindi --CNTR" w:date="2019-07-25T17:16:00Z">
        <w:r>
          <w:rPr>
            <w:rStyle w:val="SubtleEmphasis"/>
            <w:rFonts w:ascii="Times New Roman" w:hAnsi="Times New Roman"/>
          </w:rPr>
          <w:t xml:space="preserve"> code</w:t>
        </w:r>
      </w:ins>
      <w:ins w:id="1517" w:author="Satyanarayana Kalidindi --CNTR" w:date="2019-07-25T17:17:00Z">
        <w:r>
          <w:rPr>
            <w:rStyle w:val="SubtleEmphasis"/>
            <w:rFonts w:ascii="Times New Roman" w:hAnsi="Times New Roman"/>
          </w:rPr>
          <w:t xml:space="preserve"> section</w:t>
        </w:r>
      </w:ins>
      <w:ins w:id="1518" w:author="Satyanarayana Kalidindi --CNTR" w:date="2019-07-25T17:16:00Z">
        <w:r>
          <w:rPr>
            <w:rStyle w:val="SubtleEmphasis"/>
            <w:rFonts w:ascii="Times New Roman" w:hAnsi="Times New Roman"/>
          </w:rPr>
          <w:t>, but code can only be triggered using T</w:t>
        </w:r>
      </w:ins>
      <w:ins w:id="1519" w:author="Satyanarayana Kalidindi --CNTR" w:date="2019-07-25T17:17:00Z">
        <w:r>
          <w:rPr>
            <w:rStyle w:val="SubtleEmphasis"/>
            <w:rFonts w:ascii="Times New Roman" w:hAnsi="Times New Roman"/>
          </w:rPr>
          <w:t xml:space="preserve">CODE </w:t>
        </w:r>
        <w:r w:rsidRPr="002D5AFE">
          <w:rPr>
            <w:rStyle w:val="SubtleEmphasis"/>
            <w:rFonts w:ascii="Wingdings" w:eastAsia="Wingdings" w:hAnsi="Wingdings" w:cs="Wingdings"/>
          </w:rPr>
          <w:t></w:t>
        </w:r>
        <w:r>
          <w:rPr>
            <w:rStyle w:val="SubtleEmphasis"/>
            <w:rFonts w:ascii="Times New Roman" w:hAnsi="Times New Roman"/>
          </w:rPr>
          <w:t xml:space="preserve"> ZAFGU252</w:t>
        </w:r>
      </w:ins>
    </w:p>
    <w:p w14:paraId="094867FA" w14:textId="77777777" w:rsidR="002D5AFE" w:rsidRPr="004C1F65" w:rsidRDefault="002D5AFE" w:rsidP="002D5AFE">
      <w:pPr>
        <w:pStyle w:val="ListParagraph"/>
        <w:numPr>
          <w:ilvl w:val="0"/>
          <w:numId w:val="8"/>
        </w:numPr>
        <w:contextualSpacing/>
        <w:rPr>
          <w:ins w:id="1520" w:author="Satyanarayana Kalidindi --CNTR" w:date="2019-07-26T09:07:00Z"/>
          <w:rStyle w:val="SubtleEmphasis"/>
          <w:i w:val="0"/>
          <w:iCs w:val="0"/>
          <w:color w:val="000000"/>
          <w:rPrChange w:id="1521" w:author="Satyanarayana Kalidindi --CNTR" w:date="2019-07-26T09:07:00Z">
            <w:rPr>
              <w:ins w:id="1522" w:author="Satyanarayana Kalidindi --CNTR" w:date="2019-07-26T09:07:00Z"/>
              <w:rStyle w:val="SubtleEmphasis"/>
              <w:rFonts w:ascii="Times New Roman" w:hAnsi="Times New Roman"/>
            </w:rPr>
          </w:rPrChange>
        </w:rPr>
      </w:pPr>
      <w:ins w:id="1523" w:author="Satyanarayana Kalidindi --CNTR" w:date="2019-07-25T17:17:00Z">
        <w:r>
          <w:rPr>
            <w:rStyle w:val="SubtleEmphasis"/>
            <w:rFonts w:ascii="Times New Roman" w:hAnsi="Times New Roman"/>
          </w:rPr>
          <w:t>ZAFG</w:t>
        </w:r>
      </w:ins>
      <w:ins w:id="1524" w:author="Satyanarayana Kalidindi --CNTR" w:date="2019-07-25T17:18:00Z">
        <w:r>
          <w:rPr>
            <w:rStyle w:val="SubtleEmphasis"/>
            <w:rFonts w:ascii="Times New Roman" w:hAnsi="Times New Roman"/>
          </w:rPr>
          <w:t xml:space="preserve">U252 will submit ZAFGR252 report with separate update variants for </w:t>
        </w:r>
      </w:ins>
      <w:ins w:id="1525" w:author="Satyanarayana Kalidindi --CNTR" w:date="2019-07-25T17:17:00Z">
        <w:r>
          <w:rPr>
            <w:rStyle w:val="SubtleEmphasis"/>
            <w:rFonts w:ascii="Times New Roman" w:hAnsi="Times New Roman"/>
          </w:rPr>
          <w:t xml:space="preserve"> </w:t>
        </w:r>
      </w:ins>
      <w:ins w:id="1526" w:author="Satyanarayana Kalidindi --CNTR" w:date="2019-07-25T17:18:00Z">
        <w:r>
          <w:rPr>
            <w:rStyle w:val="SubtleEmphasis"/>
            <w:rFonts w:ascii="Times New Roman" w:hAnsi="Times New Roman"/>
          </w:rPr>
          <w:t>BPC and</w:t>
        </w:r>
      </w:ins>
      <w:ins w:id="1527" w:author="Satyanarayana Kalidindi --CNTR" w:date="2019-07-25T17:19:00Z">
        <w:r>
          <w:rPr>
            <w:rStyle w:val="SubtleEmphasis"/>
            <w:rFonts w:ascii="Times New Roman" w:hAnsi="Times New Roman"/>
          </w:rPr>
          <w:t xml:space="preserve"> BOBJ tables</w:t>
        </w:r>
      </w:ins>
    </w:p>
    <w:p w14:paraId="791BC61E" w14:textId="77777777" w:rsidR="004C1F65" w:rsidRDefault="004C1F65" w:rsidP="002D5AFE">
      <w:pPr>
        <w:pStyle w:val="ListParagraph"/>
        <w:numPr>
          <w:ilvl w:val="0"/>
          <w:numId w:val="8"/>
        </w:numPr>
        <w:contextualSpacing/>
        <w:rPr>
          <w:ins w:id="1528" w:author="Satyanarayana Kalidindi --CNTR" w:date="2019-07-26T09:08:00Z"/>
          <w:rStyle w:val="SubtleEmphasis"/>
          <w:rFonts w:ascii="Times New Roman" w:hAnsi="Times New Roman"/>
        </w:rPr>
      </w:pPr>
      <w:ins w:id="1529" w:author="Satyanarayana Kalidindi --CNTR" w:date="2019-07-26T09:07:00Z">
        <w:r w:rsidRPr="004C1F65">
          <w:rPr>
            <w:rStyle w:val="SubtleEmphasis"/>
            <w:rFonts w:ascii="Times New Roman" w:hAnsi="Times New Roman"/>
            <w:rPrChange w:id="1530" w:author="Satyanarayana Kalidindi --CNTR" w:date="2019-07-26T09:07:00Z">
              <w:rPr>
                <w:rStyle w:val="SubtleEmphasis"/>
                <w:i w:val="0"/>
                <w:iCs w:val="0"/>
                <w:color w:val="000000"/>
              </w:rPr>
            </w:rPrChange>
          </w:rPr>
          <w:t>New</w:t>
        </w:r>
        <w:r>
          <w:rPr>
            <w:rStyle w:val="SubtleEmphasis"/>
            <w:rFonts w:ascii="Times New Roman" w:hAnsi="Times New Roman"/>
          </w:rPr>
          <w:t xml:space="preserve"> class </w:t>
        </w:r>
      </w:ins>
      <w:ins w:id="1531" w:author="Satyanarayana Kalidindi --CNTR" w:date="2019-07-26T09:08:00Z">
        <w:r>
          <w:rPr>
            <w:rStyle w:val="SubtleEmphasis"/>
            <w:rFonts w:ascii="Times New Roman" w:hAnsi="Times New Roman"/>
          </w:rPr>
          <w:t xml:space="preserve">ZCL_AFG_READ_BPC_MASTERDATA </w:t>
        </w:r>
      </w:ins>
      <w:ins w:id="1532" w:author="Satyanarayana Kalidindi --CNTR" w:date="2019-07-26T09:07:00Z">
        <w:r>
          <w:rPr>
            <w:rStyle w:val="SubtleEmphasis"/>
            <w:rFonts w:ascii="Times New Roman" w:hAnsi="Times New Roman"/>
          </w:rPr>
          <w:t xml:space="preserve">created to provide set and update to custom tables </w:t>
        </w:r>
        <w:r w:rsidRPr="004C1F65">
          <w:rPr>
            <w:rStyle w:val="SubtleEmphasis"/>
            <w:rFonts w:ascii="Times New Roman" w:hAnsi="Times New Roman"/>
            <w:rPrChange w:id="1533" w:author="Satyanarayana Kalidindi --CNTR" w:date="2019-07-26T09:07:00Z">
              <w:rPr>
                <w:rStyle w:val="SubtleEmphasis"/>
                <w:i w:val="0"/>
                <w:iCs w:val="0"/>
                <w:color w:val="000000"/>
              </w:rPr>
            </w:rPrChange>
          </w:rPr>
          <w:t xml:space="preserve"> </w:t>
        </w:r>
      </w:ins>
      <w:ins w:id="1534" w:author="Satyanarayana Kalidindi --CNTR" w:date="2019-07-26T09:08:00Z">
        <w:r>
          <w:rPr>
            <w:rStyle w:val="SubtleEmphasis"/>
            <w:rFonts w:ascii="Times New Roman" w:hAnsi="Times New Roman"/>
          </w:rPr>
          <w:t>ZAK0252/ZAK0251</w:t>
        </w:r>
      </w:ins>
    </w:p>
    <w:p w14:paraId="294F7243" w14:textId="77777777" w:rsidR="004C1F65" w:rsidRDefault="004C1F65" w:rsidP="002D5AFE">
      <w:pPr>
        <w:pStyle w:val="ListParagraph"/>
        <w:numPr>
          <w:ilvl w:val="0"/>
          <w:numId w:val="8"/>
        </w:numPr>
        <w:contextualSpacing/>
        <w:rPr>
          <w:ins w:id="1535" w:author="Satyanarayana Kalidindi --CNTR" w:date="2019-07-26T09:09:00Z"/>
          <w:rStyle w:val="SubtleEmphasis"/>
          <w:rFonts w:ascii="Times New Roman" w:hAnsi="Times New Roman"/>
        </w:rPr>
      </w:pPr>
      <w:ins w:id="1536" w:author="Satyanarayana Kalidindi --CNTR" w:date="2019-07-26T09:08:00Z">
        <w:r>
          <w:rPr>
            <w:rStyle w:val="SubtleEmphasis"/>
            <w:rFonts w:ascii="Times New Roman" w:hAnsi="Times New Roman"/>
          </w:rPr>
          <w:t>ZAK0252 W</w:t>
        </w:r>
      </w:ins>
      <w:ins w:id="1537" w:author="Satyanarayana Kalidindi --CNTR" w:date="2019-07-26T09:09:00Z">
        <w:r>
          <w:rPr>
            <w:rStyle w:val="SubtleEmphasis"/>
            <w:rFonts w:ascii="Times New Roman" w:hAnsi="Times New Roman"/>
          </w:rPr>
          <w:t xml:space="preserve">ill only contain level 1 </w:t>
        </w:r>
        <w:proofErr w:type="spellStart"/>
        <w:r>
          <w:rPr>
            <w:rStyle w:val="SubtleEmphasis"/>
            <w:rFonts w:ascii="Times New Roman" w:hAnsi="Times New Roman"/>
          </w:rPr>
          <w:t>bom</w:t>
        </w:r>
        <w:proofErr w:type="spellEnd"/>
        <w:r>
          <w:rPr>
            <w:rStyle w:val="SubtleEmphasis"/>
            <w:rFonts w:ascii="Times New Roman" w:hAnsi="Times New Roman"/>
          </w:rPr>
          <w:t xml:space="preserve"> materials along with </w:t>
        </w:r>
        <w:proofErr w:type="spellStart"/>
        <w:r>
          <w:rPr>
            <w:rStyle w:val="SubtleEmphasis"/>
            <w:rFonts w:ascii="Times New Roman" w:hAnsi="Times New Roman"/>
          </w:rPr>
          <w:t>Opp</w:t>
        </w:r>
        <w:proofErr w:type="spellEnd"/>
        <w:r>
          <w:rPr>
            <w:rStyle w:val="SubtleEmphasis"/>
            <w:rFonts w:ascii="Times New Roman" w:hAnsi="Times New Roman"/>
          </w:rPr>
          <w:t xml:space="preserve"> id parameters</w:t>
        </w:r>
      </w:ins>
      <w:ins w:id="1538" w:author="Satyanarayana Kalidindi --CNTR" w:date="2019-07-26T09:11:00Z">
        <w:r>
          <w:rPr>
            <w:rStyle w:val="SubtleEmphasis"/>
            <w:rFonts w:ascii="Times New Roman" w:hAnsi="Times New Roman"/>
          </w:rPr>
          <w:t xml:space="preserve">, we don’t do delta to this table every run will be loaded in to table </w:t>
        </w:r>
      </w:ins>
      <w:ins w:id="1539" w:author="Satyanarayana Kalidindi --CNTR" w:date="2019-07-26T09:12:00Z">
        <w:r>
          <w:rPr>
            <w:rStyle w:val="SubtleEmphasis"/>
            <w:rFonts w:ascii="Times New Roman" w:hAnsi="Times New Roman"/>
          </w:rPr>
          <w:t xml:space="preserve">with new timestamp </w:t>
        </w:r>
      </w:ins>
    </w:p>
    <w:p w14:paraId="5FE957E1" w14:textId="77777777" w:rsidR="004C1F65" w:rsidRPr="00C01F73" w:rsidRDefault="004C1F65" w:rsidP="002D5AFE">
      <w:pPr>
        <w:pStyle w:val="ListParagraph"/>
        <w:numPr>
          <w:ilvl w:val="0"/>
          <w:numId w:val="8"/>
        </w:numPr>
        <w:contextualSpacing/>
        <w:rPr>
          <w:ins w:id="1540" w:author="Satyanarayana Kalidindi --CNTR" w:date="2019-07-25T17:19:00Z"/>
          <w:rStyle w:val="SubtleEmphasis"/>
          <w:rFonts w:ascii="Times New Roman" w:hAnsi="Times New Roman"/>
        </w:rPr>
      </w:pPr>
      <w:ins w:id="1541" w:author="Satyanarayana Kalidindi --CNTR" w:date="2019-07-26T09:09:00Z">
        <w:r>
          <w:rPr>
            <w:rStyle w:val="SubtleEmphasis"/>
            <w:rFonts w:ascii="Times New Roman" w:hAnsi="Times New Roman"/>
          </w:rPr>
          <w:t>ZAK0251 Will contain</w:t>
        </w:r>
      </w:ins>
      <w:ins w:id="1542" w:author="Satyanarayana Kalidindi --CNTR" w:date="2019-07-26T09:10:00Z">
        <w:r>
          <w:rPr>
            <w:rStyle w:val="SubtleEmphasis"/>
            <w:rFonts w:ascii="Times New Roman" w:hAnsi="Times New Roman"/>
          </w:rPr>
          <w:t xml:space="preserve"> </w:t>
        </w:r>
        <w:proofErr w:type="spellStart"/>
        <w:r>
          <w:rPr>
            <w:rStyle w:val="SubtleEmphasis"/>
            <w:rFonts w:ascii="Times New Roman" w:hAnsi="Times New Roman"/>
          </w:rPr>
          <w:t>upto</w:t>
        </w:r>
      </w:ins>
      <w:proofErr w:type="spellEnd"/>
      <w:ins w:id="1543" w:author="Satyanarayana Kalidindi --CNTR" w:date="2019-07-26T09:09:00Z">
        <w:r>
          <w:rPr>
            <w:rStyle w:val="SubtleEmphasis"/>
            <w:rFonts w:ascii="Times New Roman" w:hAnsi="Times New Roman"/>
          </w:rPr>
          <w:t xml:space="preserve"> level </w:t>
        </w:r>
      </w:ins>
      <w:ins w:id="1544" w:author="Satyanarayana Kalidindi --CNTR" w:date="2019-07-26T09:10:00Z">
        <w:r>
          <w:rPr>
            <w:rStyle w:val="SubtleEmphasis"/>
            <w:rFonts w:ascii="Times New Roman" w:hAnsi="Times New Roman"/>
          </w:rPr>
          <w:t>3</w:t>
        </w:r>
      </w:ins>
      <w:ins w:id="1545" w:author="Satyanarayana Kalidindi --CNTR" w:date="2019-07-26T09:09:00Z">
        <w:r>
          <w:rPr>
            <w:rStyle w:val="SubtleEmphasis"/>
            <w:rFonts w:ascii="Times New Roman" w:hAnsi="Times New Roman"/>
          </w:rPr>
          <w:t xml:space="preserve"> </w:t>
        </w:r>
        <w:proofErr w:type="spellStart"/>
        <w:r>
          <w:rPr>
            <w:rStyle w:val="SubtleEmphasis"/>
            <w:rFonts w:ascii="Times New Roman" w:hAnsi="Times New Roman"/>
          </w:rPr>
          <w:t>bom</w:t>
        </w:r>
        <w:proofErr w:type="spellEnd"/>
        <w:r>
          <w:rPr>
            <w:rStyle w:val="SubtleEmphasis"/>
            <w:rFonts w:ascii="Times New Roman" w:hAnsi="Times New Roman"/>
          </w:rPr>
          <w:t xml:space="preserve"> materials along with </w:t>
        </w:r>
        <w:proofErr w:type="spellStart"/>
        <w:r>
          <w:rPr>
            <w:rStyle w:val="SubtleEmphasis"/>
            <w:rFonts w:ascii="Times New Roman" w:hAnsi="Times New Roman"/>
          </w:rPr>
          <w:t>Opp</w:t>
        </w:r>
        <w:proofErr w:type="spellEnd"/>
        <w:r>
          <w:rPr>
            <w:rStyle w:val="SubtleEmphasis"/>
            <w:rFonts w:ascii="Times New Roman" w:hAnsi="Times New Roman"/>
          </w:rPr>
          <w:t xml:space="preserve"> id parameters</w:t>
        </w:r>
      </w:ins>
      <w:ins w:id="1546" w:author="Satyanarayana Kalidindi --CNTR" w:date="2019-07-26T09:10:00Z">
        <w:r>
          <w:rPr>
            <w:rStyle w:val="SubtleEmphasis"/>
            <w:rFonts w:ascii="Times New Roman" w:hAnsi="Times New Roman"/>
          </w:rPr>
          <w:t xml:space="preserve"> and also it will update only delta if value changes then we send entry to this table with time</w:t>
        </w:r>
      </w:ins>
      <w:ins w:id="1547" w:author="Satyanarayana Kalidindi --CNTR" w:date="2019-07-26T09:11:00Z">
        <w:r>
          <w:rPr>
            <w:rStyle w:val="SubtleEmphasis"/>
            <w:rFonts w:ascii="Times New Roman" w:hAnsi="Times New Roman"/>
          </w:rPr>
          <w:t>stamp, so always latest record will contain correct set of data</w:t>
        </w:r>
      </w:ins>
    </w:p>
    <w:p w14:paraId="5EDEF61B" w14:textId="77777777" w:rsidR="002D5AFE" w:rsidRPr="002D5AFE" w:rsidRDefault="002D5AFE" w:rsidP="002D5AFE">
      <w:pPr>
        <w:pStyle w:val="ListParagraph"/>
        <w:numPr>
          <w:ilvl w:val="0"/>
          <w:numId w:val="8"/>
        </w:numPr>
        <w:contextualSpacing/>
        <w:rPr>
          <w:ins w:id="1548" w:author="Satyanarayana Kalidindi --CNTR" w:date="2019-07-25T17:23:00Z"/>
          <w:rStyle w:val="SubtleEmphasis"/>
          <w:i w:val="0"/>
          <w:iCs w:val="0"/>
          <w:color w:val="000000"/>
          <w:rPrChange w:id="1549" w:author="Satyanarayana Kalidindi --CNTR" w:date="2019-07-25T17:23:00Z">
            <w:rPr>
              <w:ins w:id="1550" w:author="Satyanarayana Kalidindi --CNTR" w:date="2019-07-25T17:23:00Z"/>
              <w:rStyle w:val="SubtleEmphasis"/>
              <w:rFonts w:ascii="Times New Roman" w:hAnsi="Times New Roman"/>
            </w:rPr>
          </w:rPrChange>
        </w:rPr>
      </w:pPr>
      <w:ins w:id="1551" w:author="Satyanarayana Kalidindi --CNTR" w:date="2019-07-25T17:19:00Z">
        <w:r>
          <w:rPr>
            <w:rStyle w:val="SubtleEmphasis"/>
            <w:rFonts w:ascii="Times New Roman" w:hAnsi="Times New Roman"/>
          </w:rPr>
          <w:t xml:space="preserve">New fields added to ZAFGR252 </w:t>
        </w:r>
      </w:ins>
      <w:ins w:id="1552" w:author="Satyanarayana Kalidindi --CNTR" w:date="2019-07-25T17:20:00Z">
        <w:r>
          <w:rPr>
            <w:rStyle w:val="SubtleEmphasis"/>
            <w:rFonts w:ascii="Times New Roman" w:hAnsi="Times New Roman"/>
          </w:rPr>
          <w:t>report</w:t>
        </w:r>
      </w:ins>
    </w:p>
    <w:p w14:paraId="6D619B98" w14:textId="77777777" w:rsidR="002D5AFE" w:rsidRDefault="002D5AFE" w:rsidP="00C01F73">
      <w:pPr>
        <w:pStyle w:val="ListParagraph"/>
        <w:numPr>
          <w:ilvl w:val="1"/>
          <w:numId w:val="8"/>
        </w:numPr>
        <w:contextualSpacing/>
        <w:rPr>
          <w:ins w:id="1553" w:author="Satyanarayana Kalidindi --CNTR" w:date="2019-07-25T17:20:00Z"/>
        </w:rPr>
      </w:pPr>
      <w:ins w:id="1554" w:author="Satyanarayana Kalidindi --CNTR" w:date="2019-07-25T17:13:00Z">
        <w:r w:rsidRPr="002D5AFE">
          <w:rPr>
            <w:rStyle w:val="SubtleEmphasis"/>
            <w:rFonts w:ascii="Times New Roman" w:hAnsi="Times New Roman"/>
            <w:rPrChange w:id="1555" w:author="Satyanarayana Kalidindi --CNTR" w:date="2019-07-25T17:23:00Z">
              <w:rPr/>
            </w:rPrChange>
          </w:rPr>
          <w:t>Alpha config</w:t>
        </w:r>
      </w:ins>
    </w:p>
    <w:p w14:paraId="397AFE73" w14:textId="77777777" w:rsidR="002D5AFE" w:rsidRPr="002D5AFE" w:rsidRDefault="002D5AFE" w:rsidP="002D5AFE">
      <w:pPr>
        <w:pStyle w:val="ListParagraph"/>
        <w:numPr>
          <w:ilvl w:val="1"/>
          <w:numId w:val="8"/>
        </w:numPr>
        <w:contextualSpacing/>
        <w:rPr>
          <w:ins w:id="1556" w:author="Satyanarayana Kalidindi --CNTR" w:date="2019-07-25T17:21:00Z"/>
          <w:rStyle w:val="SubtleEmphasis"/>
          <w:rFonts w:ascii="Times New Roman" w:hAnsi="Times New Roman"/>
          <w:rPrChange w:id="1557" w:author="Satyanarayana Kalidindi --CNTR" w:date="2019-07-25T17:24:00Z">
            <w:rPr>
              <w:ins w:id="1558" w:author="Satyanarayana Kalidindi --CNTR" w:date="2019-07-25T17:21:00Z"/>
            </w:rPr>
          </w:rPrChange>
        </w:rPr>
      </w:pPr>
      <w:proofErr w:type="spellStart"/>
      <w:ins w:id="1559" w:author="Satyanarayana Kalidindi --CNTR" w:date="2019-07-25T17:13:00Z">
        <w:r w:rsidRPr="002D5AFE">
          <w:rPr>
            <w:rStyle w:val="SubtleEmphasis"/>
            <w:rFonts w:ascii="Times New Roman" w:hAnsi="Times New Roman"/>
            <w:rPrChange w:id="1560" w:author="Satyanarayana Kalidindi --CNTR" w:date="2019-07-25T17:24:00Z">
              <w:rPr/>
            </w:rPrChange>
          </w:rPr>
          <w:t>Opp</w:t>
        </w:r>
        <w:proofErr w:type="spellEnd"/>
        <w:r w:rsidRPr="002D5AFE">
          <w:rPr>
            <w:rStyle w:val="SubtleEmphasis"/>
            <w:rFonts w:ascii="Times New Roman" w:hAnsi="Times New Roman"/>
            <w:rPrChange w:id="1561" w:author="Satyanarayana Kalidindi --CNTR" w:date="2019-07-25T17:24:00Z">
              <w:rPr/>
            </w:rPrChange>
          </w:rPr>
          <w:t xml:space="preserve"> ID line item </w:t>
        </w:r>
      </w:ins>
    </w:p>
    <w:p w14:paraId="17B8576D" w14:textId="77777777" w:rsidR="002D5AFE" w:rsidRPr="002D5AFE" w:rsidRDefault="002D5AFE" w:rsidP="008854D9">
      <w:pPr>
        <w:pStyle w:val="ListParagraph"/>
        <w:numPr>
          <w:ilvl w:val="1"/>
          <w:numId w:val="8"/>
        </w:numPr>
        <w:contextualSpacing/>
        <w:rPr>
          <w:ins w:id="1562" w:author="Satyanarayana Kalidindi --CNTR" w:date="2019-07-25T17:22:00Z"/>
          <w:rStyle w:val="SubtleEmphasis"/>
          <w:rFonts w:ascii="Times New Roman" w:hAnsi="Times New Roman"/>
          <w:rPrChange w:id="1563" w:author="Satyanarayana Kalidindi --CNTR" w:date="2019-07-25T17:24:00Z">
            <w:rPr>
              <w:ins w:id="1564" w:author="Satyanarayana Kalidindi --CNTR" w:date="2019-07-25T17:22:00Z"/>
            </w:rPr>
          </w:rPrChange>
        </w:rPr>
      </w:pPr>
      <w:ins w:id="1565" w:author="Satyanarayana Kalidindi --CNTR" w:date="2019-07-25T17:13:00Z">
        <w:r w:rsidRPr="002D5AFE">
          <w:rPr>
            <w:rStyle w:val="SubtleEmphasis"/>
            <w:rFonts w:ascii="Times New Roman" w:hAnsi="Times New Roman"/>
            <w:rPrChange w:id="1566" w:author="Satyanarayana Kalidindi --CNTR" w:date="2019-07-25T17:24:00Z">
              <w:rPr/>
            </w:rPrChange>
          </w:rPr>
          <w:t xml:space="preserve">Opportunity ID </w:t>
        </w:r>
      </w:ins>
    </w:p>
    <w:p w14:paraId="6190A5A3" w14:textId="77777777" w:rsidR="002D5AFE" w:rsidRPr="002D5AFE" w:rsidRDefault="002D5AFE" w:rsidP="00C01F73">
      <w:pPr>
        <w:pStyle w:val="ListParagraph"/>
        <w:numPr>
          <w:ilvl w:val="1"/>
          <w:numId w:val="8"/>
        </w:numPr>
        <w:contextualSpacing/>
        <w:rPr>
          <w:ins w:id="1567" w:author="Satyanarayana Kalidindi --CNTR" w:date="2019-07-25T17:21:00Z"/>
          <w:rStyle w:val="SubtleEmphasis"/>
          <w:rFonts w:ascii="Times New Roman" w:hAnsi="Times New Roman"/>
          <w:rPrChange w:id="1568" w:author="Satyanarayana Kalidindi --CNTR" w:date="2019-07-25T17:24:00Z">
            <w:rPr>
              <w:ins w:id="1569" w:author="Satyanarayana Kalidindi --CNTR" w:date="2019-07-25T17:21:00Z"/>
            </w:rPr>
          </w:rPrChange>
        </w:rPr>
      </w:pPr>
      <w:ins w:id="1570" w:author="Satyanarayana Kalidindi --CNTR" w:date="2019-07-25T17:13:00Z">
        <w:r w:rsidRPr="002D5AFE">
          <w:rPr>
            <w:rStyle w:val="SubtleEmphasis"/>
            <w:rFonts w:ascii="Times New Roman" w:hAnsi="Times New Roman"/>
            <w:rPrChange w:id="1571" w:author="Satyanarayana Kalidindi --CNTR" w:date="2019-07-25T17:24:00Z">
              <w:rPr/>
            </w:rPrChange>
          </w:rPr>
          <w:t xml:space="preserve">SO Rejection Status Code </w:t>
        </w:r>
      </w:ins>
    </w:p>
    <w:p w14:paraId="57D12D19" w14:textId="77777777" w:rsidR="002D5AFE" w:rsidRPr="002D5AFE" w:rsidRDefault="002D5AFE" w:rsidP="002D5AFE">
      <w:pPr>
        <w:pStyle w:val="ListParagraph"/>
        <w:numPr>
          <w:ilvl w:val="1"/>
          <w:numId w:val="8"/>
        </w:numPr>
        <w:contextualSpacing/>
        <w:rPr>
          <w:ins w:id="1572" w:author="Satyanarayana Kalidindi --CNTR" w:date="2019-07-25T17:21:00Z"/>
          <w:rStyle w:val="SubtleEmphasis"/>
          <w:rFonts w:ascii="Times New Roman" w:hAnsi="Times New Roman"/>
          <w:rPrChange w:id="1573" w:author="Satyanarayana Kalidindi --CNTR" w:date="2019-07-25T17:24:00Z">
            <w:rPr>
              <w:ins w:id="1574" w:author="Satyanarayana Kalidindi --CNTR" w:date="2019-07-25T17:21:00Z"/>
            </w:rPr>
          </w:rPrChange>
        </w:rPr>
      </w:pPr>
      <w:ins w:id="1575" w:author="Satyanarayana Kalidindi --CNTR" w:date="2019-07-25T17:13:00Z">
        <w:r w:rsidRPr="002D5AFE">
          <w:rPr>
            <w:rStyle w:val="SubtleEmphasis"/>
            <w:rFonts w:ascii="Times New Roman" w:hAnsi="Times New Roman"/>
            <w:rPrChange w:id="1576" w:author="Satyanarayana Kalidindi --CNTR" w:date="2019-07-25T17:24:00Z">
              <w:rPr/>
            </w:rPrChange>
          </w:rPr>
          <w:t>SO Schedule line category</w:t>
        </w:r>
      </w:ins>
    </w:p>
    <w:p w14:paraId="4BC0E170" w14:textId="77777777" w:rsidR="002D5AFE" w:rsidRPr="002D5AFE" w:rsidRDefault="002D5AFE" w:rsidP="002D5AFE">
      <w:pPr>
        <w:pStyle w:val="ListParagraph"/>
        <w:numPr>
          <w:ilvl w:val="1"/>
          <w:numId w:val="8"/>
        </w:numPr>
        <w:contextualSpacing/>
        <w:rPr>
          <w:ins w:id="1577" w:author="Satyanarayana Kalidindi --CNTR" w:date="2019-07-25T17:21:00Z"/>
          <w:rStyle w:val="SubtleEmphasis"/>
          <w:rFonts w:ascii="Times New Roman" w:hAnsi="Times New Roman"/>
          <w:rPrChange w:id="1578" w:author="Satyanarayana Kalidindi --CNTR" w:date="2019-07-25T17:24:00Z">
            <w:rPr>
              <w:ins w:id="1579" w:author="Satyanarayana Kalidindi --CNTR" w:date="2019-07-25T17:21:00Z"/>
            </w:rPr>
          </w:rPrChange>
        </w:rPr>
      </w:pPr>
      <w:ins w:id="1580" w:author="Satyanarayana Kalidindi --CNTR" w:date="2019-07-25T17:13:00Z">
        <w:r w:rsidRPr="002D5AFE">
          <w:rPr>
            <w:rStyle w:val="SubtleEmphasis"/>
            <w:rFonts w:ascii="Times New Roman" w:hAnsi="Times New Roman"/>
            <w:rPrChange w:id="1581" w:author="Satyanarayana Kalidindi --CNTR" w:date="2019-07-25T17:24:00Z">
              <w:rPr/>
            </w:rPrChange>
          </w:rPr>
          <w:t xml:space="preserve">Product Hierarchy </w:t>
        </w:r>
      </w:ins>
    </w:p>
    <w:p w14:paraId="164D9209" w14:textId="77777777" w:rsidR="002D5AFE" w:rsidRPr="002D5AFE" w:rsidRDefault="002D5AFE" w:rsidP="002D5AFE">
      <w:pPr>
        <w:pStyle w:val="ListParagraph"/>
        <w:numPr>
          <w:ilvl w:val="1"/>
          <w:numId w:val="8"/>
        </w:numPr>
        <w:contextualSpacing/>
        <w:rPr>
          <w:ins w:id="1582" w:author="Satyanarayana Kalidindi --CNTR" w:date="2019-07-25T17:22:00Z"/>
          <w:rStyle w:val="SubtleEmphasis"/>
          <w:rFonts w:ascii="Times New Roman" w:hAnsi="Times New Roman"/>
          <w:rPrChange w:id="1583" w:author="Satyanarayana Kalidindi --CNTR" w:date="2019-07-25T17:24:00Z">
            <w:rPr>
              <w:ins w:id="1584" w:author="Satyanarayana Kalidindi --CNTR" w:date="2019-07-25T17:22:00Z"/>
            </w:rPr>
          </w:rPrChange>
        </w:rPr>
      </w:pPr>
      <w:ins w:id="1585" w:author="Satyanarayana Kalidindi --CNTR" w:date="2019-07-25T17:13:00Z">
        <w:r w:rsidRPr="002D5AFE">
          <w:rPr>
            <w:rStyle w:val="SubtleEmphasis"/>
            <w:rFonts w:ascii="Times New Roman" w:hAnsi="Times New Roman"/>
            <w:rPrChange w:id="1586" w:author="Satyanarayana Kalidindi --CNTR" w:date="2019-07-25T17:24:00Z">
              <w:rPr/>
            </w:rPrChange>
          </w:rPr>
          <w:t xml:space="preserve">Costing period and Year </w:t>
        </w:r>
      </w:ins>
    </w:p>
    <w:p w14:paraId="64AE89D2" w14:textId="77777777" w:rsidR="002D5AFE" w:rsidRPr="002D5AFE" w:rsidRDefault="002D5AFE">
      <w:pPr>
        <w:pStyle w:val="ListParagraph"/>
        <w:numPr>
          <w:ilvl w:val="1"/>
          <w:numId w:val="8"/>
        </w:numPr>
        <w:contextualSpacing/>
        <w:rPr>
          <w:ins w:id="1587" w:author="Satyanarayana Kalidindi --CNTR" w:date="2019-07-25T17:13:00Z"/>
          <w:rStyle w:val="SubtleEmphasis"/>
          <w:rPrChange w:id="1588" w:author="Satyanarayana Kalidindi --CNTR" w:date="2019-07-25T17:24:00Z">
            <w:rPr>
              <w:ins w:id="1589" w:author="Satyanarayana Kalidindi --CNTR" w:date="2019-07-25T17:13:00Z"/>
            </w:rPr>
          </w:rPrChange>
        </w:rPr>
        <w:pPrChange w:id="1590" w:author="Satyanarayana Kalidindi --CNTR" w:date="2019-07-25T17:22:00Z">
          <w:pPr>
            <w:numPr>
              <w:numId w:val="4"/>
            </w:numPr>
            <w:ind w:left="720" w:hanging="360"/>
          </w:pPr>
        </w:pPrChange>
      </w:pPr>
      <w:ins w:id="1591" w:author="Satyanarayana Kalidindi --CNTR" w:date="2019-07-25T17:13:00Z">
        <w:r w:rsidRPr="002D5AFE">
          <w:rPr>
            <w:rStyle w:val="SubtleEmphasis"/>
            <w:rPrChange w:id="1592" w:author="Satyanarayana Kalidindi --CNTR" w:date="2019-07-25T17:24:00Z">
              <w:rPr/>
            </w:rPrChange>
          </w:rPr>
          <w:t>Add selection parameter :</w:t>
        </w:r>
      </w:ins>
    </w:p>
    <w:p w14:paraId="2A012018" w14:textId="77777777" w:rsidR="002D5AFE" w:rsidRPr="002D5AFE" w:rsidRDefault="002D5AFE">
      <w:pPr>
        <w:numPr>
          <w:ilvl w:val="2"/>
          <w:numId w:val="4"/>
        </w:numPr>
        <w:rPr>
          <w:ins w:id="1593" w:author="Satyanarayana Kalidindi --CNTR" w:date="2019-07-25T17:13:00Z"/>
          <w:rStyle w:val="SubtleEmphasis"/>
          <w:rPrChange w:id="1594" w:author="Satyanarayana Kalidindi --CNTR" w:date="2019-07-25T17:24:00Z">
            <w:rPr>
              <w:ins w:id="1595" w:author="Satyanarayana Kalidindi --CNTR" w:date="2019-07-25T17:13:00Z"/>
            </w:rPr>
          </w:rPrChange>
        </w:rPr>
        <w:pPrChange w:id="1596" w:author="Satyanarayana Kalidindi --CNTR" w:date="2019-07-25T17:22:00Z">
          <w:pPr>
            <w:numPr>
              <w:ilvl w:val="1"/>
              <w:numId w:val="4"/>
            </w:numPr>
            <w:ind w:left="1440" w:hanging="360"/>
          </w:pPr>
        </w:pPrChange>
      </w:pPr>
      <w:ins w:id="1597" w:author="Satyanarayana Kalidindi --CNTR" w:date="2019-07-25T17:13:00Z">
        <w:r w:rsidRPr="002D5AFE">
          <w:rPr>
            <w:rStyle w:val="SubtleEmphasis"/>
            <w:rPrChange w:id="1598" w:author="Satyanarayana Kalidindi --CNTR" w:date="2019-07-25T17:24:00Z">
              <w:rPr/>
            </w:rPrChange>
          </w:rPr>
          <w:t xml:space="preserve">Separate selection parameter for planning BOM level – Currently BOM level in selection parameter is same for SO and planning BOM. Need ability to run report with SO at BOM level 3 and planning BOM at level 1 so as to reduce data in Z table. </w:t>
        </w:r>
      </w:ins>
    </w:p>
    <w:p w14:paraId="46CCE917" w14:textId="77777777" w:rsidR="002D5AFE" w:rsidRDefault="002D5AFE" w:rsidP="002D5AFE">
      <w:pPr>
        <w:ind w:left="360"/>
        <w:rPr>
          <w:ins w:id="1599" w:author="Satyanarayana Kalidindi --CNTR" w:date="2019-07-25T17:13:00Z"/>
        </w:rPr>
      </w:pPr>
    </w:p>
    <w:p w14:paraId="0A005BBD" w14:textId="77777777" w:rsidR="00C94E2E" w:rsidRPr="008F7A48" w:rsidRDefault="00C94E2E" w:rsidP="00C94E2E">
      <w:pPr>
        <w:pStyle w:val="ListParagraph"/>
        <w:numPr>
          <w:ilvl w:val="0"/>
          <w:numId w:val="8"/>
        </w:numPr>
        <w:contextualSpacing/>
        <w:rPr>
          <w:ins w:id="1600" w:author="Ram Mohan Thammineni --CNTR" w:date="2019-08-02T10:09:00Z"/>
          <w:rStyle w:val="SubtleEmphasis"/>
          <w:i w:val="0"/>
          <w:iCs w:val="0"/>
          <w:color w:val="000000"/>
        </w:rPr>
      </w:pPr>
      <w:ins w:id="1601" w:author="Ram Mohan Thammineni --CNTR" w:date="2019-08-02T10:09:00Z">
        <w:r>
          <w:rPr>
            <w:rStyle w:val="SubtleEmphasis"/>
            <w:rFonts w:ascii="Times New Roman" w:hAnsi="Times New Roman"/>
          </w:rPr>
          <w:t xml:space="preserve">Following </w:t>
        </w:r>
      </w:ins>
      <w:ins w:id="1602" w:author="Ram Mohan Thammineni --CNTR" w:date="2019-08-02T10:10:00Z">
        <w:r>
          <w:rPr>
            <w:rStyle w:val="SubtleEmphasis"/>
            <w:rFonts w:ascii="Times New Roman" w:hAnsi="Times New Roman"/>
          </w:rPr>
          <w:t>locked object added in the program for adding, modifying and deleting</w:t>
        </w:r>
      </w:ins>
    </w:p>
    <w:p w14:paraId="51531EBA" w14:textId="77777777" w:rsidR="00C94E2E" w:rsidRDefault="00C94E2E">
      <w:pPr>
        <w:numPr>
          <w:ilvl w:val="1"/>
          <w:numId w:val="8"/>
        </w:numPr>
        <w:autoSpaceDE w:val="0"/>
        <w:autoSpaceDN w:val="0"/>
        <w:rPr>
          <w:ins w:id="1603" w:author="Ram Mohan Thammineni --CNTR" w:date="2019-08-02T10:10:00Z"/>
          <w:rFonts w:eastAsia="Times New Roman"/>
          <w:sz w:val="22"/>
          <w:szCs w:val="22"/>
        </w:rPr>
        <w:pPrChange w:id="1604" w:author="Ram Mohan Thammineni --CNTR" w:date="2019-08-02T10:10:00Z">
          <w:pPr>
            <w:numPr>
              <w:numId w:val="8"/>
            </w:numPr>
            <w:autoSpaceDE w:val="0"/>
            <w:autoSpaceDN w:val="0"/>
            <w:ind w:left="720" w:hanging="360"/>
          </w:pPr>
        </w:pPrChange>
      </w:pPr>
      <w:ins w:id="1605" w:author="Ram Mohan Thammineni --CNTR" w:date="2019-08-02T10:10:00Z">
        <w:r>
          <w:rPr>
            <w:rFonts w:ascii="Segoe UI" w:hAnsi="Segoe UI" w:cs="Segoe UI"/>
            <w:color w:val="000000"/>
            <w:sz w:val="20"/>
            <w:szCs w:val="20"/>
          </w:rPr>
          <w:t>EZAK0251 and EZAK0252</w:t>
        </w:r>
      </w:ins>
    </w:p>
    <w:p w14:paraId="4920C923" w14:textId="77777777" w:rsidR="00C94E2E" w:rsidRDefault="00C94E2E">
      <w:pPr>
        <w:numPr>
          <w:ilvl w:val="1"/>
          <w:numId w:val="8"/>
        </w:numPr>
        <w:autoSpaceDE w:val="0"/>
        <w:autoSpaceDN w:val="0"/>
        <w:spacing w:before="40" w:after="40"/>
        <w:rPr>
          <w:ins w:id="1606" w:author="Ram Mohan Thammineni --CNTR" w:date="2019-08-02T10:10:00Z"/>
          <w:rFonts w:eastAsia="Times New Roman"/>
          <w:sz w:val="22"/>
          <w:szCs w:val="22"/>
        </w:rPr>
        <w:pPrChange w:id="1607" w:author="Ram Mohan Thammineni --CNTR" w:date="2019-08-02T10:10:00Z">
          <w:pPr>
            <w:numPr>
              <w:numId w:val="8"/>
            </w:numPr>
            <w:autoSpaceDE w:val="0"/>
            <w:autoSpaceDN w:val="0"/>
            <w:spacing w:before="40" w:after="40"/>
            <w:ind w:left="720" w:hanging="360"/>
          </w:pPr>
        </w:pPrChange>
      </w:pPr>
      <w:ins w:id="1608" w:author="Ram Mohan Thammineni --CNTR" w:date="2019-08-02T10:10:00Z">
        <w:r>
          <w:rPr>
            <w:rFonts w:ascii="Segoe UI" w:hAnsi="Segoe UI" w:cs="Segoe UI"/>
            <w:color w:val="000000"/>
            <w:sz w:val="20"/>
            <w:szCs w:val="20"/>
          </w:rPr>
          <w:t xml:space="preserve">EZLAK0251  and EZLAK0252 </w:t>
        </w:r>
      </w:ins>
    </w:p>
    <w:p w14:paraId="256B4848" w14:textId="77777777" w:rsidR="00BD3260" w:rsidRPr="00BD3260" w:rsidRDefault="00BD3260" w:rsidP="00BD3260">
      <w:pPr>
        <w:pStyle w:val="ListParagraph"/>
        <w:numPr>
          <w:ilvl w:val="0"/>
          <w:numId w:val="8"/>
        </w:numPr>
        <w:contextualSpacing/>
        <w:rPr>
          <w:ins w:id="1609" w:author="Satyanarayana Kalidindi --CNTR" w:date="2019-08-13T09:10:00Z"/>
          <w:rStyle w:val="SubtleEmphasis"/>
          <w:i w:val="0"/>
          <w:iCs w:val="0"/>
          <w:color w:val="000000"/>
          <w:rPrChange w:id="1610" w:author="Satyanarayana Kalidindi --CNTR" w:date="2019-08-13T09:10:00Z">
            <w:rPr>
              <w:ins w:id="1611" w:author="Satyanarayana Kalidindi --CNTR" w:date="2019-08-13T09:10:00Z"/>
              <w:rStyle w:val="SubtleEmphasis"/>
              <w:rFonts w:ascii="Times New Roman" w:hAnsi="Times New Roman"/>
            </w:rPr>
          </w:rPrChange>
        </w:rPr>
      </w:pPr>
      <w:ins w:id="1612" w:author="Satyanarayana Kalidindi --CNTR" w:date="2019-08-13T09:09:00Z">
        <w:r>
          <w:rPr>
            <w:rStyle w:val="SubtleEmphasis"/>
            <w:rFonts w:ascii="Times New Roman" w:hAnsi="Times New Roman"/>
          </w:rPr>
          <w:t xml:space="preserve">New program ZAFGU255 created to purge </w:t>
        </w:r>
      </w:ins>
      <w:ins w:id="1613" w:author="Satyanarayana Kalidindi --CNTR" w:date="2019-08-13T09:10:00Z">
        <w:r>
          <w:rPr>
            <w:rStyle w:val="SubtleEmphasis"/>
            <w:rFonts w:ascii="Times New Roman" w:hAnsi="Times New Roman"/>
          </w:rPr>
          <w:t>ZAK0252 and ZAK0251 tables</w:t>
        </w:r>
      </w:ins>
    </w:p>
    <w:p w14:paraId="38795BC0" w14:textId="77777777" w:rsidR="001244CD" w:rsidRPr="001244CD" w:rsidRDefault="00BD3260" w:rsidP="00BD3260">
      <w:pPr>
        <w:pStyle w:val="ListParagraph"/>
        <w:numPr>
          <w:ilvl w:val="0"/>
          <w:numId w:val="8"/>
        </w:numPr>
        <w:contextualSpacing/>
        <w:rPr>
          <w:ins w:id="1614" w:author="Satyanarayana Kalidindi --CNTR" w:date="2019-08-13T11:06:00Z"/>
          <w:rStyle w:val="SubtleEmphasis"/>
          <w:i w:val="0"/>
          <w:iCs w:val="0"/>
          <w:color w:val="000000"/>
          <w:rPrChange w:id="1615" w:author="Satyanarayana Kalidindi --CNTR" w:date="2019-08-13T11:06:00Z">
            <w:rPr>
              <w:ins w:id="1616" w:author="Satyanarayana Kalidindi --CNTR" w:date="2019-08-13T11:06:00Z"/>
              <w:rStyle w:val="SubtleEmphasis"/>
              <w:rFonts w:ascii="Times New Roman" w:hAnsi="Times New Roman"/>
            </w:rPr>
          </w:rPrChange>
        </w:rPr>
      </w:pPr>
      <w:ins w:id="1617" w:author="Satyanarayana Kalidindi --CNTR" w:date="2019-08-13T09:10:00Z">
        <w:r>
          <w:rPr>
            <w:rStyle w:val="SubtleEmphasis"/>
            <w:rFonts w:ascii="Times New Roman" w:hAnsi="Times New Roman"/>
          </w:rPr>
          <w:t xml:space="preserve">ZAK0251 </w:t>
        </w:r>
      </w:ins>
      <w:ins w:id="1618" w:author="Satyanarayana Kalidindi --CNTR" w:date="2019-08-13T11:05:00Z">
        <w:r w:rsidR="001244CD">
          <w:rPr>
            <w:rStyle w:val="SubtleEmphasis"/>
            <w:rFonts w:ascii="Times New Roman" w:hAnsi="Times New Roman"/>
          </w:rPr>
          <w:t>will be purged</w:t>
        </w:r>
      </w:ins>
      <w:ins w:id="1619" w:author="Satyanarayana Kalidindi --CNTR" w:date="2019-08-13T11:06:00Z">
        <w:r w:rsidR="001244CD">
          <w:rPr>
            <w:rStyle w:val="SubtleEmphasis"/>
            <w:rFonts w:ascii="Times New Roman" w:hAnsi="Times New Roman"/>
          </w:rPr>
          <w:t xml:space="preserve"> </w:t>
        </w:r>
      </w:ins>
      <w:ins w:id="1620" w:author="Satyanarayana Kalidindi --CNTR" w:date="2019-08-13T11:05:00Z">
        <w:r w:rsidR="001244CD">
          <w:rPr>
            <w:rStyle w:val="SubtleEmphasis"/>
            <w:rFonts w:ascii="Times New Roman" w:hAnsi="Times New Roman"/>
          </w:rPr>
          <w:t>if record is older than 90 days when co</w:t>
        </w:r>
      </w:ins>
      <w:ins w:id="1621" w:author="Satyanarayana Kalidindi --CNTR" w:date="2019-08-13T11:06:00Z">
        <w:r w:rsidR="001244CD">
          <w:rPr>
            <w:rStyle w:val="SubtleEmphasis"/>
            <w:rFonts w:ascii="Times New Roman" w:hAnsi="Times New Roman"/>
          </w:rPr>
          <w:t>mpared to latest record with the key</w:t>
        </w:r>
      </w:ins>
    </w:p>
    <w:p w14:paraId="0D142A1D" w14:textId="77777777" w:rsidR="00C94E2E" w:rsidRPr="001244CD" w:rsidRDefault="001244CD" w:rsidP="00EC0156">
      <w:pPr>
        <w:pStyle w:val="ListParagraph"/>
        <w:numPr>
          <w:ilvl w:val="0"/>
          <w:numId w:val="8"/>
        </w:numPr>
        <w:contextualSpacing/>
        <w:rPr>
          <w:ins w:id="1622" w:author="Satyanarayana Kalidindi --CNTR" w:date="2019-08-13T11:07:00Z"/>
          <w:rStyle w:val="SubtleEmphasis"/>
          <w:i w:val="0"/>
          <w:iCs w:val="0"/>
          <w:color w:val="000000"/>
          <w:rPrChange w:id="1623" w:author="Satyanarayana Kalidindi --CNTR" w:date="2019-08-13T11:07:00Z">
            <w:rPr>
              <w:ins w:id="1624" w:author="Satyanarayana Kalidindi --CNTR" w:date="2019-08-13T11:07:00Z"/>
              <w:rStyle w:val="SubtleEmphasis"/>
              <w:rFonts w:ascii="Times New Roman" w:hAnsi="Times New Roman"/>
            </w:rPr>
          </w:rPrChange>
        </w:rPr>
      </w:pPr>
      <w:ins w:id="1625" w:author="Satyanarayana Kalidindi --CNTR" w:date="2019-08-13T11:06:00Z">
        <w:r w:rsidRPr="00C4430C">
          <w:rPr>
            <w:rStyle w:val="SubtleEmphasis"/>
            <w:rFonts w:ascii="Times New Roman" w:hAnsi="Times New Roman"/>
          </w:rPr>
          <w:t>ZAK025</w:t>
        </w:r>
      </w:ins>
      <w:ins w:id="1626" w:author="Satyanarayana Kalidindi --CNTR" w:date="2019-08-13T11:07:00Z">
        <w:r>
          <w:rPr>
            <w:rStyle w:val="SubtleEmphasis"/>
            <w:rFonts w:ascii="Times New Roman" w:hAnsi="Times New Roman"/>
          </w:rPr>
          <w:t>2</w:t>
        </w:r>
      </w:ins>
      <w:ins w:id="1627" w:author="Satyanarayana Kalidindi --CNTR" w:date="2019-08-13T11:06:00Z">
        <w:r w:rsidRPr="00C4430C">
          <w:rPr>
            <w:rStyle w:val="SubtleEmphasis"/>
            <w:rFonts w:ascii="Times New Roman" w:hAnsi="Times New Roman"/>
          </w:rPr>
          <w:t xml:space="preserve"> will be purged</w:t>
        </w:r>
        <w:r>
          <w:rPr>
            <w:rStyle w:val="SubtleEmphasis"/>
            <w:rFonts w:ascii="Times New Roman" w:hAnsi="Times New Roman"/>
          </w:rPr>
          <w:t xml:space="preserve"> I</w:t>
        </w:r>
        <w:r w:rsidRPr="00C4430C">
          <w:rPr>
            <w:rStyle w:val="SubtleEmphasis"/>
            <w:rFonts w:ascii="Times New Roman" w:hAnsi="Times New Roman"/>
          </w:rPr>
          <w:t>f</w:t>
        </w:r>
        <w:r>
          <w:rPr>
            <w:rStyle w:val="SubtleEmphasis"/>
            <w:rFonts w:ascii="Times New Roman" w:hAnsi="Times New Roman"/>
          </w:rPr>
          <w:t xml:space="preserve"> record is older than</w:t>
        </w:r>
      </w:ins>
      <w:ins w:id="1628" w:author="Satyanarayana Kalidindi --CNTR" w:date="2019-08-13T11:07:00Z">
        <w:r>
          <w:rPr>
            <w:rStyle w:val="SubtleEmphasis"/>
            <w:rFonts w:ascii="Times New Roman" w:hAnsi="Times New Roman"/>
          </w:rPr>
          <w:t xml:space="preserve"> 7 days when compared to latest record with the key</w:t>
        </w:r>
      </w:ins>
    </w:p>
    <w:p w14:paraId="4C19604B" w14:textId="77777777" w:rsidR="001244CD" w:rsidRDefault="001244CD" w:rsidP="00EC0156">
      <w:pPr>
        <w:pStyle w:val="ListParagraph"/>
        <w:numPr>
          <w:ilvl w:val="0"/>
          <w:numId w:val="8"/>
        </w:numPr>
        <w:contextualSpacing/>
        <w:rPr>
          <w:ins w:id="1629" w:author="Satyanarayana Kalidindi --CNTR" w:date="2019-08-13T11:09:00Z"/>
          <w:rStyle w:val="SubtleEmphasis"/>
          <w:rFonts w:ascii="Times New Roman" w:hAnsi="Times New Roman"/>
        </w:rPr>
      </w:pPr>
      <w:ins w:id="1630" w:author="Satyanarayana Kalidindi --CNTR" w:date="2019-08-13T11:07:00Z">
        <w:r w:rsidRPr="001244CD">
          <w:rPr>
            <w:rStyle w:val="SubtleEmphasis"/>
            <w:rFonts w:ascii="Times New Roman" w:hAnsi="Times New Roman"/>
            <w:rPrChange w:id="1631" w:author="Satyanarayana Kalidindi --CNTR" w:date="2019-08-13T11:07:00Z">
              <w:rPr/>
            </w:rPrChange>
          </w:rPr>
          <w:t>Intro</w:t>
        </w:r>
        <w:r>
          <w:rPr>
            <w:rStyle w:val="SubtleEmphasis"/>
            <w:rFonts w:ascii="Times New Roman" w:hAnsi="Times New Roman"/>
          </w:rPr>
          <w:t>duced new Unit test Cases in program, and 2 new classes been cr</w:t>
        </w:r>
      </w:ins>
      <w:ins w:id="1632" w:author="Satyanarayana Kalidindi --CNTR" w:date="2019-08-13T11:08:00Z">
        <w:r>
          <w:rPr>
            <w:rStyle w:val="SubtleEmphasis"/>
            <w:rFonts w:ascii="Times New Roman" w:hAnsi="Times New Roman"/>
          </w:rPr>
          <w:t xml:space="preserve">eated to do automated unit testing of this logic LTCL_PURGE_LOGIC_251 AND LTCL_PURGE_LOGIC_252 </w:t>
        </w:r>
      </w:ins>
    </w:p>
    <w:p w14:paraId="0644FF8A" w14:textId="77777777" w:rsidR="001244CD" w:rsidRDefault="001244CD" w:rsidP="00EC0156">
      <w:pPr>
        <w:pStyle w:val="ListParagraph"/>
        <w:numPr>
          <w:ilvl w:val="0"/>
          <w:numId w:val="8"/>
        </w:numPr>
        <w:contextualSpacing/>
        <w:rPr>
          <w:ins w:id="1633" w:author="Satyanarayana Kalidindi --CNTR" w:date="2019-08-13T11:09:00Z"/>
          <w:rStyle w:val="SubtleEmphasis"/>
          <w:rFonts w:ascii="Times New Roman" w:hAnsi="Times New Roman"/>
        </w:rPr>
      </w:pPr>
      <w:ins w:id="1634" w:author="Satyanarayana Kalidindi --CNTR" w:date="2019-08-13T11:09:00Z">
        <w:r>
          <w:rPr>
            <w:rStyle w:val="SubtleEmphasis"/>
            <w:rFonts w:ascii="Times New Roman" w:hAnsi="Times New Roman"/>
          </w:rPr>
          <w:t>These test classes can be executed using short cut keys CTRL+SHIFT+F10 or F11</w:t>
        </w:r>
      </w:ins>
    </w:p>
    <w:p w14:paraId="70D96B49" w14:textId="77777777" w:rsidR="001244CD" w:rsidRPr="001244CD" w:rsidRDefault="001244CD">
      <w:pPr>
        <w:pStyle w:val="ListParagraph"/>
        <w:numPr>
          <w:ilvl w:val="0"/>
          <w:numId w:val="8"/>
        </w:numPr>
        <w:contextualSpacing/>
        <w:rPr>
          <w:ins w:id="1635" w:author="Ram Mohan Thammineni --CNTR" w:date="2019-08-02T10:09:00Z"/>
          <w:rStyle w:val="SubtleEmphasis"/>
          <w:rFonts w:ascii="Times New Roman" w:hAnsi="Times New Roman"/>
          <w:rPrChange w:id="1636" w:author="Satyanarayana Kalidindi --CNTR" w:date="2019-08-13T11:07:00Z">
            <w:rPr>
              <w:ins w:id="1637" w:author="Ram Mohan Thammineni --CNTR" w:date="2019-08-02T10:09:00Z"/>
            </w:rPr>
          </w:rPrChange>
        </w:rPr>
        <w:pPrChange w:id="1638" w:author="Ram Mohan Thammineni --CNTR" w:date="2019-08-02T10:10:00Z">
          <w:pPr>
            <w:pStyle w:val="ListParagraph"/>
            <w:numPr>
              <w:ilvl w:val="1"/>
              <w:numId w:val="8"/>
            </w:numPr>
            <w:ind w:left="1440" w:hanging="360"/>
            <w:contextualSpacing/>
          </w:pPr>
        </w:pPrChange>
      </w:pPr>
    </w:p>
    <w:p w14:paraId="162343FA" w14:textId="77777777" w:rsidR="00623164" w:rsidRDefault="00623164" w:rsidP="00623164">
      <w:pPr>
        <w:rPr>
          <w:highlight w:val="yellow"/>
        </w:rPr>
      </w:pPr>
    </w:p>
    <w:p w14:paraId="44CD0D84" w14:textId="77777777" w:rsidR="00623164" w:rsidRDefault="00623164" w:rsidP="00623164">
      <w:pPr>
        <w:rPr>
          <w:highlight w:val="yellow"/>
        </w:rPr>
      </w:pPr>
    </w:p>
    <w:p w14:paraId="0E5EEF3F" w14:textId="77777777" w:rsidR="00623164" w:rsidRDefault="00623164" w:rsidP="00623164">
      <w:pPr>
        <w:rPr>
          <w:highlight w:val="yellow"/>
        </w:rPr>
      </w:pPr>
    </w:p>
    <w:p w14:paraId="017DFA3C" w14:textId="77777777" w:rsidR="00623164" w:rsidRDefault="00623164" w:rsidP="00623164">
      <w:pPr>
        <w:rPr>
          <w:highlight w:val="yellow"/>
        </w:rPr>
      </w:pPr>
    </w:p>
    <w:p w14:paraId="486D2828" w14:textId="77777777" w:rsidR="00623164" w:rsidRDefault="00623164" w:rsidP="00623164">
      <w:pPr>
        <w:rPr>
          <w:highlight w:val="yellow"/>
        </w:rPr>
      </w:pPr>
    </w:p>
    <w:p w14:paraId="6DE2FEB1" w14:textId="77777777" w:rsidR="00623164" w:rsidRDefault="00623164" w:rsidP="00623164">
      <w:pPr>
        <w:rPr>
          <w:highlight w:val="yellow"/>
        </w:rPr>
      </w:pPr>
    </w:p>
    <w:p w14:paraId="7287B6D4" w14:textId="77777777" w:rsidR="00623164" w:rsidRDefault="00623164" w:rsidP="00623164">
      <w:pPr>
        <w:rPr>
          <w:highlight w:val="yellow"/>
        </w:rPr>
      </w:pPr>
    </w:p>
    <w:p w14:paraId="5022F28E" w14:textId="77777777" w:rsidR="00623164" w:rsidRDefault="00623164" w:rsidP="00623164">
      <w:pPr>
        <w:rPr>
          <w:highlight w:val="yellow"/>
        </w:rPr>
      </w:pPr>
    </w:p>
    <w:p w14:paraId="29D6899A" w14:textId="3F557ED7" w:rsidR="002D5AFE" w:rsidRDefault="00623164" w:rsidP="00623164">
      <w:r w:rsidRPr="00623164">
        <w:rPr>
          <w:highlight w:val="yellow"/>
        </w:rPr>
        <w:t>VERSION 7 -PCR026486</w:t>
      </w:r>
    </w:p>
    <w:p w14:paraId="4DEFD685" w14:textId="0505930C" w:rsidR="00FA51B4" w:rsidRDefault="00FA51B4" w:rsidP="00623164"/>
    <w:p w14:paraId="525D8F79" w14:textId="03F4CE38" w:rsidR="00FA51B4" w:rsidRDefault="00FA51B4" w:rsidP="00FA51B4">
      <w:pPr>
        <w:rPr>
          <w:b/>
          <w:bCs/>
        </w:rPr>
      </w:pPr>
      <w:r>
        <w:rPr>
          <w:b/>
          <w:bCs/>
        </w:rPr>
        <w:t>APPROVALS:</w:t>
      </w:r>
    </w:p>
    <w:tbl>
      <w:tblPr>
        <w:tblW w:w="9915" w:type="dxa"/>
        <w:tblCellMar>
          <w:left w:w="0" w:type="dxa"/>
          <w:right w:w="0" w:type="dxa"/>
        </w:tblCellMar>
        <w:tblLook w:val="04A0" w:firstRow="1" w:lastRow="0" w:firstColumn="1" w:lastColumn="0" w:noHBand="0" w:noVBand="1"/>
      </w:tblPr>
      <w:tblGrid>
        <w:gridCol w:w="1642"/>
        <w:gridCol w:w="1436"/>
        <w:gridCol w:w="2159"/>
        <w:gridCol w:w="4678"/>
      </w:tblGrid>
      <w:tr w:rsidR="00B350EE" w14:paraId="02AF2F39" w14:textId="77777777" w:rsidTr="00D91A00">
        <w:tc>
          <w:tcPr>
            <w:tcW w:w="1642"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1EDB8852" w14:textId="77777777" w:rsidR="00B350EE" w:rsidRDefault="00B350EE" w:rsidP="00D91A00">
            <w:pPr>
              <w:spacing w:line="276" w:lineRule="auto"/>
              <w:jc w:val="center"/>
              <w:rPr>
                <w:b/>
                <w:bCs/>
              </w:rPr>
            </w:pPr>
            <w:r>
              <w:rPr>
                <w:b/>
                <w:bCs/>
              </w:rPr>
              <w:t>Version #</w:t>
            </w:r>
          </w:p>
        </w:tc>
        <w:tc>
          <w:tcPr>
            <w:tcW w:w="1436"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6709863B" w14:textId="77777777" w:rsidR="00B350EE" w:rsidRDefault="00B350EE" w:rsidP="00D91A00">
            <w:pPr>
              <w:spacing w:line="276" w:lineRule="auto"/>
              <w:jc w:val="center"/>
              <w:rPr>
                <w:b/>
                <w:bCs/>
              </w:rPr>
            </w:pPr>
            <w:r>
              <w:rPr>
                <w:b/>
                <w:bCs/>
              </w:rPr>
              <w:t>Date Modified</w:t>
            </w:r>
          </w:p>
        </w:tc>
        <w:tc>
          <w:tcPr>
            <w:tcW w:w="2160" w:type="dxa"/>
            <w:tcBorders>
              <w:top w:val="single" w:sz="8" w:space="0" w:color="auto"/>
              <w:left w:val="single" w:sz="8" w:space="0" w:color="auto"/>
              <w:bottom w:val="single" w:sz="8" w:space="0" w:color="auto"/>
              <w:right w:val="nil"/>
            </w:tcBorders>
            <w:shd w:val="clear" w:color="auto" w:fill="C0C0C0"/>
            <w:tcMar>
              <w:top w:w="0" w:type="dxa"/>
              <w:left w:w="108" w:type="dxa"/>
              <w:bottom w:w="0" w:type="dxa"/>
              <w:right w:w="108" w:type="dxa"/>
            </w:tcMar>
            <w:hideMark/>
          </w:tcPr>
          <w:p w14:paraId="736F7A78" w14:textId="77777777" w:rsidR="00B350EE" w:rsidRDefault="00B350EE" w:rsidP="00D91A00">
            <w:pPr>
              <w:spacing w:line="276" w:lineRule="auto"/>
              <w:jc w:val="center"/>
              <w:rPr>
                <w:b/>
                <w:bCs/>
              </w:rPr>
            </w:pPr>
            <w:r>
              <w:rPr>
                <w:b/>
                <w:bCs/>
              </w:rPr>
              <w:t>Modified By</w:t>
            </w:r>
          </w:p>
        </w:tc>
        <w:tc>
          <w:tcPr>
            <w:tcW w:w="4680" w:type="dxa"/>
            <w:tcBorders>
              <w:top w:val="single" w:sz="8" w:space="0" w:color="auto"/>
              <w:left w:val="single" w:sz="8" w:space="0" w:color="auto"/>
              <w:bottom w:val="single" w:sz="8" w:space="0" w:color="auto"/>
              <w:right w:val="double" w:sz="6" w:space="0" w:color="auto"/>
            </w:tcBorders>
            <w:shd w:val="clear" w:color="auto" w:fill="C0C0C0"/>
            <w:tcMar>
              <w:top w:w="0" w:type="dxa"/>
              <w:left w:w="108" w:type="dxa"/>
              <w:bottom w:w="0" w:type="dxa"/>
              <w:right w:w="108" w:type="dxa"/>
            </w:tcMar>
            <w:hideMark/>
          </w:tcPr>
          <w:p w14:paraId="16BA4329" w14:textId="77777777" w:rsidR="00B350EE" w:rsidRDefault="00B350EE" w:rsidP="00D91A00">
            <w:pPr>
              <w:spacing w:line="276" w:lineRule="auto"/>
              <w:jc w:val="center"/>
              <w:rPr>
                <w:b/>
                <w:bCs/>
              </w:rPr>
            </w:pPr>
            <w:r>
              <w:rPr>
                <w:b/>
                <w:bCs/>
              </w:rPr>
              <w:t>Brief Description of Change</w:t>
            </w:r>
          </w:p>
        </w:tc>
      </w:tr>
      <w:tr w:rsidR="00B350EE" w14:paraId="7F8B0A92" w14:textId="77777777" w:rsidTr="00D91A00">
        <w:trPr>
          <w:trHeight w:val="786"/>
        </w:trPr>
        <w:tc>
          <w:tcPr>
            <w:tcW w:w="1642"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15B36172" w14:textId="05DB3397" w:rsidR="00B350EE" w:rsidRDefault="00B350EE" w:rsidP="00D91A00">
            <w:pPr>
              <w:spacing w:line="276" w:lineRule="auto"/>
              <w:jc w:val="both"/>
            </w:pPr>
            <w:r>
              <w:t>7.0</w:t>
            </w:r>
          </w:p>
        </w:tc>
        <w:tc>
          <w:tcPr>
            <w:tcW w:w="1436" w:type="dxa"/>
            <w:tcBorders>
              <w:top w:val="nil"/>
              <w:left w:val="nil"/>
              <w:bottom w:val="single" w:sz="8" w:space="0" w:color="auto"/>
              <w:right w:val="single" w:sz="8" w:space="0" w:color="auto"/>
            </w:tcBorders>
            <w:tcMar>
              <w:top w:w="0" w:type="dxa"/>
              <w:left w:w="108" w:type="dxa"/>
              <w:bottom w:w="0" w:type="dxa"/>
              <w:right w:w="108" w:type="dxa"/>
            </w:tcMar>
            <w:hideMark/>
          </w:tcPr>
          <w:p w14:paraId="1DAE0DB0" w14:textId="3383F36A" w:rsidR="00B350EE" w:rsidRDefault="00B350EE" w:rsidP="00D91A00">
            <w:pPr>
              <w:spacing w:line="276" w:lineRule="auto"/>
              <w:jc w:val="both"/>
            </w:pPr>
            <w:r>
              <w:t>02/</w:t>
            </w:r>
            <w:r w:rsidR="004E7A8A">
              <w:t>11</w:t>
            </w:r>
            <w:r>
              <w:t>/2020</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394FD70E" w14:textId="77777777" w:rsidR="00B350EE" w:rsidRDefault="00B350EE" w:rsidP="00D91A00">
            <w:pPr>
              <w:spacing w:line="276" w:lineRule="auto"/>
              <w:jc w:val="both"/>
            </w:pPr>
            <w:r>
              <w:t xml:space="preserve">Krishna </w:t>
            </w:r>
            <w:proofErr w:type="spellStart"/>
            <w:r>
              <w:t>Kamma</w:t>
            </w:r>
            <w:proofErr w:type="spellEnd"/>
          </w:p>
        </w:tc>
        <w:tc>
          <w:tcPr>
            <w:tcW w:w="4680" w:type="dxa"/>
            <w:tcBorders>
              <w:top w:val="nil"/>
              <w:left w:val="nil"/>
              <w:bottom w:val="single" w:sz="8" w:space="0" w:color="auto"/>
              <w:right w:val="double" w:sz="6" w:space="0" w:color="auto"/>
            </w:tcBorders>
            <w:tcMar>
              <w:top w:w="0" w:type="dxa"/>
              <w:left w:w="108" w:type="dxa"/>
              <w:bottom w:w="0" w:type="dxa"/>
              <w:right w:w="108" w:type="dxa"/>
            </w:tcMar>
            <w:hideMark/>
          </w:tcPr>
          <w:p w14:paraId="46F9FDD1" w14:textId="77777777" w:rsidR="00B350EE" w:rsidRPr="003E54CB" w:rsidRDefault="00B350EE" w:rsidP="00D91A00">
            <w:pPr>
              <w:spacing w:line="276" w:lineRule="auto"/>
              <w:jc w:val="both"/>
              <w:rPr>
                <w:rFonts w:cs="Arial"/>
              </w:rPr>
            </w:pPr>
            <w:r w:rsidRPr="003E54CB">
              <w:rPr>
                <w:rFonts w:cs="Arial"/>
              </w:rPr>
              <w:t>Modifications in report ZAFGR261</w:t>
            </w:r>
          </w:p>
        </w:tc>
      </w:tr>
    </w:tbl>
    <w:p w14:paraId="6197FD41" w14:textId="77777777" w:rsidR="00B350EE" w:rsidRDefault="00B350EE" w:rsidP="00FA51B4">
      <w:pPr>
        <w:rPr>
          <w:sz w:val="22"/>
          <w:szCs w:val="22"/>
        </w:rPr>
      </w:pPr>
    </w:p>
    <w:p w14:paraId="6A55FD41" w14:textId="77777777" w:rsidR="00FA51B4" w:rsidRDefault="00FA51B4" w:rsidP="00FA51B4"/>
    <w:tbl>
      <w:tblPr>
        <w:tblW w:w="0" w:type="auto"/>
        <w:tblCellMar>
          <w:left w:w="0" w:type="dxa"/>
          <w:right w:w="0" w:type="dxa"/>
        </w:tblCellMar>
        <w:tblLook w:val="04A0" w:firstRow="1" w:lastRow="0" w:firstColumn="1" w:lastColumn="0" w:noHBand="0" w:noVBand="1"/>
      </w:tblPr>
      <w:tblGrid>
        <w:gridCol w:w="2316"/>
        <w:gridCol w:w="2066"/>
        <w:gridCol w:w="2088"/>
        <w:gridCol w:w="2387"/>
      </w:tblGrid>
      <w:tr w:rsidR="00FA51B4" w14:paraId="76951CBC" w14:textId="77777777" w:rsidTr="00D91A00">
        <w:trPr>
          <w:trHeight w:val="323"/>
        </w:trPr>
        <w:tc>
          <w:tcPr>
            <w:tcW w:w="2316" w:type="dxa"/>
            <w:tcBorders>
              <w:top w:val="double" w:sz="6" w:space="0" w:color="auto"/>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7FE1A0D1" w14:textId="77777777" w:rsidR="00FA51B4" w:rsidRDefault="00FA51B4" w:rsidP="00D91A00">
            <w:pPr>
              <w:spacing w:after="120" w:line="276" w:lineRule="auto"/>
              <w:rPr>
                <w:b/>
                <w:bCs/>
              </w:rPr>
            </w:pPr>
            <w:r>
              <w:rPr>
                <w:b/>
                <w:bCs/>
              </w:rPr>
              <w:t>Author</w:t>
            </w:r>
          </w:p>
        </w:tc>
        <w:tc>
          <w:tcPr>
            <w:tcW w:w="2066" w:type="dxa"/>
            <w:tcBorders>
              <w:top w:val="double" w:sz="6" w:space="0" w:color="auto"/>
              <w:left w:val="nil"/>
              <w:bottom w:val="single" w:sz="8" w:space="0" w:color="auto"/>
              <w:right w:val="single" w:sz="8" w:space="0" w:color="auto"/>
            </w:tcBorders>
            <w:tcMar>
              <w:top w:w="0" w:type="dxa"/>
              <w:left w:w="108" w:type="dxa"/>
              <w:bottom w:w="0" w:type="dxa"/>
              <w:right w:w="108" w:type="dxa"/>
            </w:tcMar>
            <w:hideMark/>
          </w:tcPr>
          <w:p w14:paraId="0DE37BF2" w14:textId="03AD911A" w:rsidR="00FA51B4" w:rsidRDefault="00FA51B4" w:rsidP="00D91A00">
            <w:pPr>
              <w:spacing w:line="276" w:lineRule="auto"/>
            </w:pPr>
            <w:r>
              <w:t>Krishna K</w:t>
            </w:r>
            <w:r w:rsidR="004C102A">
              <w:t>/Krishi</w:t>
            </w:r>
          </w:p>
        </w:tc>
        <w:tc>
          <w:tcPr>
            <w:tcW w:w="2088" w:type="dxa"/>
            <w:tcBorders>
              <w:top w:val="double" w:sz="6" w:space="0" w:color="auto"/>
              <w:left w:val="nil"/>
              <w:bottom w:val="single" w:sz="8" w:space="0" w:color="auto"/>
              <w:right w:val="single" w:sz="8" w:space="0" w:color="auto"/>
            </w:tcBorders>
            <w:shd w:val="clear" w:color="auto" w:fill="C0C0C0"/>
            <w:tcMar>
              <w:top w:w="0" w:type="dxa"/>
              <w:left w:w="108" w:type="dxa"/>
              <w:bottom w:w="0" w:type="dxa"/>
              <w:right w:w="108" w:type="dxa"/>
            </w:tcMar>
            <w:hideMark/>
          </w:tcPr>
          <w:p w14:paraId="6B16BCDE" w14:textId="77777777" w:rsidR="00FA51B4" w:rsidRDefault="00FA51B4" w:rsidP="00D91A00">
            <w:pPr>
              <w:spacing w:after="120" w:line="276" w:lineRule="auto"/>
              <w:rPr>
                <w:b/>
                <w:bCs/>
              </w:rPr>
            </w:pPr>
            <w:r>
              <w:rPr>
                <w:b/>
                <w:bCs/>
              </w:rPr>
              <w:t>Date Created:</w:t>
            </w:r>
          </w:p>
        </w:tc>
        <w:tc>
          <w:tcPr>
            <w:tcW w:w="2387" w:type="dxa"/>
            <w:tcBorders>
              <w:top w:val="double" w:sz="6" w:space="0" w:color="auto"/>
              <w:left w:val="nil"/>
              <w:bottom w:val="single" w:sz="8" w:space="0" w:color="auto"/>
              <w:right w:val="double" w:sz="6" w:space="0" w:color="auto"/>
            </w:tcBorders>
            <w:tcMar>
              <w:top w:w="0" w:type="dxa"/>
              <w:left w:w="108" w:type="dxa"/>
              <w:bottom w:w="0" w:type="dxa"/>
              <w:right w:w="108" w:type="dxa"/>
            </w:tcMar>
            <w:hideMark/>
          </w:tcPr>
          <w:p w14:paraId="62587533" w14:textId="0AA44B59" w:rsidR="00FA51B4" w:rsidRDefault="00FA51B4" w:rsidP="00D91A00">
            <w:pPr>
              <w:spacing w:line="276" w:lineRule="auto"/>
            </w:pPr>
            <w:r>
              <w:t>02/11/2020</w:t>
            </w:r>
          </w:p>
        </w:tc>
      </w:tr>
      <w:tr w:rsidR="00FA51B4" w14:paraId="63E87AD5"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517C5820" w14:textId="77777777" w:rsidR="00FA51B4" w:rsidRDefault="00FA51B4" w:rsidP="00D91A00">
            <w:pPr>
              <w:spacing w:after="120" w:line="276" w:lineRule="auto"/>
              <w:rPr>
                <w:b/>
                <w:bCs/>
              </w:rPr>
            </w:pPr>
            <w:r>
              <w:rPr>
                <w:b/>
                <w:bCs/>
              </w:rPr>
              <w:t xml:space="preserve">Functional Team Lead </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2A4D98F8" w14:textId="77777777" w:rsidR="00FA51B4" w:rsidRDefault="00FA51B4" w:rsidP="00D91A00">
            <w:pPr>
              <w:spacing w:line="276" w:lineRule="auto"/>
            </w:pPr>
            <w:r>
              <w:t>Sapan Shenoy</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7DF237A9" w14:textId="77777777" w:rsidR="00FA51B4" w:rsidRDefault="00FA51B4"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504E38DE" w14:textId="77777777" w:rsidR="00FA51B4" w:rsidRDefault="00FA51B4" w:rsidP="00D91A00">
            <w:pPr>
              <w:spacing w:line="276" w:lineRule="auto"/>
            </w:pPr>
          </w:p>
        </w:tc>
      </w:tr>
      <w:tr w:rsidR="00FA51B4" w14:paraId="3FB69B4D"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68BD2394" w14:textId="77777777" w:rsidR="00FA51B4" w:rsidRDefault="00FA51B4" w:rsidP="00D91A00">
            <w:pPr>
              <w:spacing w:after="120" w:line="276" w:lineRule="auto"/>
              <w:rPr>
                <w:b/>
                <w:bCs/>
              </w:rPr>
            </w:pPr>
            <w:r>
              <w:rPr>
                <w:b/>
                <w:bCs/>
              </w:rPr>
              <w:t>Technical Team ASM</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3B0ADBAD" w14:textId="77777777" w:rsidR="00FA51B4" w:rsidRDefault="00FA51B4"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2A9A5FCE" w14:textId="77777777" w:rsidR="00FA51B4" w:rsidRDefault="00FA51B4"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7F5A2126" w14:textId="77777777" w:rsidR="00FA51B4" w:rsidRDefault="00FA51B4" w:rsidP="00D91A00">
            <w:pPr>
              <w:spacing w:line="276" w:lineRule="auto"/>
            </w:pPr>
          </w:p>
        </w:tc>
      </w:tr>
      <w:tr w:rsidR="00FA51B4" w14:paraId="164EB577"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5B70B369" w14:textId="77777777" w:rsidR="00FA51B4" w:rsidRDefault="00FA51B4" w:rsidP="00D91A00">
            <w:pPr>
              <w:spacing w:after="120" w:line="276" w:lineRule="auto"/>
              <w:rPr>
                <w:b/>
                <w:bCs/>
              </w:rPr>
            </w:pPr>
            <w:r>
              <w:rPr>
                <w:b/>
                <w:bCs/>
              </w:rPr>
              <w:t>Technical Team Lead</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0D9FA634" w14:textId="6BAF71B6" w:rsidR="00FA51B4" w:rsidRDefault="00FA51B4" w:rsidP="00D91A00">
            <w:pPr>
              <w:spacing w:line="276" w:lineRule="auto"/>
            </w:pPr>
            <w:r>
              <w:t>Yvonne Ta</w:t>
            </w:r>
            <w:r w:rsidR="00803541">
              <w:t>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40B7D150" w14:textId="77777777" w:rsidR="00FA51B4" w:rsidRDefault="00FA51B4"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66E5BB48" w14:textId="77777777" w:rsidR="00FA51B4" w:rsidRDefault="00FA51B4" w:rsidP="00D91A00">
            <w:pPr>
              <w:spacing w:line="276" w:lineRule="auto"/>
            </w:pPr>
          </w:p>
        </w:tc>
      </w:tr>
      <w:tr w:rsidR="00FA51B4" w14:paraId="6CB2DA32" w14:textId="77777777" w:rsidTr="00D91A00">
        <w:trPr>
          <w:trHeight w:val="111"/>
        </w:trPr>
        <w:tc>
          <w:tcPr>
            <w:tcW w:w="2316" w:type="dxa"/>
            <w:tcBorders>
              <w:top w:val="nil"/>
              <w:left w:val="double" w:sz="6" w:space="0" w:color="auto"/>
              <w:bottom w:val="double" w:sz="6" w:space="0" w:color="auto"/>
              <w:right w:val="single" w:sz="8" w:space="0" w:color="auto"/>
            </w:tcBorders>
            <w:shd w:val="clear" w:color="auto" w:fill="C0C0C0"/>
            <w:tcMar>
              <w:top w:w="0" w:type="dxa"/>
              <w:left w:w="108" w:type="dxa"/>
              <w:bottom w:w="0" w:type="dxa"/>
              <w:right w:w="108" w:type="dxa"/>
            </w:tcMar>
            <w:hideMark/>
          </w:tcPr>
          <w:p w14:paraId="649456D1" w14:textId="77777777" w:rsidR="00FA51B4" w:rsidRDefault="00FA51B4" w:rsidP="00D91A00">
            <w:pPr>
              <w:spacing w:after="120" w:line="276" w:lineRule="auto"/>
              <w:rPr>
                <w:b/>
                <w:bCs/>
              </w:rPr>
            </w:pPr>
            <w:r>
              <w:rPr>
                <w:b/>
                <w:bCs/>
              </w:rPr>
              <w:t>Project Manager</w:t>
            </w:r>
          </w:p>
        </w:tc>
        <w:tc>
          <w:tcPr>
            <w:tcW w:w="2066" w:type="dxa"/>
            <w:tcBorders>
              <w:top w:val="nil"/>
              <w:left w:val="nil"/>
              <w:bottom w:val="double" w:sz="6" w:space="0" w:color="auto"/>
              <w:right w:val="single" w:sz="8" w:space="0" w:color="auto"/>
            </w:tcBorders>
            <w:tcMar>
              <w:top w:w="0" w:type="dxa"/>
              <w:left w:w="108" w:type="dxa"/>
              <w:bottom w:w="0" w:type="dxa"/>
              <w:right w:w="108" w:type="dxa"/>
            </w:tcMar>
          </w:tcPr>
          <w:p w14:paraId="29D37FCC" w14:textId="77777777" w:rsidR="00FA51B4" w:rsidRDefault="00FA51B4" w:rsidP="00D91A00">
            <w:pPr>
              <w:spacing w:line="276" w:lineRule="auto"/>
            </w:pPr>
            <w:r>
              <w:t>Sapan Shenoy</w:t>
            </w:r>
          </w:p>
        </w:tc>
        <w:tc>
          <w:tcPr>
            <w:tcW w:w="2088" w:type="dxa"/>
            <w:tcBorders>
              <w:top w:val="nil"/>
              <w:left w:val="nil"/>
              <w:bottom w:val="double" w:sz="6" w:space="0" w:color="auto"/>
              <w:right w:val="single" w:sz="8" w:space="0" w:color="auto"/>
            </w:tcBorders>
            <w:shd w:val="clear" w:color="auto" w:fill="C0C0C0"/>
            <w:tcMar>
              <w:top w:w="0" w:type="dxa"/>
              <w:left w:w="108" w:type="dxa"/>
              <w:bottom w:w="0" w:type="dxa"/>
              <w:right w:w="108" w:type="dxa"/>
            </w:tcMar>
            <w:hideMark/>
          </w:tcPr>
          <w:p w14:paraId="31DA6FDB" w14:textId="77777777" w:rsidR="00FA51B4" w:rsidRDefault="00FA51B4" w:rsidP="00D91A00">
            <w:pPr>
              <w:spacing w:after="120" w:line="276" w:lineRule="auto"/>
              <w:rPr>
                <w:b/>
                <w:bCs/>
              </w:rPr>
            </w:pPr>
            <w:r>
              <w:rPr>
                <w:b/>
                <w:bCs/>
              </w:rPr>
              <w:t>Signature and Date Approved:</w:t>
            </w:r>
          </w:p>
        </w:tc>
        <w:tc>
          <w:tcPr>
            <w:tcW w:w="2387" w:type="dxa"/>
            <w:tcBorders>
              <w:top w:val="nil"/>
              <w:left w:val="nil"/>
              <w:bottom w:val="double" w:sz="6" w:space="0" w:color="auto"/>
              <w:right w:val="double" w:sz="6" w:space="0" w:color="auto"/>
            </w:tcBorders>
            <w:tcMar>
              <w:top w:w="0" w:type="dxa"/>
              <w:left w:w="108" w:type="dxa"/>
              <w:bottom w:w="0" w:type="dxa"/>
              <w:right w:w="108" w:type="dxa"/>
            </w:tcMar>
          </w:tcPr>
          <w:p w14:paraId="2401E79F" w14:textId="77777777" w:rsidR="00FA51B4" w:rsidRDefault="00FA51B4" w:rsidP="00D91A00">
            <w:pPr>
              <w:spacing w:line="276" w:lineRule="auto"/>
            </w:pPr>
          </w:p>
          <w:p w14:paraId="781F880A" w14:textId="77777777" w:rsidR="00FA51B4" w:rsidRDefault="00FA51B4" w:rsidP="00D91A00">
            <w:pPr>
              <w:spacing w:line="276" w:lineRule="auto"/>
            </w:pPr>
          </w:p>
        </w:tc>
      </w:tr>
    </w:tbl>
    <w:p w14:paraId="41E6E7F6" w14:textId="77777777" w:rsidR="00FA51B4" w:rsidRDefault="00FA51B4" w:rsidP="00623164"/>
    <w:p w14:paraId="5B7BA2F2" w14:textId="77777777" w:rsidR="00296EBD" w:rsidRPr="00A03EE0" w:rsidRDefault="00296EBD" w:rsidP="00922FC7">
      <w:pPr>
        <w:pStyle w:val="Heading2"/>
        <w:numPr>
          <w:ilvl w:val="0"/>
          <w:numId w:val="0"/>
        </w:numPr>
        <w:rPr>
          <w:rFonts w:ascii="Tahoma" w:hAnsi="Tahoma" w:cs="Tahoma"/>
          <w:i w:val="0"/>
          <w:sz w:val="24"/>
          <w:szCs w:val="24"/>
        </w:rPr>
      </w:pPr>
      <w:bookmarkStart w:id="1639" w:name="_Toc483156048"/>
      <w:r>
        <w:rPr>
          <w:rFonts w:ascii="Tahoma" w:hAnsi="Tahoma" w:cs="Tahoma"/>
          <w:i w:val="0"/>
          <w:sz w:val="24"/>
          <w:szCs w:val="24"/>
        </w:rPr>
        <w:t>Object Type:</w:t>
      </w:r>
      <w:bookmarkEnd w:id="1639"/>
    </w:p>
    <w:p w14:paraId="31270F35" w14:textId="0DC8A9E2" w:rsidR="00296EBD" w:rsidRDefault="00296EBD" w:rsidP="00296EBD">
      <w:pPr>
        <w:rPr>
          <w:sz w:val="22"/>
          <w:szCs w:val="22"/>
        </w:rPr>
      </w:pPr>
      <w:r w:rsidRPr="00261D59">
        <w:rPr>
          <w:sz w:val="22"/>
          <w:szCs w:val="22"/>
        </w:rPr>
        <w:t>Report (</w:t>
      </w:r>
      <w:r w:rsidR="000E2AC6">
        <w:rPr>
          <w:sz w:val="22"/>
          <w:szCs w:val="22"/>
        </w:rPr>
        <w:t>X</w:t>
      </w:r>
      <w:r w:rsidRPr="00261D59">
        <w:rPr>
          <w:sz w:val="22"/>
          <w:szCs w:val="22"/>
        </w:rPr>
        <w:t>) Interface (  )</w:t>
      </w:r>
      <w:r w:rsidRPr="00261D59">
        <w:rPr>
          <w:sz w:val="22"/>
          <w:szCs w:val="22"/>
        </w:rPr>
        <w:tab/>
        <w:t xml:space="preserve">  Conversion (  )</w:t>
      </w:r>
      <w:r w:rsidRPr="00261D59">
        <w:rPr>
          <w:sz w:val="22"/>
          <w:szCs w:val="22"/>
        </w:rPr>
        <w:tab/>
        <w:t>Enhancement ( )  Workflow (  ) Form (  )</w:t>
      </w:r>
      <w:r>
        <w:rPr>
          <w:sz w:val="22"/>
          <w:szCs w:val="22"/>
        </w:rPr>
        <w:t xml:space="preserve"> </w:t>
      </w:r>
      <w:proofErr w:type="spellStart"/>
      <w:r w:rsidRPr="00261D59">
        <w:rPr>
          <w:sz w:val="22"/>
          <w:szCs w:val="22"/>
        </w:rPr>
        <w:t>WebDynpro</w:t>
      </w:r>
      <w:proofErr w:type="spellEnd"/>
      <w:r w:rsidRPr="00261D59">
        <w:rPr>
          <w:sz w:val="22"/>
          <w:szCs w:val="22"/>
        </w:rPr>
        <w:t xml:space="preserve"> (  )Other (  ) Specify: _____________</w:t>
      </w:r>
    </w:p>
    <w:p w14:paraId="0709C531" w14:textId="1CDEA32C" w:rsidR="00E902DC" w:rsidRDefault="00E902DC" w:rsidP="00296EBD">
      <w:pPr>
        <w:rPr>
          <w:sz w:val="22"/>
          <w:szCs w:val="22"/>
        </w:rPr>
      </w:pPr>
    </w:p>
    <w:p w14:paraId="7744B98F" w14:textId="79EB2886" w:rsidR="00E902DC" w:rsidRPr="00B73B47" w:rsidRDefault="00E902DC" w:rsidP="00E902DC">
      <w:pPr>
        <w:pStyle w:val="Heading2"/>
        <w:numPr>
          <w:ilvl w:val="0"/>
          <w:numId w:val="0"/>
        </w:numPr>
        <w:rPr>
          <w:rFonts w:ascii="Tahoma" w:hAnsi="Tahoma" w:cs="Tahoma"/>
          <w:sz w:val="24"/>
          <w:szCs w:val="24"/>
        </w:rPr>
      </w:pPr>
      <w:r w:rsidRPr="00B73B47">
        <w:rPr>
          <w:rFonts w:ascii="Tahoma" w:hAnsi="Tahoma" w:cs="Tahoma"/>
          <w:i w:val="0"/>
          <w:iCs w:val="0"/>
          <w:sz w:val="24"/>
          <w:szCs w:val="24"/>
        </w:rPr>
        <w:t>Systems</w:t>
      </w:r>
    </w:p>
    <w:p w14:paraId="228F93A5" w14:textId="77777777" w:rsidR="00E902DC" w:rsidRPr="00B73B47" w:rsidRDefault="00E902DC" w:rsidP="00E902DC">
      <w:pPr>
        <w:pStyle w:val="NormalWeb"/>
        <w:spacing w:before="0" w:beforeAutospacing="0" w:after="0" w:afterAutospacing="0"/>
        <w:rPr>
          <w:color w:val="000000" w:themeColor="text1"/>
        </w:rPr>
      </w:pPr>
      <w:r w:rsidRPr="00B73B47">
        <w:rPr>
          <w:color w:val="000000" w:themeColor="text1"/>
        </w:rPr>
        <w:t>BW (  )   CRM(  )  CUA/GRC(  )    ECC(X )  EPP(  ) GTS( ) HCM (  ) MDM(  ) PLM(  ) SCM(  )  SNC(  )  SEM(  ) SLM (  ) SRM (  )  XI(  )     Web Method(  )</w:t>
      </w:r>
    </w:p>
    <w:p w14:paraId="24269592" w14:textId="77777777" w:rsidR="00E902DC" w:rsidRDefault="00E902DC" w:rsidP="00296EBD">
      <w:pPr>
        <w:rPr>
          <w:sz w:val="22"/>
          <w:szCs w:val="22"/>
        </w:rPr>
      </w:pPr>
    </w:p>
    <w:p w14:paraId="6B7FF49D" w14:textId="77777777" w:rsidR="00623164" w:rsidRDefault="00623164" w:rsidP="0062316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623164" w:rsidRPr="009405ED" w14:paraId="00514466" w14:textId="77777777" w:rsidTr="001C701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19A4CBF"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lastRenderedPageBreak/>
              <w:t>Object Type</w:t>
            </w:r>
          </w:p>
        </w:tc>
        <w:tc>
          <w:tcPr>
            <w:tcW w:w="7304" w:type="dxa"/>
            <w:tcBorders>
              <w:top w:val="single" w:sz="4" w:space="0" w:color="auto"/>
              <w:left w:val="single" w:sz="4" w:space="0" w:color="auto"/>
              <w:bottom w:val="single" w:sz="4" w:space="0" w:color="auto"/>
              <w:right w:val="single" w:sz="4" w:space="0" w:color="auto"/>
            </w:tcBorders>
          </w:tcPr>
          <w:p w14:paraId="0AB4BD50" w14:textId="77777777" w:rsidR="00623164" w:rsidRPr="009405ED" w:rsidRDefault="00623164" w:rsidP="001C7010">
            <w:pPr>
              <w:pStyle w:val="Tabletext0"/>
              <w:rPr>
                <w:rStyle w:val="Instructions"/>
                <w:rFonts w:eastAsia="Times New Roman"/>
                <w:i w:val="0"/>
                <w:szCs w:val="20"/>
              </w:rPr>
            </w:pPr>
            <w:r>
              <w:rPr>
                <w:rStyle w:val="Instructions"/>
                <w:rFonts w:eastAsia="Times New Roman"/>
                <w:i w:val="0"/>
                <w:szCs w:val="20"/>
              </w:rPr>
              <w:t>Report Source Code</w:t>
            </w:r>
          </w:p>
        </w:tc>
      </w:tr>
      <w:tr w:rsidR="00623164" w:rsidRPr="009405ED" w14:paraId="20DC5860"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3BF1EB6"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4A602E58" w14:textId="77777777" w:rsidR="00623164" w:rsidRDefault="00623164" w:rsidP="00623164">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p>
          <w:p w14:paraId="4CC059DA" w14:textId="77777777" w:rsidR="00623164" w:rsidRPr="009405ED" w:rsidRDefault="00623164" w:rsidP="001C7010">
            <w:pPr>
              <w:pStyle w:val="Tabletext0"/>
              <w:rPr>
                <w:rFonts w:ascii="Tahoma" w:eastAsia="Times New Roman" w:hAnsi="Tahoma" w:cs="Tahoma"/>
                <w:iCs/>
                <w:noProof/>
                <w:color w:val="000000"/>
                <w:szCs w:val="20"/>
              </w:rPr>
            </w:pPr>
          </w:p>
        </w:tc>
      </w:tr>
      <w:tr w:rsidR="00623164" w:rsidRPr="009405ED" w14:paraId="2E07CBB4" w14:textId="77777777" w:rsidTr="001C701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EE02494"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6020B6FA"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623164" w:rsidRPr="009405ED" w14:paraId="4194018B"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E187224"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1765B773"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623164" w:rsidRPr="009405ED" w14:paraId="777DB7A3"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B75C342"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1174BB5C" w14:textId="77777777" w:rsidR="00623164" w:rsidRPr="009405ED" w:rsidRDefault="00623164" w:rsidP="001C7010">
            <w:pPr>
              <w:pStyle w:val="Tabletext0"/>
              <w:rPr>
                <w:rFonts w:ascii="Tahoma" w:eastAsia="Times New Roman" w:hAnsi="Tahoma" w:cs="Tahoma"/>
                <w:i/>
                <w:iCs/>
                <w:noProof/>
                <w:color w:val="000000"/>
                <w:szCs w:val="20"/>
              </w:rPr>
            </w:pPr>
            <w:r w:rsidRPr="00623164">
              <w:rPr>
                <w:rFonts w:ascii="Tahoma" w:eastAsia="Times New Roman" w:hAnsi="Tahoma" w:cs="Tahoma"/>
                <w:i/>
                <w:iCs/>
                <w:noProof/>
                <w:color w:val="000000"/>
                <w:szCs w:val="20"/>
              </w:rPr>
              <w:t>ZAFGR261</w:t>
            </w:r>
          </w:p>
        </w:tc>
      </w:tr>
      <w:tr w:rsidR="00623164" w:rsidRPr="009405ED" w14:paraId="36ADA421"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D1DDAEC"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3E26B300" w14:textId="77777777" w:rsidR="00623164" w:rsidRPr="009405ED" w:rsidRDefault="00623164" w:rsidP="001C701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623164" w:rsidRPr="009405ED" w14:paraId="08D6FFFD" w14:textId="77777777" w:rsidTr="001C701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6854F3B"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7546AC13" w14:textId="77777777" w:rsidR="00623164" w:rsidRPr="009405ED" w:rsidRDefault="00623164" w:rsidP="001C7010">
            <w:pPr>
              <w:pStyle w:val="Tabletext0"/>
              <w:rPr>
                <w:rStyle w:val="Instructions"/>
                <w:rFonts w:eastAsia="Times New Roman"/>
                <w:szCs w:val="20"/>
              </w:rPr>
            </w:pPr>
            <w:r>
              <w:rPr>
                <w:rStyle w:val="Instructions"/>
                <w:rFonts w:eastAsia="Times New Roman"/>
                <w:szCs w:val="20"/>
              </w:rPr>
              <w:t>N/A</w:t>
            </w:r>
          </w:p>
        </w:tc>
      </w:tr>
    </w:tbl>
    <w:p w14:paraId="41DA1215" w14:textId="77777777" w:rsidR="00623164" w:rsidRDefault="00623164" w:rsidP="0062316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623164" w:rsidRPr="009405ED" w14:paraId="0BE61096" w14:textId="77777777" w:rsidTr="001C701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63291D8"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727C7C28" w14:textId="77777777" w:rsidR="00623164" w:rsidRPr="009405ED" w:rsidRDefault="00623164" w:rsidP="001C7010">
            <w:pPr>
              <w:pStyle w:val="Tabletext0"/>
              <w:rPr>
                <w:rStyle w:val="Instructions"/>
                <w:rFonts w:eastAsia="Times New Roman"/>
                <w:i w:val="0"/>
                <w:szCs w:val="20"/>
              </w:rPr>
            </w:pPr>
            <w:r>
              <w:rPr>
                <w:rStyle w:val="Instructions"/>
                <w:rFonts w:eastAsia="Times New Roman"/>
                <w:i w:val="0"/>
                <w:szCs w:val="20"/>
              </w:rPr>
              <w:t>Report Source Code</w:t>
            </w:r>
          </w:p>
        </w:tc>
      </w:tr>
      <w:tr w:rsidR="00623164" w:rsidRPr="009405ED" w14:paraId="028A86BD"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5AD5B28"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38B62C28" w14:textId="77777777" w:rsidR="00623164" w:rsidRDefault="00623164" w:rsidP="001C701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T</w:t>
            </w:r>
          </w:p>
          <w:p w14:paraId="4CF13355" w14:textId="77777777" w:rsidR="00623164" w:rsidRPr="009405ED" w:rsidRDefault="00623164" w:rsidP="001C7010">
            <w:pPr>
              <w:pStyle w:val="Tabletext0"/>
              <w:rPr>
                <w:rFonts w:ascii="Tahoma" w:eastAsia="Times New Roman" w:hAnsi="Tahoma" w:cs="Tahoma"/>
                <w:iCs/>
                <w:noProof/>
                <w:color w:val="000000"/>
                <w:szCs w:val="20"/>
              </w:rPr>
            </w:pPr>
          </w:p>
        </w:tc>
      </w:tr>
      <w:tr w:rsidR="00623164" w:rsidRPr="009405ED" w14:paraId="44D4586E" w14:textId="77777777" w:rsidTr="001C701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ECB435F"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E3D3EF0"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623164" w:rsidRPr="009405ED" w14:paraId="26392ADA"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6F1451D"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42F52AC3"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623164" w:rsidRPr="009405ED" w14:paraId="3AD4B4F0"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9DDBCC5"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DA529F9" w14:textId="77777777" w:rsidR="00623164" w:rsidRPr="009405ED" w:rsidRDefault="00623164" w:rsidP="001C7010">
            <w:pPr>
              <w:pStyle w:val="Tabletext0"/>
              <w:rPr>
                <w:rFonts w:ascii="Tahoma" w:eastAsia="Times New Roman" w:hAnsi="Tahoma" w:cs="Tahoma"/>
                <w:i/>
                <w:iCs/>
                <w:noProof/>
                <w:color w:val="000000"/>
                <w:szCs w:val="20"/>
              </w:rPr>
            </w:pPr>
          </w:p>
        </w:tc>
      </w:tr>
      <w:tr w:rsidR="00623164" w:rsidRPr="009405ED" w14:paraId="29BA947C"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788806B"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0F1BE3F1" w14:textId="77777777" w:rsidR="00623164" w:rsidRPr="009405ED" w:rsidRDefault="00623164" w:rsidP="001C701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623164" w:rsidRPr="009405ED" w14:paraId="7E4F8D00" w14:textId="77777777" w:rsidTr="001C701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3D1DD92"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7759889B" w14:textId="77777777" w:rsidR="00623164" w:rsidRPr="009405ED" w:rsidRDefault="00623164" w:rsidP="001C7010">
            <w:pPr>
              <w:pStyle w:val="Tabletext0"/>
              <w:rPr>
                <w:rStyle w:val="Instructions"/>
                <w:rFonts w:eastAsia="Times New Roman"/>
                <w:szCs w:val="20"/>
              </w:rPr>
            </w:pPr>
            <w:r>
              <w:rPr>
                <w:rStyle w:val="Instructions"/>
                <w:rFonts w:eastAsia="Times New Roman"/>
                <w:szCs w:val="20"/>
              </w:rPr>
              <w:t>N/A</w:t>
            </w:r>
          </w:p>
        </w:tc>
      </w:tr>
    </w:tbl>
    <w:p w14:paraId="6CD137CE" w14:textId="77777777" w:rsidR="00623164" w:rsidRDefault="00623164" w:rsidP="0062316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623164" w:rsidRPr="009405ED" w14:paraId="675E390D" w14:textId="77777777" w:rsidTr="001C701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643EF71"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00EA3844" w14:textId="77777777" w:rsidR="00623164" w:rsidRPr="009405ED" w:rsidRDefault="00623164" w:rsidP="001C7010">
            <w:pPr>
              <w:pStyle w:val="Tabletext0"/>
              <w:rPr>
                <w:rStyle w:val="Instructions"/>
                <w:rFonts w:eastAsia="Times New Roman"/>
                <w:i w:val="0"/>
                <w:szCs w:val="20"/>
              </w:rPr>
            </w:pPr>
            <w:r>
              <w:rPr>
                <w:rStyle w:val="Instructions"/>
                <w:rFonts w:eastAsia="Times New Roman"/>
                <w:i w:val="0"/>
                <w:szCs w:val="20"/>
              </w:rPr>
              <w:t>Report Source Code</w:t>
            </w:r>
          </w:p>
        </w:tc>
      </w:tr>
      <w:tr w:rsidR="00623164" w:rsidRPr="009405ED" w14:paraId="2CC4885D"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3FBBA39"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0330972F" w14:textId="77777777" w:rsidR="00623164" w:rsidRDefault="00623164" w:rsidP="001C701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F</w:t>
            </w:r>
          </w:p>
          <w:p w14:paraId="07E4BC8B" w14:textId="77777777" w:rsidR="00623164" w:rsidRPr="009405ED" w:rsidRDefault="00623164" w:rsidP="001C7010">
            <w:pPr>
              <w:pStyle w:val="Tabletext0"/>
              <w:rPr>
                <w:rFonts w:ascii="Tahoma" w:eastAsia="Times New Roman" w:hAnsi="Tahoma" w:cs="Tahoma"/>
                <w:iCs/>
                <w:noProof/>
                <w:color w:val="000000"/>
                <w:szCs w:val="20"/>
              </w:rPr>
            </w:pPr>
          </w:p>
        </w:tc>
      </w:tr>
      <w:tr w:rsidR="00623164" w:rsidRPr="009405ED" w14:paraId="029B4B44" w14:textId="77777777" w:rsidTr="001C701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586DB35"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14A5087"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623164" w:rsidRPr="009405ED" w14:paraId="67DEC6FB"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F590754"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01E3BE17" w14:textId="77777777" w:rsidR="00623164" w:rsidRPr="009405ED" w:rsidRDefault="00623164" w:rsidP="001C701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623164" w:rsidRPr="009405ED" w14:paraId="1C84239C" w14:textId="77777777" w:rsidTr="001C701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BC42470"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4F1C49A" w14:textId="77777777" w:rsidR="00623164" w:rsidRPr="009405ED" w:rsidRDefault="00623164" w:rsidP="001C7010">
            <w:pPr>
              <w:pStyle w:val="Tabletext0"/>
              <w:rPr>
                <w:rFonts w:ascii="Tahoma" w:eastAsia="Times New Roman" w:hAnsi="Tahoma" w:cs="Tahoma"/>
                <w:i/>
                <w:iCs/>
                <w:noProof/>
                <w:color w:val="000000"/>
                <w:szCs w:val="20"/>
              </w:rPr>
            </w:pPr>
          </w:p>
        </w:tc>
      </w:tr>
      <w:tr w:rsidR="00623164" w:rsidRPr="009405ED" w14:paraId="7121562B" w14:textId="77777777" w:rsidTr="001C701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0D5267E"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4CA7CE2C" w14:textId="77777777" w:rsidR="00623164" w:rsidRPr="009405ED" w:rsidRDefault="00623164" w:rsidP="001C701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623164" w:rsidRPr="009405ED" w14:paraId="1A56538C" w14:textId="77777777" w:rsidTr="001C701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303967F" w14:textId="77777777" w:rsidR="00623164" w:rsidRPr="009405ED" w:rsidRDefault="00623164" w:rsidP="001C701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2F5090EE" w14:textId="77777777" w:rsidR="00623164" w:rsidRPr="009405ED" w:rsidRDefault="00623164" w:rsidP="001C7010">
            <w:pPr>
              <w:pStyle w:val="Tabletext0"/>
              <w:rPr>
                <w:rStyle w:val="Instructions"/>
                <w:rFonts w:eastAsia="Times New Roman"/>
                <w:szCs w:val="20"/>
              </w:rPr>
            </w:pPr>
            <w:r>
              <w:rPr>
                <w:rStyle w:val="Instructions"/>
                <w:rFonts w:eastAsia="Times New Roman"/>
                <w:szCs w:val="20"/>
              </w:rPr>
              <w:t>N/A</w:t>
            </w:r>
          </w:p>
        </w:tc>
      </w:tr>
    </w:tbl>
    <w:p w14:paraId="2787F392" w14:textId="77777777" w:rsidR="006B3C2D" w:rsidRDefault="006B3C2D" w:rsidP="00623164"/>
    <w:p w14:paraId="5D068C59" w14:textId="77777777" w:rsidR="006B3C2D" w:rsidRDefault="006B3C2D" w:rsidP="00623164"/>
    <w:p w14:paraId="6C09C453" w14:textId="77777777" w:rsidR="006B3C2D" w:rsidRPr="006B3C2D" w:rsidRDefault="006B3C2D" w:rsidP="006B3C2D">
      <w:pPr>
        <w:rPr>
          <w:b/>
        </w:rPr>
      </w:pPr>
      <w:r w:rsidRPr="006B3C2D">
        <w:rPr>
          <w:b/>
        </w:rPr>
        <w:t>Requirement</w:t>
      </w:r>
    </w:p>
    <w:p w14:paraId="3D33194F" w14:textId="77777777" w:rsidR="006B3C2D" w:rsidRDefault="006B3C2D" w:rsidP="006B3C2D">
      <w:r>
        <w:t>Copy ExistingZAFGR252 Report and add two fields on selection screen and few fields in report output to show ZMAT CM PO information like Purchase order number, PO Line item, Supplier, GR date for ZMAT material.</w:t>
      </w:r>
    </w:p>
    <w:p w14:paraId="25B5F8D5" w14:textId="77777777" w:rsidR="006B3C2D" w:rsidRDefault="006B3C2D" w:rsidP="006B3C2D">
      <w:pPr>
        <w:rPr>
          <w:b/>
          <w:u w:val="single"/>
        </w:rPr>
      </w:pPr>
      <w:r w:rsidRPr="00F0431E">
        <w:rPr>
          <w:b/>
          <w:u w:val="single"/>
        </w:rPr>
        <w:t>Sample Code:</w:t>
      </w:r>
    </w:p>
    <w:p w14:paraId="1D654D28" w14:textId="77777777" w:rsidR="006B3C2D" w:rsidRDefault="006B3C2D" w:rsidP="006B3C2D">
      <w:r>
        <w:t>Get supplier name from lfa1 and populate to purchase details table if sale order is not initial.</w:t>
      </w:r>
    </w:p>
    <w:p w14:paraId="293D07B2" w14:textId="77777777" w:rsidR="006B3C2D" w:rsidRPr="006B3C2D" w:rsidRDefault="006B3C2D" w:rsidP="006B3C2D">
      <w:r>
        <w:rPr>
          <w:rStyle w:val="l0s521"/>
        </w:rPr>
        <w:t>IF </w:t>
      </w:r>
      <w:proofErr w:type="spellStart"/>
      <w:r>
        <w:rPr>
          <w:rFonts w:ascii="Courier New" w:hAnsi="Courier New" w:cs="Courier New"/>
          <w:color w:val="000000"/>
          <w:sz w:val="20"/>
          <w:szCs w:val="20"/>
          <w:shd w:val="clear" w:color="auto" w:fill="FFFFFF"/>
        </w:rPr>
        <w:t>it_vbap</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p>
    <w:p w14:paraId="624B1E1D" w14:textId="77777777" w:rsidR="006B3C2D" w:rsidRDefault="006B3C2D" w:rsidP="006B3C2D">
      <w:pPr>
        <w:rPr>
          <w:rStyle w:val="l0s311"/>
        </w:rPr>
      </w:pPr>
      <w:r>
        <w:rPr>
          <w:rFonts w:ascii="Courier New" w:hAnsi="Courier New" w:cs="Courier New"/>
          <w:color w:val="000000"/>
          <w:sz w:val="20"/>
          <w:szCs w:val="20"/>
          <w:shd w:val="clear" w:color="auto" w:fill="FFFFFF"/>
        </w:rPr>
        <w:lastRenderedPageBreak/>
        <w:t> </w:t>
      </w:r>
      <w:r>
        <w:rPr>
          <w:rStyle w:val="l0s521"/>
        </w:rPr>
        <w:t>SELECT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ekpo</w:t>
      </w:r>
      <w:r>
        <w:rPr>
          <w:rStyle w:val="l0s701"/>
        </w:rPr>
        <w:t>~</w:t>
      </w:r>
      <w:r>
        <w:rPr>
          <w:rFonts w:ascii="Courier New" w:hAnsi="Courier New" w:cs="Courier New"/>
          <w:color w:val="000000"/>
          <w:sz w:val="20"/>
          <w:szCs w:val="20"/>
          <w:shd w:val="clear" w:color="auto" w:fill="FFFFFF"/>
        </w:rPr>
        <w:t>matnr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ekko</w:t>
      </w:r>
      <w:r>
        <w:rPr>
          <w:rStyle w:val="l0s701"/>
        </w:rPr>
        <w:t>~</w:t>
      </w:r>
      <w:r>
        <w:rPr>
          <w:rFonts w:ascii="Courier New" w:hAnsi="Courier New" w:cs="Courier New"/>
          <w:color w:val="000000"/>
          <w:sz w:val="20"/>
          <w:szCs w:val="20"/>
          <w:shd w:val="clear" w:color="auto" w:fill="FFFFFF"/>
        </w:rPr>
        <w:t>lifnr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ekbe</w:t>
      </w:r>
      <w:r>
        <w:rPr>
          <w:rStyle w:val="l0s701"/>
        </w:rPr>
        <w:t>~</w:t>
      </w:r>
      <w:r>
        <w:rPr>
          <w:rFonts w:ascii="Courier New" w:hAnsi="Courier New" w:cs="Courier New"/>
          <w:color w:val="000000"/>
          <w:sz w:val="20"/>
          <w:szCs w:val="20"/>
          <w:shd w:val="clear" w:color="auto" w:fill="FFFFFF"/>
        </w:rPr>
        <w:t>bewtp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ekbe</w:t>
      </w:r>
      <w:r>
        <w:rPr>
          <w:rStyle w:val="l0s701"/>
        </w:rPr>
        <w:t>~</w:t>
      </w:r>
      <w:r>
        <w:rPr>
          <w:rFonts w:ascii="Courier New" w:hAnsi="Courier New" w:cs="Courier New"/>
          <w:color w:val="000000"/>
          <w:sz w:val="20"/>
          <w:szCs w:val="20"/>
          <w:shd w:val="clear" w:color="auto" w:fill="FFFFFF"/>
        </w:rPr>
        <w:t>budat</w:t>
      </w:r>
      <w:proofErr w:type="spellEnd"/>
      <w:r>
        <w:rPr>
          <w:rFonts w:ascii="Courier New" w:hAnsi="Courier New" w:cs="Courier New"/>
          <w:color w:val="000000"/>
          <w:sz w:val="20"/>
          <w:szCs w:val="20"/>
          <w:shd w:val="clear" w:color="auto" w:fill="FFFFFF"/>
        </w:rPr>
        <w:br/>
        <w:t>             lfa1</w:t>
      </w:r>
      <w:r>
        <w:rPr>
          <w:rStyle w:val="l0s701"/>
        </w:rPr>
        <w:t>~</w:t>
      </w:r>
      <w:r>
        <w:rPr>
          <w:rFonts w:ascii="Courier New" w:hAnsi="Courier New" w:cs="Courier New"/>
          <w:color w:val="000000"/>
          <w:sz w:val="20"/>
          <w:szCs w:val="20"/>
          <w:shd w:val="clear" w:color="auto" w:fill="FFFFFF"/>
        </w:rPr>
        <w:t>name1    </w:t>
      </w:r>
      <w:r>
        <w:rPr>
          <w:rStyle w:val="l0s311"/>
        </w:rPr>
        <w:t>"PCR026486++</w:t>
      </w:r>
    </w:p>
    <w:p w14:paraId="37E5FF3F" w14:textId="77777777" w:rsidR="006B3C2D" w:rsidRDefault="006B3C2D" w:rsidP="0075051B">
      <w:pPr>
        <w:rPr>
          <w:b/>
          <w:u w:val="single"/>
        </w:rPr>
      </w:pPr>
      <w:r>
        <w:rPr>
          <w:rStyle w:val="l0s311"/>
        </w:rPr>
        <w:t xml:space="preserve">  </w:t>
      </w:r>
      <w:r w:rsidR="0075051B">
        <w:rPr>
          <w:rFonts w:ascii="Courier New" w:hAnsi="Courier New" w:cs="Courier New"/>
          <w:color w:val="000000"/>
          <w:sz w:val="20"/>
          <w:szCs w:val="20"/>
          <w:shd w:val="clear" w:color="auto" w:fill="FFFFFF"/>
        </w:rPr>
        <w:t xml:space="preserve">       </w:t>
      </w:r>
      <w:r w:rsidR="0075051B">
        <w:rPr>
          <w:rStyle w:val="l0s521"/>
        </w:rPr>
        <w:t>INTO TABLE </w:t>
      </w:r>
      <w:r w:rsidR="0075051B">
        <w:rPr>
          <w:rFonts w:ascii="Courier New" w:hAnsi="Courier New" w:cs="Courier New"/>
          <w:color w:val="000000"/>
          <w:sz w:val="20"/>
          <w:szCs w:val="20"/>
          <w:shd w:val="clear" w:color="auto" w:fill="FFFFFF"/>
        </w:rPr>
        <w:t>me</w:t>
      </w:r>
      <w:r w:rsidR="0075051B">
        <w:rPr>
          <w:rStyle w:val="l0s701"/>
        </w:rPr>
        <w:t>-&gt;</w:t>
      </w:r>
      <w:proofErr w:type="spellStart"/>
      <w:r w:rsidR="0075051B">
        <w:rPr>
          <w:rFonts w:ascii="Courier New" w:hAnsi="Courier New" w:cs="Courier New"/>
          <w:color w:val="000000"/>
          <w:sz w:val="20"/>
          <w:szCs w:val="20"/>
          <w:shd w:val="clear" w:color="auto" w:fill="FFFFFF"/>
        </w:rPr>
        <w:t>gt_purch_details</w:t>
      </w:r>
      <w:proofErr w:type="spellEnd"/>
      <w:r w:rsidR="0075051B">
        <w:rPr>
          <w:rFonts w:ascii="Courier New" w:hAnsi="Courier New" w:cs="Courier New"/>
          <w:color w:val="000000"/>
          <w:sz w:val="20"/>
          <w:szCs w:val="20"/>
          <w:shd w:val="clear" w:color="auto" w:fill="FFFFFF"/>
        </w:rPr>
        <w:br/>
        <w:t>             </w:t>
      </w:r>
      <w:r w:rsidR="0075051B">
        <w:rPr>
          <w:rStyle w:val="l0s521"/>
        </w:rPr>
        <w:t>FOR ALL </w:t>
      </w:r>
      <w:r w:rsidR="0075051B">
        <w:rPr>
          <w:rFonts w:ascii="Courier New" w:hAnsi="Courier New" w:cs="Courier New"/>
          <w:color w:val="000000"/>
          <w:sz w:val="20"/>
          <w:szCs w:val="20"/>
          <w:shd w:val="clear" w:color="auto" w:fill="FFFFFF"/>
        </w:rPr>
        <w:t>ENTRIES </w:t>
      </w:r>
      <w:r w:rsidR="0075051B">
        <w:rPr>
          <w:rStyle w:val="l0s521"/>
        </w:rPr>
        <w:t>IN </w:t>
      </w:r>
      <w:proofErr w:type="spellStart"/>
      <w:r w:rsidR="0075051B">
        <w:rPr>
          <w:rFonts w:ascii="Courier New" w:hAnsi="Courier New" w:cs="Courier New"/>
          <w:color w:val="000000"/>
          <w:sz w:val="20"/>
          <w:szCs w:val="20"/>
          <w:shd w:val="clear" w:color="auto" w:fill="FFFFFF"/>
        </w:rPr>
        <w:t>it_vbap</w:t>
      </w:r>
      <w:proofErr w:type="spellEnd"/>
      <w:r w:rsidR="0075051B">
        <w:rPr>
          <w:rFonts w:ascii="Courier New" w:hAnsi="Courier New" w:cs="Courier New"/>
          <w:color w:val="000000"/>
          <w:sz w:val="20"/>
          <w:szCs w:val="20"/>
          <w:shd w:val="clear" w:color="auto" w:fill="FFFFFF"/>
        </w:rPr>
        <w:br/>
        <w:t>             </w:t>
      </w:r>
      <w:r w:rsidR="0075051B">
        <w:rPr>
          <w:rStyle w:val="l0s521"/>
        </w:rPr>
        <w:t>WHERE </w:t>
      </w:r>
      <w:proofErr w:type="spellStart"/>
      <w:r w:rsidR="0075051B">
        <w:rPr>
          <w:rFonts w:ascii="Courier New" w:hAnsi="Courier New" w:cs="Courier New"/>
          <w:color w:val="000000"/>
          <w:sz w:val="20"/>
          <w:szCs w:val="20"/>
          <w:shd w:val="clear" w:color="auto" w:fill="FFFFFF"/>
        </w:rPr>
        <w:t>ekkn</w:t>
      </w:r>
      <w:r w:rsidR="0075051B">
        <w:rPr>
          <w:rStyle w:val="l0s701"/>
        </w:rPr>
        <w:t>~</w:t>
      </w:r>
      <w:r w:rsidR="0075051B">
        <w:rPr>
          <w:rFonts w:ascii="Courier New" w:hAnsi="Courier New" w:cs="Courier New"/>
          <w:color w:val="000000"/>
          <w:sz w:val="20"/>
          <w:szCs w:val="20"/>
          <w:shd w:val="clear" w:color="auto" w:fill="FFFFFF"/>
        </w:rPr>
        <w:t>vbeln</w:t>
      </w:r>
      <w:proofErr w:type="spellEnd"/>
      <w:r w:rsidR="0075051B">
        <w:rPr>
          <w:rFonts w:ascii="Courier New" w:hAnsi="Courier New" w:cs="Courier New"/>
          <w:color w:val="000000"/>
          <w:sz w:val="20"/>
          <w:szCs w:val="20"/>
          <w:shd w:val="clear" w:color="auto" w:fill="FFFFFF"/>
        </w:rPr>
        <w:t> </w:t>
      </w:r>
      <w:r w:rsidR="0075051B">
        <w:rPr>
          <w:rStyle w:val="l0s521"/>
        </w:rPr>
        <w:t>EQ </w:t>
      </w:r>
      <w:proofErr w:type="spellStart"/>
      <w:r w:rsidR="0075051B">
        <w:rPr>
          <w:rFonts w:ascii="Courier New" w:hAnsi="Courier New" w:cs="Courier New"/>
          <w:color w:val="000000"/>
          <w:sz w:val="20"/>
          <w:szCs w:val="20"/>
          <w:shd w:val="clear" w:color="auto" w:fill="FFFFFF"/>
        </w:rPr>
        <w:t>it_vbap</w:t>
      </w:r>
      <w:r w:rsidR="0075051B">
        <w:rPr>
          <w:rStyle w:val="l0s701"/>
        </w:rPr>
        <w:t>-</w:t>
      </w:r>
      <w:r w:rsidR="0075051B">
        <w:rPr>
          <w:rFonts w:ascii="Courier New" w:hAnsi="Courier New" w:cs="Courier New"/>
          <w:color w:val="000000"/>
          <w:sz w:val="20"/>
          <w:szCs w:val="20"/>
          <w:shd w:val="clear" w:color="auto" w:fill="FFFFFF"/>
        </w:rPr>
        <w:t>vbeln</w:t>
      </w:r>
      <w:proofErr w:type="spellEnd"/>
      <w:r w:rsidR="0075051B">
        <w:rPr>
          <w:rFonts w:ascii="Courier New" w:hAnsi="Courier New" w:cs="Courier New"/>
          <w:color w:val="000000"/>
          <w:sz w:val="20"/>
          <w:szCs w:val="20"/>
          <w:shd w:val="clear" w:color="auto" w:fill="FFFFFF"/>
        </w:rPr>
        <w:br/>
        <w:t>               </w:t>
      </w:r>
      <w:r w:rsidR="0075051B">
        <w:rPr>
          <w:rStyle w:val="l0s521"/>
        </w:rPr>
        <w:t>AND </w:t>
      </w:r>
      <w:proofErr w:type="spellStart"/>
      <w:r w:rsidR="0075051B">
        <w:rPr>
          <w:rFonts w:ascii="Courier New" w:hAnsi="Courier New" w:cs="Courier New"/>
          <w:color w:val="000000"/>
          <w:sz w:val="20"/>
          <w:szCs w:val="20"/>
          <w:shd w:val="clear" w:color="auto" w:fill="FFFFFF"/>
        </w:rPr>
        <w:t>ekkn</w:t>
      </w:r>
      <w:r w:rsidR="0075051B">
        <w:rPr>
          <w:rStyle w:val="l0s701"/>
        </w:rPr>
        <w:t>~</w:t>
      </w:r>
      <w:r w:rsidR="0075051B">
        <w:rPr>
          <w:rFonts w:ascii="Courier New" w:hAnsi="Courier New" w:cs="Courier New"/>
          <w:color w:val="000000"/>
          <w:sz w:val="20"/>
          <w:szCs w:val="20"/>
          <w:shd w:val="clear" w:color="auto" w:fill="FFFFFF"/>
        </w:rPr>
        <w:t>vbelp</w:t>
      </w:r>
      <w:proofErr w:type="spellEnd"/>
      <w:r w:rsidR="0075051B">
        <w:rPr>
          <w:rFonts w:ascii="Courier New" w:hAnsi="Courier New" w:cs="Courier New"/>
          <w:color w:val="000000"/>
          <w:sz w:val="20"/>
          <w:szCs w:val="20"/>
          <w:shd w:val="clear" w:color="auto" w:fill="FFFFFF"/>
        </w:rPr>
        <w:t> </w:t>
      </w:r>
      <w:r w:rsidR="0075051B">
        <w:rPr>
          <w:rStyle w:val="l0s521"/>
        </w:rPr>
        <w:t>EQ </w:t>
      </w:r>
      <w:proofErr w:type="spellStart"/>
      <w:r w:rsidR="0075051B">
        <w:rPr>
          <w:rFonts w:ascii="Courier New" w:hAnsi="Courier New" w:cs="Courier New"/>
          <w:color w:val="000000"/>
          <w:sz w:val="20"/>
          <w:szCs w:val="20"/>
          <w:shd w:val="clear" w:color="auto" w:fill="FFFFFF"/>
        </w:rPr>
        <w:t>it_vbap</w:t>
      </w:r>
      <w:r w:rsidR="0075051B">
        <w:rPr>
          <w:rStyle w:val="l0s701"/>
        </w:rPr>
        <w:t>-</w:t>
      </w:r>
      <w:r w:rsidR="0075051B">
        <w:rPr>
          <w:rFonts w:ascii="Courier New" w:hAnsi="Courier New" w:cs="Courier New"/>
          <w:color w:val="000000"/>
          <w:sz w:val="20"/>
          <w:szCs w:val="20"/>
          <w:shd w:val="clear" w:color="auto" w:fill="FFFFFF"/>
        </w:rPr>
        <w:t>posnr</w:t>
      </w:r>
      <w:proofErr w:type="spellEnd"/>
      <w:r w:rsidR="0075051B">
        <w:rPr>
          <w:rStyle w:val="l0s551"/>
        </w:rPr>
        <w:t>.</w:t>
      </w:r>
      <w:r w:rsidR="0075051B">
        <w:rPr>
          <w:rFonts w:ascii="Courier New" w:hAnsi="Courier New" w:cs="Courier New"/>
          <w:color w:val="000000"/>
          <w:sz w:val="20"/>
          <w:szCs w:val="20"/>
          <w:shd w:val="clear" w:color="auto" w:fill="FFFFFF"/>
        </w:rPr>
        <w:br/>
        <w:t>    </w:t>
      </w:r>
      <w:r w:rsidR="0075051B">
        <w:rPr>
          <w:rStyle w:val="l0s521"/>
        </w:rPr>
        <w:t>ENDIF</w:t>
      </w:r>
      <w:r w:rsidR="0075051B">
        <w:rPr>
          <w:rStyle w:val="l0s551"/>
        </w:rPr>
        <w:t>.</w:t>
      </w:r>
    </w:p>
    <w:p w14:paraId="5285DDCF" w14:textId="77777777" w:rsidR="006B3C2D" w:rsidRPr="006B3C2D" w:rsidRDefault="006B3C2D" w:rsidP="006B3C2D">
      <w:r>
        <w:t xml:space="preserve">Get supplier name from lfa1 and populate to purchase details table if </w:t>
      </w:r>
      <w:r w:rsidR="0075051B">
        <w:t>KEKO</w:t>
      </w:r>
      <w:r>
        <w:t xml:space="preserve"> is not initial</w:t>
      </w:r>
    </w:p>
    <w:p w14:paraId="26B3AAA1" w14:textId="77777777" w:rsidR="006B3C2D" w:rsidRDefault="006B3C2D" w:rsidP="006B3C2D">
      <w:pPr>
        <w:rPr>
          <w:b/>
          <w:u w:val="single"/>
        </w:rPr>
      </w:pPr>
      <w:r>
        <w:rPr>
          <w:rFonts w:ascii="Courier New" w:hAnsi="Courier New" w:cs="Courier New"/>
          <w:color w:val="000000"/>
          <w:sz w:val="20"/>
          <w:szCs w:val="20"/>
          <w:shd w:val="clear" w:color="auto" w:fill="FFFFFF"/>
        </w:rPr>
        <w:t> </w:t>
      </w:r>
      <w:r>
        <w:rPr>
          <w:rStyle w:val="l0s521"/>
        </w:rPr>
        <w:t>IF </w:t>
      </w:r>
      <w:proofErr w:type="spellStart"/>
      <w:r>
        <w:rPr>
          <w:rFonts w:ascii="Courier New" w:hAnsi="Courier New" w:cs="Courier New"/>
          <w:color w:val="000000"/>
          <w:sz w:val="20"/>
          <w:szCs w:val="20"/>
          <w:shd w:val="clear" w:color="auto" w:fill="FFFFFF"/>
        </w:rPr>
        <w:t>it_keko</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t>      </w:t>
      </w:r>
      <w:r>
        <w:rPr>
          <w:rStyle w:val="l0s521"/>
        </w:rPr>
        <w:t>SELECT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vbeln</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ekpo</w:t>
      </w:r>
      <w:r>
        <w:rPr>
          <w:rStyle w:val="l0s701"/>
        </w:rPr>
        <w:t>~</w:t>
      </w:r>
      <w:r>
        <w:rPr>
          <w:rFonts w:ascii="Courier New" w:hAnsi="Courier New" w:cs="Courier New"/>
          <w:color w:val="000000"/>
          <w:sz w:val="20"/>
          <w:szCs w:val="20"/>
          <w:shd w:val="clear" w:color="auto" w:fill="FFFFFF"/>
        </w:rPr>
        <w:t>matnr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ekko</w:t>
      </w:r>
      <w:r>
        <w:rPr>
          <w:rStyle w:val="l0s701"/>
        </w:rPr>
        <w:t>~</w:t>
      </w:r>
      <w:r>
        <w:rPr>
          <w:rFonts w:ascii="Courier New" w:hAnsi="Courier New" w:cs="Courier New"/>
          <w:color w:val="000000"/>
          <w:sz w:val="20"/>
          <w:szCs w:val="20"/>
          <w:shd w:val="clear" w:color="auto" w:fill="FFFFFF"/>
        </w:rPr>
        <w:t>lifnr</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ekbe</w:t>
      </w:r>
      <w:r>
        <w:rPr>
          <w:rStyle w:val="l0s701"/>
        </w:rPr>
        <w:t>~</w:t>
      </w:r>
      <w:r>
        <w:rPr>
          <w:rFonts w:ascii="Courier New" w:hAnsi="Courier New" w:cs="Courier New"/>
          <w:color w:val="000000"/>
          <w:sz w:val="20"/>
          <w:szCs w:val="20"/>
          <w:shd w:val="clear" w:color="auto" w:fill="FFFFFF"/>
        </w:rPr>
        <w:t>bewtp</w:t>
      </w:r>
      <w:proofErr w:type="spellEnd"/>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ekbe</w:t>
      </w:r>
      <w:r>
        <w:rPr>
          <w:rStyle w:val="l0s701"/>
        </w:rPr>
        <w:t>~</w:t>
      </w:r>
      <w:r>
        <w:rPr>
          <w:rFonts w:ascii="Courier New" w:hAnsi="Courier New" w:cs="Courier New"/>
          <w:color w:val="000000"/>
          <w:sz w:val="20"/>
          <w:szCs w:val="20"/>
          <w:shd w:val="clear" w:color="auto" w:fill="FFFFFF"/>
        </w:rPr>
        <w:t>budat</w:t>
      </w:r>
      <w:proofErr w:type="spellEnd"/>
      <w:r>
        <w:rPr>
          <w:rFonts w:ascii="Courier New" w:hAnsi="Courier New" w:cs="Courier New"/>
          <w:color w:val="000000"/>
          <w:sz w:val="20"/>
          <w:szCs w:val="20"/>
          <w:shd w:val="clear" w:color="auto" w:fill="FFFFFF"/>
        </w:rPr>
        <w:br/>
        <w:t>             lfa1</w:t>
      </w:r>
      <w:r>
        <w:rPr>
          <w:rStyle w:val="l0s701"/>
        </w:rPr>
        <w:t>~</w:t>
      </w:r>
      <w:r>
        <w:rPr>
          <w:rFonts w:ascii="Courier New" w:hAnsi="Courier New" w:cs="Courier New"/>
          <w:color w:val="000000"/>
          <w:sz w:val="20"/>
          <w:szCs w:val="20"/>
          <w:shd w:val="clear" w:color="auto" w:fill="FFFFFF"/>
        </w:rPr>
        <w:t>name1    </w:t>
      </w:r>
      <w:r>
        <w:rPr>
          <w:rStyle w:val="l0s311"/>
        </w:rPr>
        <w:t>"PCR026486++</w:t>
      </w:r>
    </w:p>
    <w:p w14:paraId="486ED383" w14:textId="77777777" w:rsidR="006B3C2D" w:rsidRDefault="0075051B" w:rsidP="006B3C2D">
      <w:pPr>
        <w:rPr>
          <w:rStyle w:val="l0s551"/>
        </w:rPr>
      </w:pPr>
      <w:r>
        <w:rPr>
          <w:rFonts w:ascii="Courier New" w:hAnsi="Courier New" w:cs="Courier New"/>
          <w:color w:val="000000"/>
          <w:sz w:val="20"/>
          <w:szCs w:val="20"/>
          <w:shd w:val="clear" w:color="auto" w:fill="FFFFFF"/>
        </w:rPr>
        <w:t>            </w:t>
      </w:r>
      <w:r>
        <w:rPr>
          <w:rStyle w:val="l0s521"/>
        </w:rPr>
        <w:t>INTO TABLE </w:t>
      </w:r>
      <w:r>
        <w:rPr>
          <w:rFonts w:ascii="Courier New" w:hAnsi="Courier New" w:cs="Courier New"/>
          <w:color w:val="000000"/>
          <w:sz w:val="20"/>
          <w:szCs w:val="20"/>
          <w:shd w:val="clear" w:color="auto" w:fill="FFFFFF"/>
        </w:rPr>
        <w:t>me</w:t>
      </w:r>
      <w:r>
        <w:rPr>
          <w:rStyle w:val="l0s701"/>
        </w:rPr>
        <w:t>-&gt;</w:t>
      </w:r>
      <w:proofErr w:type="spellStart"/>
      <w:r>
        <w:rPr>
          <w:rFonts w:ascii="Courier New" w:hAnsi="Courier New" w:cs="Courier New"/>
          <w:color w:val="000000"/>
          <w:sz w:val="20"/>
          <w:szCs w:val="20"/>
          <w:shd w:val="clear" w:color="auto" w:fill="FFFFFF"/>
        </w:rPr>
        <w:t>gt_purch_details</w:t>
      </w:r>
      <w:proofErr w:type="spellEnd"/>
      <w:r>
        <w:rPr>
          <w:rFonts w:ascii="Courier New" w:hAnsi="Courier New" w:cs="Courier New"/>
          <w:color w:val="000000"/>
          <w:sz w:val="20"/>
          <w:szCs w:val="20"/>
          <w:shd w:val="clear" w:color="auto" w:fill="FFFFFF"/>
        </w:rPr>
        <w:br/>
        <w:t>             </w:t>
      </w:r>
      <w:r>
        <w:rPr>
          <w:rStyle w:val="l0s521"/>
        </w:rPr>
        <w:t>FOR ALL </w:t>
      </w:r>
      <w:r>
        <w:rPr>
          <w:rFonts w:ascii="Courier New" w:hAnsi="Courier New" w:cs="Courier New"/>
          <w:color w:val="000000"/>
          <w:sz w:val="20"/>
          <w:szCs w:val="20"/>
          <w:shd w:val="clear" w:color="auto" w:fill="FFFFFF"/>
        </w:rPr>
        <w:t>ENTRIES </w:t>
      </w:r>
      <w:r>
        <w:rPr>
          <w:rStyle w:val="l0s521"/>
        </w:rPr>
        <w:t>IN </w:t>
      </w:r>
      <w:proofErr w:type="spellStart"/>
      <w:r>
        <w:rPr>
          <w:rFonts w:ascii="Courier New" w:hAnsi="Courier New" w:cs="Courier New"/>
          <w:color w:val="000000"/>
          <w:sz w:val="20"/>
          <w:szCs w:val="20"/>
          <w:shd w:val="clear" w:color="auto" w:fill="FFFFFF"/>
        </w:rPr>
        <w:t>it_keko</w:t>
      </w:r>
      <w:proofErr w:type="spellEnd"/>
      <w:r>
        <w:rPr>
          <w:rFonts w:ascii="Courier New" w:hAnsi="Courier New" w:cs="Courier New"/>
          <w:color w:val="000000"/>
          <w:sz w:val="20"/>
          <w:szCs w:val="20"/>
          <w:shd w:val="clear" w:color="auto" w:fill="FFFFFF"/>
        </w:rPr>
        <w:br/>
        <w:t>             </w:t>
      </w:r>
      <w:r>
        <w:rPr>
          <w:rStyle w:val="l0s521"/>
        </w:rPr>
        <w:t>WHERE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vbeln</w:t>
      </w:r>
      <w:proofErr w:type="spellEnd"/>
      <w:r>
        <w:rPr>
          <w:rFonts w:ascii="Courier New" w:hAnsi="Courier New" w:cs="Courier New"/>
          <w:color w:val="000000"/>
          <w:sz w:val="20"/>
          <w:szCs w:val="20"/>
          <w:shd w:val="clear" w:color="auto" w:fill="FFFFFF"/>
        </w:rPr>
        <w:t> </w:t>
      </w:r>
      <w:r>
        <w:rPr>
          <w:rStyle w:val="l0s521"/>
        </w:rPr>
        <w:t>EQ </w:t>
      </w:r>
      <w:proofErr w:type="spellStart"/>
      <w:r>
        <w:rPr>
          <w:rFonts w:ascii="Courier New" w:hAnsi="Courier New" w:cs="Courier New"/>
          <w:color w:val="000000"/>
          <w:sz w:val="20"/>
          <w:szCs w:val="20"/>
          <w:shd w:val="clear" w:color="auto" w:fill="FFFFFF"/>
        </w:rPr>
        <w:t>it_keko</w:t>
      </w:r>
      <w:r>
        <w:rPr>
          <w:rStyle w:val="l0s701"/>
        </w:rPr>
        <w:t>-</w:t>
      </w:r>
      <w:r>
        <w:rPr>
          <w:rFonts w:ascii="Courier New" w:hAnsi="Courier New" w:cs="Courier New"/>
          <w:color w:val="000000"/>
          <w:sz w:val="20"/>
          <w:szCs w:val="20"/>
          <w:shd w:val="clear" w:color="auto" w:fill="FFFFFF"/>
        </w:rPr>
        <w:t>vbeln</w:t>
      </w:r>
      <w:proofErr w:type="spellEnd"/>
      <w:r>
        <w:rPr>
          <w:rFonts w:ascii="Courier New" w:hAnsi="Courier New" w:cs="Courier New"/>
          <w:color w:val="000000"/>
          <w:sz w:val="20"/>
          <w:szCs w:val="20"/>
          <w:shd w:val="clear" w:color="auto" w:fill="FFFFFF"/>
        </w:rPr>
        <w:br/>
        <w:t>               </w:t>
      </w:r>
      <w:r>
        <w:rPr>
          <w:rStyle w:val="l0s521"/>
        </w:rPr>
        <w:t>AND </w:t>
      </w:r>
      <w:proofErr w:type="spellStart"/>
      <w:r>
        <w:rPr>
          <w:rFonts w:ascii="Courier New" w:hAnsi="Courier New" w:cs="Courier New"/>
          <w:color w:val="000000"/>
          <w:sz w:val="20"/>
          <w:szCs w:val="20"/>
          <w:shd w:val="clear" w:color="auto" w:fill="FFFFFF"/>
        </w:rPr>
        <w:t>ekkn</w:t>
      </w:r>
      <w:r>
        <w:rPr>
          <w:rStyle w:val="l0s701"/>
        </w:rPr>
        <w:t>~</w:t>
      </w:r>
      <w:r>
        <w:rPr>
          <w:rFonts w:ascii="Courier New" w:hAnsi="Courier New" w:cs="Courier New"/>
          <w:color w:val="000000"/>
          <w:sz w:val="20"/>
          <w:szCs w:val="20"/>
          <w:shd w:val="clear" w:color="auto" w:fill="FFFFFF"/>
        </w:rPr>
        <w:t>vbelp</w:t>
      </w:r>
      <w:proofErr w:type="spellEnd"/>
      <w:r>
        <w:rPr>
          <w:rFonts w:ascii="Courier New" w:hAnsi="Courier New" w:cs="Courier New"/>
          <w:color w:val="000000"/>
          <w:sz w:val="20"/>
          <w:szCs w:val="20"/>
          <w:shd w:val="clear" w:color="auto" w:fill="FFFFFF"/>
        </w:rPr>
        <w:t> </w:t>
      </w:r>
      <w:r>
        <w:rPr>
          <w:rStyle w:val="l0s521"/>
        </w:rPr>
        <w:t>EQ </w:t>
      </w:r>
      <w:proofErr w:type="spellStart"/>
      <w:r>
        <w:rPr>
          <w:rFonts w:ascii="Courier New" w:hAnsi="Courier New" w:cs="Courier New"/>
          <w:color w:val="000000"/>
          <w:sz w:val="20"/>
          <w:szCs w:val="20"/>
          <w:shd w:val="clear" w:color="auto" w:fill="FFFFFF"/>
        </w:rPr>
        <w:t>it_keko</w:t>
      </w:r>
      <w:r>
        <w:rPr>
          <w:rStyle w:val="l0s701"/>
        </w:rPr>
        <w:t>-</w:t>
      </w:r>
      <w:r>
        <w:rPr>
          <w:rFonts w:ascii="Courier New" w:hAnsi="Courier New" w:cs="Courier New"/>
          <w:color w:val="000000"/>
          <w:sz w:val="20"/>
          <w:szCs w:val="20"/>
          <w:shd w:val="clear" w:color="auto" w:fill="FFFFFF"/>
        </w:rPr>
        <w:t>posnr</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p>
    <w:p w14:paraId="12374E2A" w14:textId="77777777" w:rsidR="00B60A70" w:rsidRDefault="00B60A70" w:rsidP="006B3C2D">
      <w:pPr>
        <w:rPr>
          <w:b/>
          <w:u w:val="single"/>
        </w:rPr>
      </w:pPr>
      <w:r>
        <w:rPr>
          <w:rStyle w:val="l0s551"/>
        </w:rPr>
        <w:t>Get PO data</w:t>
      </w:r>
    </w:p>
    <w:p w14:paraId="386F7372" w14:textId="77777777" w:rsidR="006B3C2D" w:rsidRDefault="00B60A70" w:rsidP="006B3C2D">
      <w:pPr>
        <w:rPr>
          <w:b/>
          <w:u w:val="single"/>
        </w:rPr>
      </w:pPr>
      <w:r>
        <w:rPr>
          <w:rStyle w:val="l0s311"/>
        </w:rPr>
        <w:t>*Begin of changes - PCR026486++</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lcl_purchasing</w:t>
      </w:r>
      <w:proofErr w:type="spellEnd"/>
      <w:r>
        <w:rPr>
          <w:rStyle w:val="l0s701"/>
        </w:rPr>
        <w:t>=&gt;</w:t>
      </w:r>
      <w:proofErr w:type="spellStart"/>
      <w:r>
        <w:rPr>
          <w:rFonts w:ascii="Courier New" w:hAnsi="Courier New" w:cs="Courier New"/>
          <w:color w:val="000000"/>
          <w:sz w:val="20"/>
          <w:szCs w:val="20"/>
          <w:shd w:val="clear" w:color="auto" w:fill="FFFFFF"/>
        </w:rPr>
        <w:t>go_purch</w:t>
      </w:r>
      <w:proofErr w:type="spellEnd"/>
      <w:r>
        <w:rPr>
          <w:rStyle w:val="l0s701"/>
        </w:rPr>
        <w:t>-&gt;</w:t>
      </w:r>
      <w:proofErr w:type="spellStart"/>
      <w:r>
        <w:rPr>
          <w:rFonts w:ascii="Courier New" w:hAnsi="Courier New" w:cs="Courier New"/>
          <w:color w:val="000000"/>
          <w:sz w:val="20"/>
          <w:szCs w:val="20"/>
          <w:shd w:val="clear" w:color="auto" w:fill="FFFFFF"/>
        </w:rPr>
        <w:t>get_so_from_purch_input</w:t>
      </w:r>
      <w:proofErr w:type="spellEnd"/>
      <w:r>
        <w:rPr>
          <w:rStyle w:val="l0s551"/>
        </w:rPr>
        <w:t>(</w:t>
      </w:r>
      <w:r>
        <w:rPr>
          <w:rFonts w:ascii="Courier New" w:hAnsi="Courier New" w:cs="Courier New"/>
          <w:color w:val="000000"/>
          <w:sz w:val="20"/>
          <w:szCs w:val="20"/>
          <w:shd w:val="clear" w:color="auto" w:fill="FFFFFF"/>
        </w:rPr>
        <w:br/>
        <w:t>    </w:t>
      </w:r>
      <w:r>
        <w:rPr>
          <w:rStyle w:val="l0s521"/>
        </w:rPr>
        <w:t>EXPORTING</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irt_vbeln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s_vbeln</w:t>
      </w:r>
      <w:proofErr w:type="spellEnd"/>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irt_lifnr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s_lifnr</w:t>
      </w:r>
      <w:proofErr w:type="spellEnd"/>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irt_eindt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s_eindt</w:t>
      </w:r>
      <w:proofErr w:type="spellEnd"/>
      <w:r>
        <w:rPr>
          <w:rFonts w:ascii="Courier New" w:hAnsi="Courier New" w:cs="Courier New"/>
          <w:color w:val="000000"/>
          <w:sz w:val="20"/>
          <w:szCs w:val="20"/>
          <w:shd w:val="clear" w:color="auto" w:fill="FFFFFF"/>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irt_matnr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s_matnr</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t>  </w:t>
      </w:r>
      <w:r>
        <w:rPr>
          <w:rStyle w:val="l0s521"/>
        </w:rPr>
        <w:t>IF  </w:t>
      </w:r>
      <w:r>
        <w:rPr>
          <w:rFonts w:ascii="Courier New" w:hAnsi="Courier New" w:cs="Courier New"/>
          <w:color w:val="000000"/>
          <w:sz w:val="20"/>
          <w:szCs w:val="20"/>
          <w:shd w:val="clear" w:color="auto" w:fill="FFFFFF"/>
        </w:rPr>
        <w:t>lcl_purchasing</w:t>
      </w:r>
      <w:r>
        <w:rPr>
          <w:rStyle w:val="l0s701"/>
        </w:rPr>
        <w:t>=&gt;</w:t>
      </w:r>
      <w:r>
        <w:rPr>
          <w:rFonts w:ascii="Courier New" w:hAnsi="Courier New" w:cs="Courier New"/>
          <w:color w:val="000000"/>
          <w:sz w:val="20"/>
          <w:szCs w:val="20"/>
          <w:shd w:val="clear" w:color="auto" w:fill="FFFFFF"/>
        </w:rPr>
        <w:t>go_purch</w:t>
      </w:r>
      <w:r>
        <w:rPr>
          <w:rStyle w:val="l0s701"/>
        </w:rPr>
        <w:t>-&gt;</w:t>
      </w:r>
      <w:r>
        <w:rPr>
          <w:rFonts w:ascii="Courier New" w:hAnsi="Courier New" w:cs="Courier New"/>
          <w:color w:val="000000"/>
          <w:sz w:val="20"/>
          <w:szCs w:val="20"/>
          <w:shd w:val="clear" w:color="auto" w:fill="FFFFFF"/>
        </w:rPr>
        <w:t>gv_po_sel_provided </w:t>
      </w:r>
      <w:r>
        <w:rPr>
          <w:rStyle w:val="l0s551"/>
        </w:rPr>
        <w:t>= </w:t>
      </w:r>
      <w:r>
        <w:rPr>
          <w:rFonts w:ascii="Courier New" w:hAnsi="Courier New" w:cs="Courier New"/>
          <w:color w:val="000000"/>
          <w:sz w:val="20"/>
          <w:szCs w:val="20"/>
          <w:shd w:val="clear" w:color="auto" w:fill="FFFFFF"/>
        </w:rPr>
        <w:t>abap_true </w:t>
      </w:r>
      <w:r>
        <w:rPr>
          <w:rStyle w:val="l0s521"/>
        </w:rPr>
        <w:t>AND</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lcl_purchasing</w:t>
      </w:r>
      <w:proofErr w:type="spellEnd"/>
      <w:r>
        <w:rPr>
          <w:rStyle w:val="l0s701"/>
        </w:rPr>
        <w:t>=&gt;</w:t>
      </w:r>
      <w:proofErr w:type="spellStart"/>
      <w:r>
        <w:rPr>
          <w:rFonts w:ascii="Courier New" w:hAnsi="Courier New" w:cs="Courier New"/>
          <w:color w:val="000000"/>
          <w:sz w:val="20"/>
          <w:szCs w:val="20"/>
          <w:shd w:val="clear" w:color="auto" w:fill="FFFFFF"/>
        </w:rPr>
        <w:t>go_purch</w:t>
      </w:r>
      <w:proofErr w:type="spellEnd"/>
      <w:r>
        <w:rPr>
          <w:rStyle w:val="l0s701"/>
        </w:rPr>
        <w:t>-&gt;</w:t>
      </w:r>
      <w:proofErr w:type="spellStart"/>
      <w:r>
        <w:rPr>
          <w:rFonts w:ascii="Courier New" w:hAnsi="Courier New" w:cs="Courier New"/>
          <w:color w:val="000000"/>
          <w:sz w:val="20"/>
          <w:szCs w:val="20"/>
          <w:shd w:val="clear" w:color="auto" w:fill="FFFFFF"/>
        </w:rPr>
        <w:t>gv_sales_ord_found</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abap_false</w:t>
      </w:r>
      <w:proofErr w:type="spellEnd"/>
      <w:r>
        <w:rPr>
          <w:rStyle w:val="l0s551"/>
        </w:rPr>
        <w:t>.</w:t>
      </w:r>
      <w:r>
        <w:rPr>
          <w:rFonts w:ascii="Courier New" w:hAnsi="Courier New" w:cs="Courier New"/>
          <w:color w:val="000000"/>
          <w:sz w:val="20"/>
          <w:szCs w:val="20"/>
          <w:shd w:val="clear" w:color="auto" w:fill="FFFFFF"/>
        </w:rPr>
        <w:br/>
        <w:t>    </w:t>
      </w:r>
      <w:r>
        <w:rPr>
          <w:rStyle w:val="l0s521"/>
        </w:rPr>
        <w:t>RETURN</w:t>
      </w:r>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p>
    <w:p w14:paraId="03B8AB37" w14:textId="77777777" w:rsidR="006B3C2D" w:rsidRDefault="00B60A70" w:rsidP="006B3C2D">
      <w:pPr>
        <w:rPr>
          <w:b/>
          <w:u w:val="single"/>
        </w:rPr>
      </w:pPr>
      <w:r>
        <w:rPr>
          <w:rStyle w:val="l0s311"/>
        </w:rPr>
        <w:t>*Begin of changes - PCR026486++</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lcl_purchasing</w:t>
      </w:r>
      <w:proofErr w:type="spellEnd"/>
      <w:r>
        <w:rPr>
          <w:rStyle w:val="l0s701"/>
        </w:rPr>
        <w:t>=&gt;</w:t>
      </w:r>
      <w:proofErr w:type="spellStart"/>
      <w:r>
        <w:rPr>
          <w:rFonts w:ascii="Courier New" w:hAnsi="Courier New" w:cs="Courier New"/>
          <w:color w:val="000000"/>
          <w:sz w:val="20"/>
          <w:szCs w:val="20"/>
          <w:shd w:val="clear" w:color="auto" w:fill="FFFFFF"/>
        </w:rPr>
        <w:t>go_purch</w:t>
      </w:r>
      <w:proofErr w:type="spellEnd"/>
      <w:r>
        <w:rPr>
          <w:rStyle w:val="l0s701"/>
        </w:rPr>
        <w:t>-&gt;</w:t>
      </w:r>
      <w:proofErr w:type="spellStart"/>
      <w:r>
        <w:rPr>
          <w:rFonts w:ascii="Courier New" w:hAnsi="Courier New" w:cs="Courier New"/>
          <w:color w:val="000000"/>
          <w:sz w:val="20"/>
          <w:szCs w:val="20"/>
          <w:shd w:val="clear" w:color="auto" w:fill="FFFFFF"/>
        </w:rPr>
        <w:t>filter_cvbap_from_po_sel</w:t>
      </w:r>
      <w:proofErr w:type="spellEnd"/>
      <w:r>
        <w:rPr>
          <w:rStyle w:val="l0s551"/>
        </w:rPr>
        <w:t>(</w:t>
      </w:r>
      <w:r>
        <w:rPr>
          <w:rFonts w:ascii="Courier New" w:hAnsi="Courier New" w:cs="Courier New"/>
          <w:color w:val="000000"/>
          <w:sz w:val="20"/>
          <w:szCs w:val="20"/>
          <w:shd w:val="clear" w:color="auto" w:fill="FFFFFF"/>
        </w:rPr>
        <w:br/>
        <w:t>   </w:t>
      </w:r>
      <w:r>
        <w:rPr>
          <w:rStyle w:val="l0s521"/>
        </w:rPr>
        <w:t>CHANGING </w:t>
      </w:r>
      <w:proofErr w:type="spellStart"/>
      <w:r>
        <w:rPr>
          <w:rFonts w:ascii="Courier New" w:hAnsi="Courier New" w:cs="Courier New"/>
          <w:color w:val="000000"/>
          <w:sz w:val="20"/>
          <w:szCs w:val="20"/>
          <w:shd w:val="clear" w:color="auto" w:fill="FFFFFF"/>
        </w:rPr>
        <w:t>ct_cvbap</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it_cvbap</w:t>
      </w:r>
      <w:proofErr w:type="spellEnd"/>
      <w:r>
        <w:rPr>
          <w:rFonts w:ascii="Courier New" w:hAnsi="Courier New" w:cs="Courier New"/>
          <w:color w:val="000000"/>
          <w:sz w:val="20"/>
          <w:szCs w:val="20"/>
          <w:shd w:val="clear" w:color="auto" w:fill="FFFFFF"/>
        </w:rPr>
        <w:t> </w:t>
      </w:r>
      <w:r>
        <w:rPr>
          <w:rStyle w:val="l0s551"/>
        </w:rPr>
        <w:t>).</w:t>
      </w:r>
      <w:r>
        <w:rPr>
          <w:rFonts w:ascii="Courier New" w:hAnsi="Courier New" w:cs="Courier New"/>
          <w:color w:val="000000"/>
          <w:sz w:val="20"/>
          <w:szCs w:val="20"/>
          <w:shd w:val="clear" w:color="auto" w:fill="FFFFFF"/>
        </w:rPr>
        <w:br/>
      </w:r>
      <w:r>
        <w:rPr>
          <w:rFonts w:ascii="Courier New" w:hAnsi="Courier New" w:cs="Courier New"/>
          <w:color w:val="000000"/>
          <w:sz w:val="20"/>
          <w:szCs w:val="20"/>
          <w:shd w:val="clear" w:color="auto" w:fill="FFFFFF"/>
        </w:rPr>
        <w:br/>
      </w:r>
      <w:r>
        <w:rPr>
          <w:rStyle w:val="l0s311"/>
        </w:rPr>
        <w:t>* End of changes - PCR026486++</w:t>
      </w:r>
      <w:r>
        <w:rPr>
          <w:rFonts w:ascii="Courier New" w:hAnsi="Courier New" w:cs="Courier New"/>
          <w:color w:val="000000"/>
          <w:sz w:val="20"/>
          <w:szCs w:val="20"/>
          <w:shd w:val="clear" w:color="auto" w:fill="FFFFFF"/>
        </w:rPr>
        <w:br/>
        <w:t>  </w:t>
      </w:r>
      <w:r>
        <w:rPr>
          <w:rStyle w:val="l0s521"/>
        </w:rPr>
        <w:t>IF </w:t>
      </w:r>
      <w:proofErr w:type="spellStart"/>
      <w:r>
        <w:rPr>
          <w:rFonts w:ascii="Courier New" w:hAnsi="Courier New" w:cs="Courier New"/>
          <w:color w:val="000000"/>
          <w:sz w:val="20"/>
          <w:szCs w:val="20"/>
          <w:shd w:val="clear" w:color="auto" w:fill="FFFFFF"/>
        </w:rPr>
        <w:t>it_cvbap</w:t>
      </w:r>
      <w:proofErr w:type="spellEnd"/>
      <w:r>
        <w:rPr>
          <w:rFonts w:ascii="Courier New" w:hAnsi="Courier New" w:cs="Courier New"/>
          <w:color w:val="000000"/>
          <w:sz w:val="20"/>
          <w:szCs w:val="20"/>
          <w:shd w:val="clear" w:color="auto" w:fill="FFFFFF"/>
        </w:rPr>
        <w:t> </w:t>
      </w:r>
      <w:r>
        <w:rPr>
          <w:rStyle w:val="l0s521"/>
        </w:rPr>
        <w:t>IS NOT INITIAL</w:t>
      </w:r>
      <w:r>
        <w:rPr>
          <w:rStyle w:val="l0s551"/>
        </w:rPr>
        <w:t>.</w:t>
      </w:r>
      <w:r>
        <w:rPr>
          <w:rFonts w:ascii="Courier New" w:hAnsi="Courier New" w:cs="Courier New"/>
          <w:color w:val="000000"/>
          <w:sz w:val="20"/>
          <w:szCs w:val="20"/>
          <w:shd w:val="clear" w:color="auto" w:fill="FFFFFF"/>
        </w:rPr>
        <w:br/>
      </w:r>
      <w:r>
        <w:rPr>
          <w:rStyle w:val="l0s311"/>
        </w:rPr>
        <w:t>*Begin of changes - PCR026486++</w:t>
      </w:r>
      <w:r>
        <w:rPr>
          <w:rFonts w:ascii="Courier New" w:hAnsi="Courier New" w:cs="Courier New"/>
          <w:color w:val="000000"/>
          <w:sz w:val="20"/>
          <w:szCs w:val="20"/>
          <w:shd w:val="clear" w:color="auto" w:fill="FFFFFF"/>
        </w:rPr>
        <w:br/>
        <w:t>    lcl_purchasing</w:t>
      </w:r>
      <w:r>
        <w:rPr>
          <w:rStyle w:val="l0s701"/>
        </w:rPr>
        <w:t>=&gt;</w:t>
      </w:r>
      <w:r>
        <w:rPr>
          <w:rFonts w:ascii="Courier New" w:hAnsi="Courier New" w:cs="Courier New"/>
          <w:color w:val="000000"/>
          <w:sz w:val="20"/>
          <w:szCs w:val="20"/>
          <w:shd w:val="clear" w:color="auto" w:fill="FFFFFF"/>
        </w:rPr>
        <w:t>go_purch</w:t>
      </w:r>
      <w:r>
        <w:rPr>
          <w:rStyle w:val="l0s701"/>
        </w:rPr>
        <w:t>-&gt;</w:t>
      </w:r>
      <w:r>
        <w:rPr>
          <w:rFonts w:ascii="Courier New" w:hAnsi="Courier New" w:cs="Courier New"/>
          <w:color w:val="000000"/>
          <w:sz w:val="20"/>
          <w:szCs w:val="20"/>
          <w:shd w:val="clear" w:color="auto" w:fill="FFFFFF"/>
        </w:rPr>
        <w:t>set_material_details</w:t>
      </w:r>
      <w:r>
        <w:rPr>
          <w:rStyle w:val="l0s551"/>
        </w:rPr>
        <w:t>( </w:t>
      </w:r>
      <w:r>
        <w:rPr>
          <w:rFonts w:ascii="Courier New" w:hAnsi="Courier New" w:cs="Courier New"/>
          <w:color w:val="000000"/>
          <w:sz w:val="20"/>
          <w:szCs w:val="20"/>
          <w:shd w:val="clear" w:color="auto" w:fill="FFFFFF"/>
        </w:rPr>
        <w:t>it_vbap </w:t>
      </w:r>
      <w:r>
        <w:rPr>
          <w:rStyle w:val="l0s551"/>
        </w:rPr>
        <w:t>= </w:t>
      </w:r>
      <w:r>
        <w:rPr>
          <w:rFonts w:ascii="Courier New" w:hAnsi="Courier New" w:cs="Courier New"/>
          <w:color w:val="000000"/>
          <w:sz w:val="20"/>
          <w:szCs w:val="20"/>
          <w:shd w:val="clear" w:color="auto" w:fill="FFFFFF"/>
        </w:rPr>
        <w:t>it_cvbap </w:t>
      </w:r>
      <w:r>
        <w:rPr>
          <w:rStyle w:val="l0s551"/>
        </w:rPr>
        <w:t>).</w:t>
      </w:r>
      <w:r>
        <w:rPr>
          <w:rFonts w:ascii="Courier New" w:hAnsi="Courier New" w:cs="Courier New"/>
          <w:color w:val="000000"/>
          <w:sz w:val="20"/>
          <w:szCs w:val="20"/>
          <w:shd w:val="clear" w:color="auto" w:fill="FFFFFF"/>
        </w:rPr>
        <w:br/>
        <w:t>    lcl_purchasing</w:t>
      </w:r>
      <w:r>
        <w:rPr>
          <w:rStyle w:val="l0s701"/>
        </w:rPr>
        <w:t>=&gt;</w:t>
      </w:r>
      <w:r>
        <w:rPr>
          <w:rFonts w:ascii="Courier New" w:hAnsi="Courier New" w:cs="Courier New"/>
          <w:color w:val="000000"/>
          <w:sz w:val="20"/>
          <w:szCs w:val="20"/>
          <w:shd w:val="clear" w:color="auto" w:fill="FFFFFF"/>
        </w:rPr>
        <w:t>go_purch</w:t>
      </w:r>
      <w:r>
        <w:rPr>
          <w:rStyle w:val="l0s701"/>
        </w:rPr>
        <w:t>-&gt;</w:t>
      </w:r>
      <w:r>
        <w:rPr>
          <w:rFonts w:ascii="Courier New" w:hAnsi="Courier New" w:cs="Courier New"/>
          <w:color w:val="000000"/>
          <w:sz w:val="20"/>
          <w:szCs w:val="20"/>
          <w:shd w:val="clear" w:color="auto" w:fill="FFFFFF"/>
        </w:rPr>
        <w:t>set_po_item_details</w:t>
      </w:r>
      <w:r>
        <w:rPr>
          <w:rStyle w:val="l0s551"/>
        </w:rPr>
        <w:t>( </w:t>
      </w:r>
      <w:r>
        <w:rPr>
          <w:rFonts w:ascii="Courier New" w:hAnsi="Courier New" w:cs="Courier New"/>
          <w:color w:val="000000"/>
          <w:sz w:val="20"/>
          <w:szCs w:val="20"/>
          <w:shd w:val="clear" w:color="auto" w:fill="FFFFFF"/>
        </w:rPr>
        <w:t>it_vbap </w:t>
      </w:r>
      <w:r>
        <w:rPr>
          <w:rStyle w:val="l0s551"/>
        </w:rPr>
        <w:t>= </w:t>
      </w:r>
      <w:r>
        <w:rPr>
          <w:rFonts w:ascii="Courier New" w:hAnsi="Courier New" w:cs="Courier New"/>
          <w:color w:val="000000"/>
          <w:sz w:val="20"/>
          <w:szCs w:val="20"/>
          <w:shd w:val="clear" w:color="auto" w:fill="FFFFFF"/>
        </w:rPr>
        <w:t>it_cvbap </w:t>
      </w:r>
      <w:r>
        <w:rPr>
          <w:rStyle w:val="l0s551"/>
        </w:rPr>
        <w:t>).</w:t>
      </w:r>
      <w:r>
        <w:rPr>
          <w:rFonts w:ascii="Courier New" w:hAnsi="Courier New" w:cs="Courier New"/>
          <w:color w:val="000000"/>
          <w:sz w:val="20"/>
          <w:szCs w:val="20"/>
          <w:shd w:val="clear" w:color="auto" w:fill="FFFFFF"/>
        </w:rPr>
        <w:br/>
      </w:r>
      <w:r>
        <w:rPr>
          <w:rStyle w:val="l0s311"/>
        </w:rPr>
        <w:t>* End of changes - PCR026486++</w:t>
      </w:r>
    </w:p>
    <w:p w14:paraId="341A276E" w14:textId="77777777" w:rsidR="006B3C2D" w:rsidRDefault="006B3C2D" w:rsidP="006B3C2D">
      <w:pPr>
        <w:rPr>
          <w:b/>
          <w:u w:val="single"/>
        </w:rPr>
      </w:pPr>
    </w:p>
    <w:p w14:paraId="093C6FB2" w14:textId="77777777" w:rsidR="00B60A70" w:rsidRPr="00B60A70" w:rsidRDefault="00B60A70" w:rsidP="006B3C2D">
      <w:r>
        <w:t>N</w:t>
      </w:r>
      <w:r w:rsidRPr="00B60A70">
        <w:t>ew fields</w:t>
      </w:r>
      <w:r>
        <w:t xml:space="preserve"> to output</w:t>
      </w:r>
    </w:p>
    <w:p w14:paraId="4079073E" w14:textId="77777777" w:rsidR="006B3C2D" w:rsidRDefault="00B60A70" w:rsidP="006B3C2D">
      <w:pPr>
        <w:rPr>
          <w:b/>
          <w:u w:val="single"/>
        </w:rPr>
      </w:pPr>
      <w:r>
        <w:rPr>
          <w:rStyle w:val="l0s311"/>
        </w:rPr>
        <w:lastRenderedPageBreak/>
        <w:t>*Begin of changes - PCR026486++</w:t>
      </w:r>
      <w:r>
        <w:rPr>
          <w:rFonts w:ascii="Courier New" w:hAnsi="Courier New" w:cs="Courier New"/>
          <w:color w:val="000000"/>
          <w:sz w:val="20"/>
          <w:szCs w:val="20"/>
          <w:shd w:val="clear" w:color="auto" w:fill="FFFFFF"/>
        </w:rPr>
        <w:br/>
      </w:r>
      <w:r>
        <w:rPr>
          <w:rStyle w:val="l0s521"/>
        </w:rPr>
        <w:t>IF </w:t>
      </w:r>
      <w:r>
        <w:rPr>
          <w:rFonts w:ascii="Courier New" w:hAnsi="Courier New" w:cs="Courier New"/>
          <w:color w:val="000000"/>
          <w:sz w:val="20"/>
          <w:szCs w:val="20"/>
          <w:shd w:val="clear" w:color="auto" w:fill="FFFFFF"/>
        </w:rPr>
        <w:t>wa_expo</w:t>
      </w:r>
      <w:r>
        <w:rPr>
          <w:rStyle w:val="l0s701"/>
        </w:rPr>
        <w:t>-</w:t>
      </w:r>
      <w:r>
        <w:rPr>
          <w:rFonts w:ascii="Courier New" w:hAnsi="Courier New" w:cs="Courier New"/>
          <w:color w:val="000000"/>
          <w:sz w:val="20"/>
          <w:szCs w:val="20"/>
          <w:shd w:val="clear" w:color="auto" w:fill="FFFFFF"/>
        </w:rPr>
        <w:t>item_category </w:t>
      </w:r>
      <w:r>
        <w:rPr>
          <w:rStyle w:val="l0s551"/>
        </w:rPr>
        <w:t>= </w:t>
      </w:r>
      <w:r>
        <w:rPr>
          <w:rStyle w:val="l0s331"/>
        </w:rPr>
        <w:t>'L'</w:t>
      </w:r>
      <w:r>
        <w:rPr>
          <w:rStyle w:val="l0s551"/>
        </w:rPr>
        <w:t>. </w:t>
      </w:r>
      <w:r>
        <w:rPr>
          <w:rStyle w:val="l0s311"/>
        </w:rPr>
        <w:t>"Show PO details only for subcontracting item</w:t>
      </w:r>
      <w:r>
        <w:rPr>
          <w:rFonts w:ascii="Courier New" w:hAnsi="Courier New" w:cs="Courier New"/>
          <w:color w:val="000000"/>
          <w:sz w:val="20"/>
          <w:szCs w:val="20"/>
          <w:shd w:val="clear" w:color="auto" w:fill="FFFFFF"/>
        </w:rPr>
        <w:br/>
        <w:t>        ls_poitem_details </w:t>
      </w:r>
      <w:r>
        <w:rPr>
          <w:rStyle w:val="l0s551"/>
        </w:rPr>
        <w:t>= </w:t>
      </w:r>
      <w:r>
        <w:rPr>
          <w:rFonts w:ascii="Courier New" w:hAnsi="Courier New" w:cs="Courier New"/>
          <w:color w:val="000000"/>
          <w:sz w:val="20"/>
          <w:szCs w:val="20"/>
          <w:shd w:val="clear" w:color="auto" w:fill="FFFFFF"/>
        </w:rPr>
        <w:t>lcl_purchasing</w:t>
      </w:r>
      <w:r>
        <w:rPr>
          <w:rStyle w:val="l0s701"/>
        </w:rPr>
        <w:t>=&gt;</w:t>
      </w:r>
      <w:r>
        <w:rPr>
          <w:rFonts w:ascii="Courier New" w:hAnsi="Courier New" w:cs="Courier New"/>
          <w:color w:val="000000"/>
          <w:sz w:val="20"/>
          <w:szCs w:val="20"/>
          <w:shd w:val="clear" w:color="auto" w:fill="FFFFFF"/>
        </w:rPr>
        <w:t>go_purch</w:t>
      </w:r>
      <w:r>
        <w:rPr>
          <w:rStyle w:val="l0s701"/>
        </w:rPr>
        <w:t>-&gt;</w:t>
      </w:r>
      <w:r>
        <w:rPr>
          <w:rFonts w:ascii="Courier New" w:hAnsi="Courier New" w:cs="Courier New"/>
          <w:color w:val="000000"/>
          <w:sz w:val="20"/>
          <w:szCs w:val="20"/>
          <w:shd w:val="clear" w:color="auto" w:fill="FFFFFF"/>
        </w:rPr>
        <w:t>get_po_for_sales_items</w:t>
      </w:r>
      <w:r>
        <w:rPr>
          <w:rStyle w:val="l0s551"/>
        </w:rPr>
        <w:t>(</w:t>
      </w:r>
      <w:r>
        <w:rPr>
          <w:rFonts w:ascii="Courier New" w:hAnsi="Courier New" w:cs="Courier New"/>
          <w:color w:val="000000"/>
          <w:sz w:val="20"/>
          <w:szCs w:val="20"/>
          <w:shd w:val="clear" w:color="auto" w:fill="FFFFFF"/>
        </w:rPr>
        <w:br/>
        <w:t>                                                  iv_vbeln </w:t>
      </w:r>
      <w:r>
        <w:rPr>
          <w:rStyle w:val="l0s551"/>
        </w:rPr>
        <w:t>= </w:t>
      </w:r>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vbeln</w:t>
      </w:r>
      <w:r>
        <w:rPr>
          <w:rFonts w:ascii="Courier New" w:hAnsi="Courier New" w:cs="Courier New"/>
          <w:color w:val="000000"/>
          <w:sz w:val="20"/>
          <w:szCs w:val="20"/>
          <w:shd w:val="clear" w:color="auto" w:fill="FFFFFF"/>
        </w:rPr>
        <w:br/>
        <w:t>                                                  iv_posnr </w:t>
      </w:r>
      <w:r>
        <w:rPr>
          <w:rStyle w:val="l0s551"/>
        </w:rPr>
        <w:t>= </w:t>
      </w:r>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posnr</w:t>
      </w:r>
      <w:r>
        <w:rPr>
          <w:rFonts w:ascii="Courier New" w:hAnsi="Courier New" w:cs="Courier New"/>
          <w:color w:val="000000"/>
          <w:sz w:val="20"/>
          <w:szCs w:val="20"/>
          <w:shd w:val="clear" w:color="auto" w:fill="FFFFFF"/>
        </w:rPr>
        <w:br/>
        <w:t>                                                  iv_matnr </w:t>
      </w:r>
      <w:r>
        <w:rPr>
          <w:rStyle w:val="l0s551"/>
        </w:rPr>
        <w:t>= </w:t>
      </w:r>
      <w:r>
        <w:rPr>
          <w:rFonts w:ascii="Courier New" w:hAnsi="Courier New" w:cs="Courier New"/>
          <w:color w:val="000000"/>
          <w:sz w:val="20"/>
          <w:szCs w:val="20"/>
          <w:shd w:val="clear" w:color="auto" w:fill="FFFFFF"/>
        </w:rPr>
        <w:t>wa_expomateria</w:t>
      </w:r>
      <w:r w:rsidR="00A03DFE">
        <w:rPr>
          <w:rFonts w:ascii="Courier New" w:hAnsi="Courier New" w:cs="Courier New"/>
          <w:color w:val="000000"/>
          <w:sz w:val="20"/>
          <w:szCs w:val="20"/>
          <w:shd w:val="clear" w:color="auto" w:fill="FFFFFF"/>
        </w:rPr>
        <w:t>l</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ebeln</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ls_poitem_details</w:t>
      </w:r>
      <w:r>
        <w:rPr>
          <w:rStyle w:val="l0s701"/>
        </w:rPr>
        <w:t>-</w:t>
      </w:r>
      <w:r>
        <w:rPr>
          <w:rFonts w:ascii="Courier New" w:hAnsi="Courier New" w:cs="Courier New"/>
          <w:color w:val="000000"/>
          <w:sz w:val="20"/>
          <w:szCs w:val="20"/>
          <w:shd w:val="clear" w:color="auto" w:fill="FFFFFF"/>
        </w:rPr>
        <w:t>ebeln</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ebelp</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ls_poitem_details</w:t>
      </w:r>
      <w:r>
        <w:rPr>
          <w:rStyle w:val="l0s701"/>
        </w:rPr>
        <w:t>-</w:t>
      </w:r>
      <w:r>
        <w:rPr>
          <w:rFonts w:ascii="Courier New" w:hAnsi="Courier New" w:cs="Courier New"/>
          <w:color w:val="000000"/>
          <w:sz w:val="20"/>
          <w:szCs w:val="20"/>
          <w:shd w:val="clear" w:color="auto" w:fill="FFFFFF"/>
        </w:rPr>
        <w:t>ebelp</w:t>
      </w:r>
      <w:proofErr w:type="spellEnd"/>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lifnr</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ls_poitem_details</w:t>
      </w:r>
      <w:r>
        <w:rPr>
          <w:rStyle w:val="l0s701"/>
        </w:rPr>
        <w:t>-</w:t>
      </w:r>
      <w:r>
        <w:rPr>
          <w:rFonts w:ascii="Courier New" w:hAnsi="Courier New" w:cs="Courier New"/>
          <w:color w:val="000000"/>
          <w:sz w:val="20"/>
          <w:szCs w:val="20"/>
          <w:shd w:val="clear" w:color="auto" w:fill="FFFFFF"/>
        </w:rPr>
        <w:t>lifnr</w:t>
      </w:r>
      <w:proofErr w:type="spellEnd"/>
      <w:r>
        <w:rPr>
          <w:rStyle w:val="l0s551"/>
        </w:rPr>
        <w:t>.</w:t>
      </w:r>
      <w:r>
        <w:rPr>
          <w:rFonts w:ascii="Courier New" w:hAnsi="Courier New" w:cs="Courier New"/>
          <w:color w:val="000000"/>
          <w:sz w:val="20"/>
          <w:szCs w:val="20"/>
          <w:shd w:val="clear" w:color="auto" w:fill="FFFFFF"/>
        </w:rPr>
        <w:br/>
        <w:t>        wa_expot</w:t>
      </w:r>
      <w:r>
        <w:rPr>
          <w:rStyle w:val="l0s701"/>
        </w:rPr>
        <w:t>-</w:t>
      </w:r>
      <w:r>
        <w:rPr>
          <w:rFonts w:ascii="Courier New" w:hAnsi="Courier New" w:cs="Courier New"/>
          <w:color w:val="000000"/>
          <w:sz w:val="20"/>
          <w:szCs w:val="20"/>
          <w:shd w:val="clear" w:color="auto" w:fill="FFFFFF"/>
        </w:rPr>
        <w:t>name1 </w:t>
      </w:r>
      <w:r>
        <w:rPr>
          <w:rStyle w:val="l0s551"/>
        </w:rPr>
        <w:t>= </w:t>
      </w:r>
      <w:r>
        <w:rPr>
          <w:rFonts w:ascii="Courier New" w:hAnsi="Courier New" w:cs="Courier New"/>
          <w:color w:val="000000"/>
          <w:sz w:val="20"/>
          <w:szCs w:val="20"/>
          <w:shd w:val="clear" w:color="auto" w:fill="FFFFFF"/>
        </w:rPr>
        <w:t>ls_poitem_details</w:t>
      </w:r>
      <w:r>
        <w:rPr>
          <w:rStyle w:val="l0s701"/>
        </w:rPr>
        <w:t>-</w:t>
      </w:r>
      <w:r>
        <w:rPr>
          <w:rFonts w:ascii="Courier New" w:hAnsi="Courier New" w:cs="Courier New"/>
          <w:color w:val="000000"/>
          <w:sz w:val="20"/>
          <w:szCs w:val="20"/>
          <w:shd w:val="clear" w:color="auto" w:fill="FFFFFF"/>
        </w:rPr>
        <w:t>name1</w:t>
      </w:r>
      <w:r>
        <w:rPr>
          <w:rStyle w:val="l0s551"/>
        </w:rPr>
        <w:t>.</w:t>
      </w:r>
      <w:r>
        <w:rPr>
          <w:rFonts w:ascii="Courier New" w:hAnsi="Courier New" w:cs="Courier New"/>
          <w:color w:val="000000"/>
          <w:sz w:val="20"/>
          <w:szCs w:val="20"/>
          <w:shd w:val="clear" w:color="auto" w:fill="FFFFFF"/>
        </w:rPr>
        <w:br/>
        <w:t>        </w:t>
      </w:r>
      <w:proofErr w:type="spellStart"/>
      <w:r>
        <w:rPr>
          <w:rFonts w:ascii="Courier New" w:hAnsi="Courier New" w:cs="Courier New"/>
          <w:color w:val="000000"/>
          <w:sz w:val="20"/>
          <w:szCs w:val="20"/>
          <w:shd w:val="clear" w:color="auto" w:fill="FFFFFF"/>
        </w:rPr>
        <w:t>wa_expot</w:t>
      </w:r>
      <w:r>
        <w:rPr>
          <w:rStyle w:val="l0s701"/>
        </w:rPr>
        <w:t>-</w:t>
      </w:r>
      <w:r>
        <w:rPr>
          <w:rFonts w:ascii="Courier New" w:hAnsi="Courier New" w:cs="Courier New"/>
          <w:color w:val="000000"/>
          <w:sz w:val="20"/>
          <w:szCs w:val="20"/>
          <w:shd w:val="clear" w:color="auto" w:fill="FFFFFF"/>
        </w:rPr>
        <w:t>budat</w:t>
      </w:r>
      <w:proofErr w:type="spellEnd"/>
      <w:r>
        <w:rPr>
          <w:rFonts w:ascii="Courier New" w:hAnsi="Courier New" w:cs="Courier New"/>
          <w:color w:val="000000"/>
          <w:sz w:val="20"/>
          <w:szCs w:val="20"/>
          <w:shd w:val="clear" w:color="auto" w:fill="FFFFFF"/>
        </w:rPr>
        <w:t> </w:t>
      </w:r>
      <w:r>
        <w:rPr>
          <w:rStyle w:val="l0s551"/>
        </w:rPr>
        <w:t>= </w:t>
      </w:r>
      <w:proofErr w:type="spellStart"/>
      <w:r>
        <w:rPr>
          <w:rFonts w:ascii="Courier New" w:hAnsi="Courier New" w:cs="Courier New"/>
          <w:color w:val="000000"/>
          <w:sz w:val="20"/>
          <w:szCs w:val="20"/>
          <w:shd w:val="clear" w:color="auto" w:fill="FFFFFF"/>
        </w:rPr>
        <w:t>ls_poitem_details</w:t>
      </w:r>
      <w:r>
        <w:rPr>
          <w:rStyle w:val="l0s701"/>
        </w:rPr>
        <w:t>-</w:t>
      </w:r>
      <w:r>
        <w:rPr>
          <w:rFonts w:ascii="Courier New" w:hAnsi="Courier New" w:cs="Courier New"/>
          <w:color w:val="000000"/>
          <w:sz w:val="20"/>
          <w:szCs w:val="20"/>
          <w:shd w:val="clear" w:color="auto" w:fill="FFFFFF"/>
        </w:rPr>
        <w:t>budat</w:t>
      </w:r>
      <w:proofErr w:type="spellEnd"/>
      <w:r>
        <w:rPr>
          <w:rStyle w:val="l0s551"/>
        </w:rPr>
        <w:t>.</w:t>
      </w:r>
      <w:r>
        <w:rPr>
          <w:rFonts w:ascii="Courier New" w:hAnsi="Courier New" w:cs="Courier New"/>
          <w:color w:val="000000"/>
          <w:sz w:val="20"/>
          <w:szCs w:val="20"/>
          <w:shd w:val="clear" w:color="auto" w:fill="FFFFFF"/>
        </w:rPr>
        <w:br/>
        <w:t>      </w:t>
      </w:r>
      <w:r>
        <w:rPr>
          <w:rStyle w:val="l0s521"/>
        </w:rPr>
        <w:t>ENDIF</w:t>
      </w:r>
      <w:r>
        <w:rPr>
          <w:rStyle w:val="l0s551"/>
        </w:rPr>
        <w:t>.</w:t>
      </w:r>
    </w:p>
    <w:p w14:paraId="53BACD0F" w14:textId="77777777" w:rsidR="006B3C2D" w:rsidRDefault="006B3C2D" w:rsidP="006B3C2D">
      <w:pPr>
        <w:rPr>
          <w:b/>
          <w:u w:val="single"/>
        </w:rPr>
      </w:pPr>
    </w:p>
    <w:p w14:paraId="25E9CBE7" w14:textId="77777777" w:rsidR="006B3C2D" w:rsidRDefault="00B60A70" w:rsidP="006B3C2D">
      <w:r w:rsidRPr="00B60A70">
        <w:t xml:space="preserve">Build </w:t>
      </w:r>
      <w:proofErr w:type="spellStart"/>
      <w:r w:rsidRPr="00B60A70">
        <w:t>Fieldcatalog</w:t>
      </w:r>
      <w:proofErr w:type="spellEnd"/>
    </w:p>
    <w:p w14:paraId="2145BD9B" w14:textId="77777777" w:rsidR="00B60A70" w:rsidRDefault="00B60A70" w:rsidP="006B3C2D">
      <w:r>
        <w:rPr>
          <w:rStyle w:val="l0s311"/>
        </w:rPr>
        <w:t>* Begin of changes - PCR026486++</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'EBELN' 'PO No.'           'PO No.'</w:t>
      </w:r>
      <w:r>
        <w:rPr>
          <w:rStyle w:val="l0s551"/>
        </w:rPr>
        <w:t>. </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'EBELP' 'PO Item'          'PO Item'</w:t>
      </w:r>
      <w:r>
        <w:rPr>
          <w:rStyle w:val="l0s551"/>
        </w:rPr>
        <w:t>. </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'LIFNR' 'Supplier Number'  ' '</w:t>
      </w:r>
      <w:r>
        <w:rPr>
          <w:rStyle w:val="l0s551"/>
        </w:rPr>
        <w:t>.</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'NAME1' 'Supplier Name'  ' '</w:t>
      </w:r>
      <w:r>
        <w:rPr>
          <w:rStyle w:val="l0s551"/>
        </w:rPr>
        <w:t>. </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'BDATJ' 'Costing Year'    'CostYear'</w:t>
      </w:r>
      <w:r>
        <w:rPr>
          <w:rStyle w:val="l0s551"/>
        </w:rPr>
        <w:t>.</w:t>
      </w:r>
      <w:r>
        <w:rPr>
          <w:rFonts w:ascii="Courier New" w:hAnsi="Courier New" w:cs="Courier New"/>
          <w:color w:val="000000"/>
          <w:sz w:val="20"/>
          <w:szCs w:val="20"/>
          <w:shd w:val="clear" w:color="auto" w:fill="FFFFFF"/>
        </w:rPr>
        <w:br/>
        <w:t>  </w:t>
      </w:r>
      <w:r>
        <w:rPr>
          <w:rStyle w:val="l0s521"/>
        </w:rPr>
        <w:t>PERFORM </w:t>
      </w:r>
      <w:r>
        <w:rPr>
          <w:rFonts w:ascii="Courier New" w:hAnsi="Courier New" w:cs="Courier New"/>
          <w:color w:val="000000"/>
          <w:sz w:val="20"/>
          <w:szCs w:val="20"/>
          <w:shd w:val="clear" w:color="auto" w:fill="FFFFFF"/>
        </w:rPr>
        <w:t>column_name </w:t>
      </w:r>
      <w:r>
        <w:rPr>
          <w:rStyle w:val="l0s521"/>
        </w:rPr>
        <w:t>USING </w:t>
      </w:r>
      <w:r>
        <w:rPr>
          <w:rFonts w:ascii="Courier New" w:hAnsi="Courier New" w:cs="Courier New"/>
          <w:color w:val="000000"/>
          <w:sz w:val="20"/>
          <w:szCs w:val="20"/>
          <w:shd w:val="clear" w:color="auto" w:fill="FFFFFF"/>
        </w:rPr>
        <w:t>lr_columns </w:t>
      </w:r>
      <w:r>
        <w:rPr>
          <w:rStyle w:val="l0s331"/>
        </w:rPr>
        <w:t>'BUDAT' 'PO GR date'    'PO GR Date'</w:t>
      </w:r>
      <w:r>
        <w:rPr>
          <w:rStyle w:val="l0s551"/>
        </w:rPr>
        <w:t>. </w:t>
      </w:r>
      <w:r>
        <w:rPr>
          <w:rFonts w:ascii="Courier New" w:hAnsi="Courier New" w:cs="Courier New"/>
          <w:color w:val="000000"/>
          <w:sz w:val="20"/>
          <w:szCs w:val="20"/>
          <w:shd w:val="clear" w:color="auto" w:fill="FFFFFF"/>
        </w:rPr>
        <w:br/>
      </w:r>
      <w:r>
        <w:rPr>
          <w:rStyle w:val="l0s311"/>
        </w:rPr>
        <w:t>*End of changes - PCR026486++</w:t>
      </w:r>
    </w:p>
    <w:p w14:paraId="6FDB8CA6" w14:textId="77777777" w:rsidR="00B60A70" w:rsidRDefault="00B60A70" w:rsidP="006B3C2D">
      <w:pPr>
        <w:rPr>
          <w:rStyle w:val="l0s311"/>
        </w:rPr>
      </w:pPr>
      <w:r>
        <w:rPr>
          <w:rFonts w:ascii="Courier New" w:hAnsi="Courier New" w:cs="Courier New"/>
          <w:color w:val="000000"/>
          <w:sz w:val="20"/>
          <w:szCs w:val="20"/>
          <w:shd w:val="clear" w:color="auto" w:fill="FFFFFF"/>
        </w:rPr>
        <w:t>  wa_fieldcat1</w:t>
      </w:r>
      <w:r>
        <w:rPr>
          <w:rStyle w:val="l0s701"/>
        </w:rPr>
        <w:t>-</w:t>
      </w:r>
      <w:r>
        <w:rPr>
          <w:rFonts w:ascii="Courier New" w:hAnsi="Courier New" w:cs="Courier New"/>
          <w:color w:val="000000"/>
          <w:sz w:val="20"/>
          <w:szCs w:val="20"/>
          <w:shd w:val="clear" w:color="auto" w:fill="FFFFFF"/>
        </w:rPr>
        <w:t>tabname     </w:t>
      </w:r>
      <w:r>
        <w:rPr>
          <w:rStyle w:val="l0s551"/>
        </w:rPr>
        <w:t>= </w:t>
      </w:r>
      <w:r>
        <w:rPr>
          <w:rStyle w:val="l0s521"/>
        </w:rPr>
        <w:t>TEXT</w:t>
      </w:r>
      <w:r>
        <w:rPr>
          <w:rStyle w:val="l0s701"/>
        </w:rPr>
        <w:t>-</w:t>
      </w:r>
      <w:r>
        <w:rPr>
          <w:rStyle w:val="l0s321"/>
        </w:rPr>
        <w:t>041</w:t>
      </w:r>
      <w:r>
        <w:rPr>
          <w:rStyle w:val="l0s551"/>
        </w:rPr>
        <w:t>.</w:t>
      </w:r>
      <w:r>
        <w:rPr>
          <w:rFonts w:ascii="Courier New" w:hAnsi="Courier New" w:cs="Courier New"/>
          <w:color w:val="000000"/>
          <w:sz w:val="20"/>
          <w:szCs w:val="20"/>
          <w:shd w:val="clear" w:color="auto" w:fill="FFFFFF"/>
        </w:rPr>
        <w:t>wa_fieldcat1</w:t>
      </w:r>
      <w:r>
        <w:rPr>
          <w:rStyle w:val="l0s701"/>
        </w:rPr>
        <w:t>-</w:t>
      </w:r>
      <w:r>
        <w:rPr>
          <w:rFonts w:ascii="Courier New" w:hAnsi="Courier New" w:cs="Courier New"/>
          <w:color w:val="000000"/>
          <w:sz w:val="20"/>
          <w:szCs w:val="20"/>
          <w:shd w:val="clear" w:color="auto" w:fill="FFFFFF"/>
        </w:rPr>
        <w:t>fieldname   </w:t>
      </w:r>
      <w:r>
        <w:rPr>
          <w:rStyle w:val="l0s551"/>
        </w:rPr>
        <w:t>= </w:t>
      </w:r>
      <w:r>
        <w:rPr>
          <w:rStyle w:val="l0s331"/>
        </w:rPr>
        <w:t>'BUDAT'</w:t>
      </w:r>
      <w:r>
        <w:rPr>
          <w:rStyle w:val="l0s551"/>
        </w:rPr>
        <w:t>.</w:t>
      </w:r>
      <w:r>
        <w:rPr>
          <w:rFonts w:ascii="Courier New" w:hAnsi="Courier New" w:cs="Courier New"/>
          <w:color w:val="000000"/>
          <w:sz w:val="20"/>
          <w:szCs w:val="20"/>
          <w:shd w:val="clear" w:color="auto" w:fill="FFFFFF"/>
        </w:rPr>
        <w:br/>
        <w:t>  wa_fieldcat1</w:t>
      </w:r>
      <w:r>
        <w:rPr>
          <w:rStyle w:val="l0s701"/>
        </w:rPr>
        <w:t>-</w:t>
      </w:r>
      <w:r>
        <w:rPr>
          <w:rFonts w:ascii="Courier New" w:hAnsi="Courier New" w:cs="Courier New"/>
          <w:color w:val="000000"/>
          <w:sz w:val="20"/>
          <w:szCs w:val="20"/>
          <w:shd w:val="clear" w:color="auto" w:fill="FFFFFF"/>
        </w:rPr>
        <w:t>seltext_l   </w:t>
      </w:r>
      <w:r>
        <w:rPr>
          <w:rStyle w:val="l0s551"/>
        </w:rPr>
        <w:t>= </w:t>
      </w:r>
      <w:r>
        <w:rPr>
          <w:rStyle w:val="l0s521"/>
        </w:rPr>
        <w:t>TEXT</w:t>
      </w:r>
      <w:r>
        <w:rPr>
          <w:rStyle w:val="l0s701"/>
        </w:rPr>
        <w:t>-</w:t>
      </w:r>
      <w:r>
        <w:rPr>
          <w:rStyle w:val="l0s321"/>
        </w:rPr>
        <w:t>046</w:t>
      </w:r>
      <w:r>
        <w:rPr>
          <w:rStyle w:val="l0s551"/>
        </w:rPr>
        <w:t>.</w:t>
      </w:r>
      <w:r>
        <w:rPr>
          <w:rFonts w:ascii="Courier New" w:hAnsi="Courier New" w:cs="Courier New"/>
          <w:color w:val="000000"/>
          <w:sz w:val="20"/>
          <w:szCs w:val="20"/>
          <w:shd w:val="clear" w:color="auto" w:fill="FFFFFF"/>
        </w:rPr>
        <w:t> wa_fieldcat1</w:t>
      </w:r>
      <w:r>
        <w:rPr>
          <w:rStyle w:val="l0s701"/>
        </w:rPr>
        <w:t>-</w:t>
      </w:r>
      <w:r>
        <w:rPr>
          <w:rFonts w:ascii="Courier New" w:hAnsi="Courier New" w:cs="Courier New"/>
          <w:color w:val="000000"/>
          <w:sz w:val="20"/>
          <w:szCs w:val="20"/>
          <w:shd w:val="clear" w:color="auto" w:fill="FFFFFF"/>
        </w:rPr>
        <w:t>col_pos     </w:t>
      </w:r>
      <w:r>
        <w:rPr>
          <w:rStyle w:val="l0s551"/>
        </w:rPr>
        <w:t>= </w:t>
      </w:r>
      <w:r>
        <w:rPr>
          <w:rStyle w:val="l0s321"/>
        </w:rPr>
        <w:t>33</w:t>
      </w:r>
      <w:r>
        <w:rPr>
          <w:rStyle w:val="l0s551"/>
        </w:rPr>
        <w:t>.</w:t>
      </w:r>
      <w:r>
        <w:rPr>
          <w:rFonts w:ascii="Courier New" w:hAnsi="Courier New" w:cs="Courier New"/>
          <w:color w:val="000000"/>
          <w:sz w:val="20"/>
          <w:szCs w:val="20"/>
          <w:shd w:val="clear" w:color="auto" w:fill="FFFFFF"/>
        </w:rPr>
        <w:br/>
        <w:t>  wa_fieldcat1</w:t>
      </w:r>
      <w:r>
        <w:rPr>
          <w:rStyle w:val="l0s701"/>
        </w:rPr>
        <w:t>-</w:t>
      </w:r>
      <w:r>
        <w:rPr>
          <w:rFonts w:ascii="Courier New" w:hAnsi="Courier New" w:cs="Courier New"/>
          <w:color w:val="000000"/>
          <w:sz w:val="20"/>
          <w:szCs w:val="20"/>
          <w:shd w:val="clear" w:color="auto" w:fill="FFFFFF"/>
        </w:rPr>
        <w:t>outputlen   </w:t>
      </w:r>
      <w:r>
        <w:rPr>
          <w:rStyle w:val="l0s551"/>
        </w:rPr>
        <w:t>= </w:t>
      </w:r>
      <w:r>
        <w:rPr>
          <w:rStyle w:val="l0s321"/>
        </w:rPr>
        <w:t>10</w:t>
      </w:r>
      <w:r>
        <w:rPr>
          <w:rStyle w:val="l0s551"/>
        </w:rPr>
        <w:t>.</w:t>
      </w:r>
      <w:r>
        <w:rPr>
          <w:rFonts w:ascii="Courier New" w:hAnsi="Courier New" w:cs="Courier New"/>
          <w:color w:val="000000"/>
          <w:sz w:val="20"/>
          <w:szCs w:val="20"/>
          <w:shd w:val="clear" w:color="auto" w:fill="FFFFFF"/>
        </w:rPr>
        <w:t> wa_fieldcat1</w:t>
      </w:r>
      <w:r>
        <w:rPr>
          <w:rStyle w:val="l0s701"/>
        </w:rPr>
        <w:t>-</w:t>
      </w:r>
      <w:r>
        <w:rPr>
          <w:rFonts w:ascii="Courier New" w:hAnsi="Courier New" w:cs="Courier New"/>
          <w:color w:val="000000"/>
          <w:sz w:val="20"/>
          <w:szCs w:val="20"/>
          <w:shd w:val="clear" w:color="auto" w:fill="FFFFFF"/>
        </w:rPr>
        <w:t>no_sum      </w:t>
      </w:r>
      <w:r>
        <w:rPr>
          <w:rStyle w:val="l0s551"/>
        </w:rPr>
        <w:t>= </w:t>
      </w:r>
      <w:proofErr w:type="spellStart"/>
      <w:r>
        <w:rPr>
          <w:rFonts w:ascii="Courier New" w:hAnsi="Courier New" w:cs="Courier New"/>
          <w:color w:val="000000"/>
          <w:sz w:val="20"/>
          <w:szCs w:val="20"/>
          <w:shd w:val="clear" w:color="auto" w:fill="FFFFFF"/>
        </w:rPr>
        <w:t>c_x</w:t>
      </w:r>
      <w:proofErr w:type="spellEnd"/>
      <w:r>
        <w:rPr>
          <w:rStyle w:val="l0s551"/>
        </w:rPr>
        <w:t>.</w:t>
      </w:r>
      <w:r>
        <w:rPr>
          <w:rFonts w:ascii="Courier New" w:hAnsi="Courier New" w:cs="Courier New"/>
          <w:color w:val="000000"/>
          <w:sz w:val="20"/>
          <w:szCs w:val="20"/>
          <w:shd w:val="clear" w:color="auto" w:fill="FFFFFF"/>
        </w:rPr>
        <w:br/>
        <w:t>  </w:t>
      </w:r>
      <w:r>
        <w:rPr>
          <w:rStyle w:val="l0s521"/>
        </w:rPr>
        <w:t>APPEND </w:t>
      </w:r>
      <w:r>
        <w:rPr>
          <w:rFonts w:ascii="Courier New" w:hAnsi="Courier New" w:cs="Courier New"/>
          <w:color w:val="000000"/>
          <w:sz w:val="20"/>
          <w:szCs w:val="20"/>
          <w:shd w:val="clear" w:color="auto" w:fill="FFFFFF"/>
        </w:rPr>
        <w:t>wa_fieldcat1 </w:t>
      </w:r>
      <w:r>
        <w:rPr>
          <w:rStyle w:val="l0s521"/>
        </w:rPr>
        <w:t>TO </w:t>
      </w:r>
      <w:r>
        <w:rPr>
          <w:rFonts w:ascii="Courier New" w:hAnsi="Courier New" w:cs="Courier New"/>
          <w:color w:val="000000"/>
          <w:sz w:val="20"/>
          <w:szCs w:val="20"/>
          <w:shd w:val="clear" w:color="auto" w:fill="FFFFFF"/>
        </w:rPr>
        <w:t>it_fieldcat1</w:t>
      </w:r>
      <w:r>
        <w:rPr>
          <w:rStyle w:val="l0s551"/>
        </w:rPr>
        <w:t>.</w:t>
      </w:r>
      <w:r>
        <w:rPr>
          <w:rFonts w:ascii="Courier New" w:hAnsi="Courier New" w:cs="Courier New"/>
          <w:color w:val="000000"/>
          <w:sz w:val="20"/>
          <w:szCs w:val="20"/>
          <w:shd w:val="clear" w:color="auto" w:fill="FFFFFF"/>
        </w:rPr>
        <w:t> </w:t>
      </w:r>
      <w:r>
        <w:rPr>
          <w:rStyle w:val="l0s521"/>
        </w:rPr>
        <w:t>CLEAR  </w:t>
      </w:r>
      <w:r>
        <w:rPr>
          <w:rFonts w:ascii="Courier New" w:hAnsi="Courier New" w:cs="Courier New"/>
          <w:color w:val="000000"/>
          <w:sz w:val="20"/>
          <w:szCs w:val="20"/>
          <w:shd w:val="clear" w:color="auto" w:fill="FFFFFF"/>
        </w:rPr>
        <w:t>wa_fieldcat1</w:t>
      </w:r>
      <w:r>
        <w:rPr>
          <w:rStyle w:val="l0s551"/>
        </w:rPr>
        <w:t>.</w:t>
      </w:r>
      <w:r>
        <w:rPr>
          <w:rFonts w:ascii="Courier New" w:hAnsi="Courier New" w:cs="Courier New"/>
          <w:color w:val="000000"/>
          <w:sz w:val="20"/>
          <w:szCs w:val="20"/>
          <w:shd w:val="clear" w:color="auto" w:fill="FFFFFF"/>
        </w:rPr>
        <w:br/>
      </w:r>
      <w:r>
        <w:rPr>
          <w:rStyle w:val="l0s311"/>
        </w:rPr>
        <w:t>*End of changes - PCR026486++</w:t>
      </w:r>
    </w:p>
    <w:p w14:paraId="4AE6BDC3" w14:textId="77777777" w:rsidR="00916B61" w:rsidRDefault="00916B61" w:rsidP="006B3C2D">
      <w:pPr>
        <w:rPr>
          <w:rStyle w:val="l0s311"/>
        </w:rPr>
      </w:pPr>
    </w:p>
    <w:p w14:paraId="24870C9B" w14:textId="77777777" w:rsidR="00916B61" w:rsidRPr="00916B61" w:rsidRDefault="00916B61" w:rsidP="006B3C2D">
      <w:pPr>
        <w:rPr>
          <w:rStyle w:val="l0s311"/>
          <w:b/>
          <w:color w:val="auto"/>
        </w:rPr>
      </w:pPr>
      <w:r w:rsidRPr="00916B61">
        <w:rPr>
          <w:rStyle w:val="l0s311"/>
          <w:b/>
          <w:color w:val="auto"/>
        </w:rPr>
        <w:t>TVARVC ENTIRES : ( TR # X08K925640)</w:t>
      </w:r>
    </w:p>
    <w:p w14:paraId="6CDA7058" w14:textId="77777777" w:rsidR="00916B61" w:rsidRPr="00916B61" w:rsidRDefault="00916B61" w:rsidP="006B3C2D">
      <w:pPr>
        <w:rPr>
          <w:rStyle w:val="l0s311"/>
          <w:b/>
          <w:color w:val="auto"/>
        </w:rPr>
      </w:pPr>
    </w:p>
    <w:p w14:paraId="3F50F860" w14:textId="77777777" w:rsidR="00916B61" w:rsidRDefault="00916B61" w:rsidP="22CCEE4D">
      <w:pPr>
        <w:rPr>
          <w:rStyle w:val="l0s311"/>
          <w:b/>
          <w:bCs/>
          <w:color w:val="auto"/>
        </w:rPr>
      </w:pPr>
      <w:r w:rsidRPr="22CCEE4D">
        <w:rPr>
          <w:rStyle w:val="l0s311"/>
          <w:b/>
          <w:bCs/>
          <w:color w:val="auto"/>
        </w:rPr>
        <w:t xml:space="preserve">As per requirement created TVARVC </w:t>
      </w:r>
      <w:proofErr w:type="spellStart"/>
      <w:r w:rsidRPr="22CCEE4D">
        <w:rPr>
          <w:rStyle w:val="l0s311"/>
          <w:b/>
          <w:bCs/>
          <w:color w:val="auto"/>
        </w:rPr>
        <w:t>entris</w:t>
      </w:r>
      <w:proofErr w:type="spellEnd"/>
      <w:r w:rsidRPr="22CCEE4D">
        <w:rPr>
          <w:rStyle w:val="l0s311"/>
          <w:b/>
          <w:bCs/>
          <w:color w:val="auto"/>
        </w:rPr>
        <w:t xml:space="preserve"> for SPK ( SOBSK) and Material Type (MTART) for report executing.</w:t>
      </w:r>
    </w:p>
    <w:p w14:paraId="67B9EA89" w14:textId="6F9DF257" w:rsidR="22CCEE4D" w:rsidRDefault="22CCEE4D" w:rsidP="22CCEE4D">
      <w:pPr>
        <w:rPr>
          <w:rStyle w:val="l0s311"/>
          <w:b/>
          <w:bCs/>
          <w:color w:val="auto"/>
        </w:rPr>
      </w:pPr>
    </w:p>
    <w:p w14:paraId="78EDB890" w14:textId="3790A0E8" w:rsidR="67073030" w:rsidRDefault="67073030" w:rsidP="22CCEE4D">
      <w:pPr>
        <w:rPr>
          <w:rStyle w:val="l0s311"/>
          <w:b/>
          <w:bCs/>
          <w:color w:val="auto"/>
          <w:highlight w:val="yellow"/>
        </w:rPr>
      </w:pPr>
      <w:r w:rsidRPr="22CCEE4D">
        <w:rPr>
          <w:rStyle w:val="l0s311"/>
          <w:b/>
          <w:bCs/>
          <w:color w:val="auto"/>
          <w:highlight w:val="yellow"/>
        </w:rPr>
        <w:t>*{Begin of Defect# 1760/ PCR026486</w:t>
      </w:r>
    </w:p>
    <w:p w14:paraId="188BB593" w14:textId="46F14837" w:rsidR="67073030" w:rsidRDefault="67073030" w:rsidP="22CCEE4D">
      <w:pPr>
        <w:rPr>
          <w:rStyle w:val="l0s311"/>
          <w:b/>
          <w:bCs/>
          <w:color w:val="auto"/>
        </w:rPr>
      </w:pPr>
      <w:r w:rsidRPr="22CCEE4D">
        <w:rPr>
          <w:rStyle w:val="l0s311"/>
          <w:b/>
          <w:bCs/>
          <w:color w:val="auto"/>
        </w:rPr>
        <w:t xml:space="preserve">Issue: </w:t>
      </w:r>
      <w:r w:rsidRPr="22CCEE4D">
        <w:rPr>
          <w:rStyle w:val="l0s311"/>
          <w:color w:val="auto"/>
        </w:rPr>
        <w:t xml:space="preserve">Report to get regular POs also since currently program getting </w:t>
      </w:r>
      <w:r w:rsidR="1E592C55" w:rsidRPr="22CCEE4D">
        <w:rPr>
          <w:rStyle w:val="l0s311"/>
          <w:color w:val="auto"/>
        </w:rPr>
        <w:t>Subcontract PO’s only.</w:t>
      </w:r>
    </w:p>
    <w:p w14:paraId="6120067C" w14:textId="3A4BEBDC" w:rsidR="22CCEE4D" w:rsidRDefault="22CCEE4D" w:rsidP="22CCEE4D">
      <w:pPr>
        <w:rPr>
          <w:rStyle w:val="l0s311"/>
          <w:color w:val="auto"/>
        </w:rPr>
      </w:pPr>
    </w:p>
    <w:p w14:paraId="21D1E9AC" w14:textId="3D057C2A" w:rsidR="21DDE747" w:rsidRDefault="21DDE747" w:rsidP="22CCEE4D">
      <w:pPr>
        <w:rPr>
          <w:rStyle w:val="l0s311"/>
          <w:b/>
          <w:bCs/>
          <w:color w:val="auto"/>
        </w:rPr>
      </w:pPr>
      <w:r w:rsidRPr="22CCEE4D">
        <w:rPr>
          <w:rStyle w:val="l0s311"/>
          <w:b/>
          <w:bCs/>
          <w:color w:val="auto"/>
        </w:rPr>
        <w:t>TVARVC ENTRIES: (TR # X08K927659)</w:t>
      </w:r>
    </w:p>
    <w:p w14:paraId="52B2896E" w14:textId="5665A5DF" w:rsidR="22CCEE4D" w:rsidRDefault="22CCEE4D" w:rsidP="22CCEE4D">
      <w:pPr>
        <w:rPr>
          <w:rStyle w:val="l0s311"/>
          <w:b/>
          <w:bCs/>
          <w:color w:val="auto"/>
        </w:rPr>
      </w:pPr>
    </w:p>
    <w:p w14:paraId="417712C4" w14:textId="5AE2DAD1" w:rsidR="4B9D142A" w:rsidRDefault="4B9D142A" w:rsidP="22CCEE4D">
      <w:r>
        <w:rPr>
          <w:noProof/>
        </w:rPr>
        <w:drawing>
          <wp:inline distT="0" distB="0" distL="0" distR="0" wp14:anchorId="1D201E55" wp14:editId="0ACCA24C">
            <wp:extent cx="4572000" cy="1000125"/>
            <wp:effectExtent l="0" t="0" r="0" b="0"/>
            <wp:docPr id="1422674066" name="Picture 142267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67406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1000125"/>
                    </a:xfrm>
                    <a:prstGeom prst="rect">
                      <a:avLst/>
                    </a:prstGeom>
                  </pic:spPr>
                </pic:pic>
              </a:graphicData>
            </a:graphic>
          </wp:inline>
        </w:drawing>
      </w:r>
    </w:p>
    <w:p w14:paraId="78127539" w14:textId="13F29CD9" w:rsidR="22CCEE4D" w:rsidRDefault="22CCEE4D" w:rsidP="22CCEE4D">
      <w:pPr>
        <w:rPr>
          <w:rStyle w:val="l0s311"/>
          <w:b/>
          <w:bCs/>
          <w:color w:val="auto"/>
        </w:rPr>
      </w:pPr>
    </w:p>
    <w:p w14:paraId="01DFE5F1" w14:textId="2D1F04EF" w:rsidR="1E592C55" w:rsidRDefault="1E592C55" w:rsidP="22CCEE4D">
      <w:pPr>
        <w:rPr>
          <w:rStyle w:val="l0s311"/>
          <w:b/>
          <w:bCs/>
          <w:color w:val="auto"/>
        </w:rPr>
      </w:pPr>
      <w:r w:rsidRPr="22CCEE4D">
        <w:rPr>
          <w:rStyle w:val="l0s311"/>
          <w:b/>
          <w:bCs/>
          <w:color w:val="auto"/>
        </w:rPr>
        <w:t>Solution: 1) Made changes in program ZAFGR261 to get al</w:t>
      </w:r>
      <w:r w:rsidR="6FE5BA92" w:rsidRPr="22CCEE4D">
        <w:rPr>
          <w:rStyle w:val="l0s311"/>
          <w:b/>
          <w:bCs/>
          <w:color w:val="auto"/>
        </w:rPr>
        <w:t>l</w:t>
      </w:r>
      <w:r w:rsidRPr="22CCEE4D">
        <w:rPr>
          <w:rStyle w:val="l0s311"/>
          <w:b/>
          <w:bCs/>
          <w:color w:val="auto"/>
        </w:rPr>
        <w:t xml:space="preserve"> type of POs</w:t>
      </w:r>
    </w:p>
    <w:p w14:paraId="3043770B" w14:textId="09E18DD4" w:rsidR="22CCEE4D" w:rsidRDefault="22CCEE4D" w:rsidP="22CCEE4D">
      <w:pPr>
        <w:rPr>
          <w:rStyle w:val="l0s311"/>
          <w:b/>
          <w:bCs/>
          <w:color w:val="auto"/>
        </w:rPr>
      </w:pPr>
    </w:p>
    <w:p w14:paraId="7E0BE609" w14:textId="645D9E7B" w:rsidR="29ECACA6" w:rsidRDefault="29ECACA6" w:rsidP="22CCEE4D">
      <w:r>
        <w:rPr>
          <w:noProof/>
        </w:rPr>
        <w:lastRenderedPageBreak/>
        <w:drawing>
          <wp:inline distT="0" distB="0" distL="0" distR="0" wp14:anchorId="4C571F66" wp14:editId="137D816D">
            <wp:extent cx="4572000" cy="1409700"/>
            <wp:effectExtent l="0" t="0" r="0" b="0"/>
            <wp:docPr id="1446725382" name="Picture 1446725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7253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72000" cy="1409700"/>
                    </a:xfrm>
                    <a:prstGeom prst="rect">
                      <a:avLst/>
                    </a:prstGeom>
                  </pic:spPr>
                </pic:pic>
              </a:graphicData>
            </a:graphic>
          </wp:inline>
        </w:drawing>
      </w:r>
    </w:p>
    <w:p w14:paraId="043FA451" w14:textId="59B672D9" w:rsidR="22CCEE4D" w:rsidRDefault="22CCEE4D" w:rsidP="22CCEE4D"/>
    <w:p w14:paraId="3A68834C" w14:textId="6D5DB603"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METHOD </w:t>
      </w:r>
      <w:proofErr w:type="spellStart"/>
      <w:r w:rsidRPr="22CCEE4D">
        <w:rPr>
          <w:rFonts w:eastAsia="Times New Roman"/>
        </w:rPr>
        <w:t>set_po_item_details</w:t>
      </w:r>
      <w:proofErr w:type="spellEnd"/>
      <w:r w:rsidRPr="22CCEE4D">
        <w:rPr>
          <w:rFonts w:ascii="Courier New" w:eastAsia="Courier New" w:hAnsi="Courier New" w:cs="Courier New"/>
          <w:color w:val="800080"/>
          <w:sz w:val="20"/>
          <w:szCs w:val="20"/>
        </w:rPr>
        <w:t>.</w:t>
      </w:r>
    </w:p>
    <w:p w14:paraId="0B550C7A" w14:textId="37ACD46D"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w:t>
      </w:r>
    </w:p>
    <w:p w14:paraId="4076EAD8" w14:textId="6F9D1C0A"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Get PO item details for queried Sales items</w:t>
      </w:r>
    </w:p>
    <w:p w14:paraId="5C79E4A3" w14:textId="0C5F167C"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PO items need to be shown only for specific materials</w:t>
      </w:r>
    </w:p>
    <w:p w14:paraId="1C87DD8E" w14:textId="465E1652"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Query is optimized or performed only if such materials exist in sales items.</w:t>
      </w:r>
    </w:p>
    <w:p w14:paraId="37C141DA" w14:textId="3D0D8F5E"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w:t>
      </w:r>
    </w:p>
    <w:p w14:paraId="777EDDBC" w14:textId="5ECB042A"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xml:space="preserve">*    IF </w:t>
      </w:r>
      <w:proofErr w:type="spellStart"/>
      <w:r w:rsidRPr="22CCEE4D">
        <w:rPr>
          <w:rFonts w:ascii="Courier New" w:eastAsia="Courier New" w:hAnsi="Courier New" w:cs="Courier New"/>
          <w:i/>
          <w:iCs/>
          <w:color w:val="808080" w:themeColor="background1" w:themeShade="80"/>
          <w:sz w:val="20"/>
          <w:szCs w:val="20"/>
        </w:rPr>
        <w:t>iv_check_materials</w:t>
      </w:r>
      <w:proofErr w:type="spellEnd"/>
      <w:r w:rsidRPr="22CCEE4D">
        <w:rPr>
          <w:rFonts w:ascii="Courier New" w:eastAsia="Courier New" w:hAnsi="Courier New" w:cs="Courier New"/>
          <w:i/>
          <w:iCs/>
          <w:color w:val="808080" w:themeColor="background1" w:themeShade="80"/>
          <w:sz w:val="20"/>
          <w:szCs w:val="20"/>
        </w:rPr>
        <w:t xml:space="preserve"> = </w:t>
      </w:r>
      <w:proofErr w:type="spellStart"/>
      <w:r w:rsidRPr="22CCEE4D">
        <w:rPr>
          <w:rFonts w:ascii="Courier New" w:eastAsia="Courier New" w:hAnsi="Courier New" w:cs="Courier New"/>
          <w:i/>
          <w:iCs/>
          <w:color w:val="808080" w:themeColor="background1" w:themeShade="80"/>
          <w:sz w:val="20"/>
          <w:szCs w:val="20"/>
        </w:rPr>
        <w:t>abap_true</w:t>
      </w:r>
      <w:proofErr w:type="spellEnd"/>
      <w:r w:rsidRPr="22CCEE4D">
        <w:rPr>
          <w:rFonts w:ascii="Courier New" w:eastAsia="Courier New" w:hAnsi="Courier New" w:cs="Courier New"/>
          <w:i/>
          <w:iCs/>
          <w:color w:val="808080" w:themeColor="background1" w:themeShade="80"/>
          <w:sz w:val="20"/>
          <w:szCs w:val="20"/>
        </w:rPr>
        <w:t xml:space="preserve"> AND</w:t>
      </w:r>
    </w:p>
    <w:p w14:paraId="656FD9FE" w14:textId="6DFB9D3F"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me-&gt;</w:t>
      </w:r>
      <w:proofErr w:type="spellStart"/>
      <w:r w:rsidRPr="22CCEE4D">
        <w:rPr>
          <w:rFonts w:ascii="Courier New" w:eastAsia="Courier New" w:hAnsi="Courier New" w:cs="Courier New"/>
          <w:i/>
          <w:iCs/>
          <w:color w:val="808080" w:themeColor="background1" w:themeShade="80"/>
          <w:sz w:val="20"/>
          <w:szCs w:val="20"/>
        </w:rPr>
        <w:t>gt_marc</w:t>
      </w:r>
      <w:proofErr w:type="spellEnd"/>
      <w:r w:rsidRPr="22CCEE4D">
        <w:rPr>
          <w:rFonts w:ascii="Courier New" w:eastAsia="Courier New" w:hAnsi="Courier New" w:cs="Courier New"/>
          <w:i/>
          <w:iCs/>
          <w:color w:val="808080" w:themeColor="background1" w:themeShade="80"/>
          <w:sz w:val="20"/>
          <w:szCs w:val="20"/>
        </w:rPr>
        <w:t xml:space="preserve"> IS INITIAL.</w:t>
      </w:r>
    </w:p>
    <w:p w14:paraId="4F97963B" w14:textId="210A87FF"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RETURN.</w:t>
      </w:r>
    </w:p>
    <w:p w14:paraId="3A7EB293" w14:textId="7E4E2662"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    ENDIF.</w:t>
      </w:r>
    </w:p>
    <w:p w14:paraId="06113FAF" w14:textId="3E06BA56" w:rsidR="207E64D2" w:rsidRDefault="207E64D2">
      <w:r w:rsidRPr="22CCEE4D">
        <w:rPr>
          <w:rFonts w:eastAsia="Times New Roman"/>
        </w:rPr>
        <w:t xml:space="preserve"> </w:t>
      </w:r>
    </w:p>
    <w:p w14:paraId="395E7C04" w14:textId="2BDEB100"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IF </w:t>
      </w:r>
      <w:proofErr w:type="spellStart"/>
      <w:r w:rsidRPr="22CCEE4D">
        <w:rPr>
          <w:rFonts w:eastAsia="Times New Roman"/>
        </w:rPr>
        <w:t>it_vbap</w:t>
      </w:r>
      <w:proofErr w:type="spellEnd"/>
      <w:r w:rsidRPr="22CCEE4D">
        <w:rPr>
          <w:rFonts w:eastAsia="Times New Roman"/>
        </w:rPr>
        <w:t xml:space="preserve"> </w:t>
      </w:r>
      <w:r w:rsidRPr="22CCEE4D">
        <w:rPr>
          <w:rFonts w:ascii="Courier New" w:eastAsia="Courier New" w:hAnsi="Courier New" w:cs="Courier New"/>
          <w:color w:val="0000FF"/>
          <w:sz w:val="20"/>
          <w:szCs w:val="20"/>
        </w:rPr>
        <w:t>IS NOT INITIAL</w:t>
      </w:r>
      <w:r w:rsidRPr="22CCEE4D">
        <w:rPr>
          <w:rFonts w:ascii="Courier New" w:eastAsia="Courier New" w:hAnsi="Courier New" w:cs="Courier New"/>
          <w:color w:val="800080"/>
          <w:sz w:val="20"/>
          <w:szCs w:val="20"/>
        </w:rPr>
        <w:t>.</w:t>
      </w:r>
    </w:p>
    <w:p w14:paraId="4CA8479D" w14:textId="73F7CC36"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SELECT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p>
    <w:p w14:paraId="5FCD69E7" w14:textId="02216F75"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p>
    <w:p w14:paraId="3607AE80" w14:textId="206653CF"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p>
    <w:p w14:paraId="6BB83B78" w14:textId="298A4904"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vbelp</w:t>
      </w:r>
      <w:proofErr w:type="spellEnd"/>
    </w:p>
    <w:p w14:paraId="1EF25F52" w14:textId="248CF68C" w:rsidR="207E64D2" w:rsidRDefault="207E64D2">
      <w:r w:rsidRPr="22CCEE4D">
        <w:rPr>
          <w:rFonts w:eastAsia="Times New Roman"/>
        </w:rPr>
        <w:t xml:space="preserve">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matnr</w:t>
      </w:r>
      <w:proofErr w:type="spellEnd"/>
    </w:p>
    <w:p w14:paraId="2494F9E9" w14:textId="08B96090" w:rsidR="207E64D2" w:rsidRDefault="207E64D2">
      <w:r w:rsidRPr="22CCEE4D">
        <w:rPr>
          <w:rFonts w:eastAsia="Times New Roman"/>
        </w:rPr>
        <w:t xml:space="preserve">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lifnr</w:t>
      </w:r>
      <w:proofErr w:type="spellEnd"/>
    </w:p>
    <w:p w14:paraId="0342C4EC" w14:textId="3E15FB15" w:rsidR="207E64D2" w:rsidRDefault="207E64D2">
      <w:r w:rsidRPr="22CCEE4D">
        <w:rPr>
          <w:rFonts w:eastAsia="Times New Roman"/>
        </w:rPr>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bewtp</w:t>
      </w:r>
      <w:proofErr w:type="spellEnd"/>
    </w:p>
    <w:p w14:paraId="3FEACDE9" w14:textId="280FDFEA" w:rsidR="207E64D2" w:rsidRDefault="207E64D2">
      <w:r w:rsidRPr="22CCEE4D">
        <w:rPr>
          <w:rFonts w:eastAsia="Times New Roman"/>
        </w:rPr>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budat</w:t>
      </w:r>
      <w:proofErr w:type="spellEnd"/>
    </w:p>
    <w:p w14:paraId="546ACC41" w14:textId="4C85B206" w:rsidR="207E64D2" w:rsidRDefault="207E64D2">
      <w:r w:rsidRPr="22CCEE4D">
        <w:rPr>
          <w:rFonts w:eastAsia="Times New Roman"/>
        </w:rPr>
        <w:t xml:space="preserve">              lfa1</w:t>
      </w:r>
      <w:r w:rsidRPr="22CCEE4D">
        <w:rPr>
          <w:rFonts w:ascii="Courier New" w:eastAsia="Courier New" w:hAnsi="Courier New" w:cs="Courier New"/>
          <w:color w:val="808080" w:themeColor="background1" w:themeShade="80"/>
          <w:sz w:val="20"/>
          <w:szCs w:val="20"/>
        </w:rPr>
        <w:t>~</w:t>
      </w:r>
      <w:r w:rsidRPr="22CCEE4D">
        <w:rPr>
          <w:rFonts w:eastAsia="Times New Roman"/>
        </w:rPr>
        <w:t xml:space="preserve">name1    </w:t>
      </w:r>
      <w:r w:rsidRPr="22CCEE4D">
        <w:rPr>
          <w:rFonts w:ascii="Courier New" w:eastAsia="Courier New" w:hAnsi="Courier New" w:cs="Courier New"/>
          <w:i/>
          <w:iCs/>
          <w:color w:val="808080" w:themeColor="background1" w:themeShade="80"/>
          <w:sz w:val="20"/>
          <w:szCs w:val="20"/>
        </w:rPr>
        <w:t>"PCR026486++</w:t>
      </w:r>
    </w:p>
    <w:p w14:paraId="2E8EE564" w14:textId="40013000"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FROM </w:t>
      </w:r>
      <w:r w:rsidRPr="22CCEE4D">
        <w:rPr>
          <w:rFonts w:ascii="Courier New" w:eastAsia="Courier New" w:hAnsi="Courier New" w:cs="Courier New"/>
          <w:color w:val="800080"/>
          <w:sz w:val="20"/>
          <w:szCs w:val="20"/>
        </w:rPr>
        <w:t xml:space="preserve">( ( </w:t>
      </w:r>
      <w:proofErr w:type="spellStart"/>
      <w:r w:rsidRPr="22CCEE4D">
        <w:rPr>
          <w:rFonts w:eastAsia="Times New Roman"/>
        </w:rPr>
        <w:t>ekkn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ekkn</w:t>
      </w:r>
      <w:proofErr w:type="spellEnd"/>
      <w:r w:rsidRPr="22CCEE4D">
        <w:rPr>
          <w:rFonts w:eastAsia="Times New Roman"/>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ekko</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ekko</w:t>
      </w:r>
      <w:proofErr w:type="spellEnd"/>
    </w:p>
    <w:p w14:paraId="1EFCE077" w14:textId="6DAF85A0"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6A433286" w14:textId="0E03BB76" w:rsidR="207E64D2" w:rsidRDefault="207E64D2">
      <w:r w:rsidRPr="22CCEE4D">
        <w:rPr>
          <w:rFonts w:eastAsia="Times New Roman"/>
        </w:rPr>
        <w:t xml:space="preserve">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loekz</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abap_false</w:t>
      </w:r>
      <w:proofErr w:type="spellEnd"/>
      <w:r w:rsidRPr="22CCEE4D">
        <w:rPr>
          <w:rFonts w:eastAsia="Times New Roman"/>
        </w:rPr>
        <w:t xml:space="preserve"> </w:t>
      </w:r>
      <w:r w:rsidRPr="22CCEE4D">
        <w:rPr>
          <w:rFonts w:ascii="Courier New" w:eastAsia="Courier New" w:hAnsi="Courier New" w:cs="Courier New"/>
          <w:color w:val="800080"/>
          <w:sz w:val="20"/>
          <w:szCs w:val="20"/>
        </w:rPr>
        <w:t>)</w:t>
      </w:r>
    </w:p>
    <w:p w14:paraId="432B7EC0" w14:textId="2D59120F" w:rsidR="207E64D2" w:rsidRDefault="207E64D2">
      <w:r w:rsidRPr="22CCEE4D">
        <w:rPr>
          <w:rFonts w:eastAsia="Times New Roman"/>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ekpo</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ekpo</w:t>
      </w:r>
      <w:proofErr w:type="spellEnd"/>
    </w:p>
    <w:p w14:paraId="773121B1" w14:textId="73284C90"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612F92A2" w14:textId="03FF83DE"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6E930E20" w14:textId="3F30EF99" w:rsidR="207E64D2" w:rsidRDefault="207E64D2" w:rsidP="22CCEE4D">
      <w:pPr>
        <w:rPr>
          <w:rFonts w:ascii="Courier New" w:eastAsia="Courier New" w:hAnsi="Courier New" w:cs="Courier New"/>
          <w:i/>
          <w:iCs/>
          <w:color w:val="808080" w:themeColor="background1" w:themeShade="80"/>
          <w:sz w:val="20"/>
          <w:szCs w:val="20"/>
          <w:highlight w:val="yellow"/>
        </w:rPr>
      </w:pPr>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highlight w:val="yellow"/>
        </w:rPr>
        <w:t xml:space="preserve">*                       </w:t>
      </w:r>
      <w:proofErr w:type="spellStart"/>
      <w:r w:rsidRPr="22CCEE4D">
        <w:rPr>
          <w:rFonts w:ascii="Courier New" w:eastAsia="Courier New" w:hAnsi="Courier New" w:cs="Courier New"/>
          <w:i/>
          <w:iCs/>
          <w:color w:val="808080" w:themeColor="background1" w:themeShade="80"/>
          <w:sz w:val="20"/>
          <w:szCs w:val="20"/>
          <w:highlight w:val="yellow"/>
        </w:rPr>
        <w:t>ekpo~pstyp</w:t>
      </w:r>
      <w:proofErr w:type="spellEnd"/>
      <w:r w:rsidRPr="22CCEE4D">
        <w:rPr>
          <w:rFonts w:ascii="Courier New" w:eastAsia="Courier New" w:hAnsi="Courier New" w:cs="Courier New"/>
          <w:i/>
          <w:iCs/>
          <w:color w:val="808080" w:themeColor="background1" w:themeShade="80"/>
          <w:sz w:val="20"/>
          <w:szCs w:val="20"/>
          <w:highlight w:val="yellow"/>
        </w:rPr>
        <w:t xml:space="preserve"> EQ me-&gt;gc_3   AND           "PCR026486/Defect#1760--</w:t>
      </w:r>
    </w:p>
    <w:p w14:paraId="49AEBEA1" w14:textId="06FCECB0" w:rsidR="207E64D2" w:rsidRDefault="207E64D2">
      <w:r w:rsidRPr="22CCEE4D">
        <w:rPr>
          <w:rFonts w:eastAsia="Times New Roman"/>
        </w:rPr>
        <w:t xml:space="preserve">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loekz</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abap_false</w:t>
      </w:r>
      <w:proofErr w:type="spellEnd"/>
      <w:r w:rsidRPr="22CCEE4D">
        <w:rPr>
          <w:rFonts w:eastAsia="Times New Roman"/>
        </w:rPr>
        <w:t xml:space="preserve"> </w:t>
      </w:r>
      <w:r w:rsidRPr="22CCEE4D">
        <w:rPr>
          <w:rFonts w:ascii="Courier New" w:eastAsia="Courier New" w:hAnsi="Courier New" w:cs="Courier New"/>
          <w:color w:val="800080"/>
          <w:sz w:val="20"/>
          <w:szCs w:val="20"/>
        </w:rPr>
        <w:t>)</w:t>
      </w:r>
    </w:p>
    <w:p w14:paraId="4F062039" w14:textId="66412FD4" w:rsidR="207E64D2" w:rsidRDefault="207E64D2">
      <w:r w:rsidRPr="22CCEE4D">
        <w:rPr>
          <w:rFonts w:eastAsia="Times New Roman"/>
        </w:rPr>
        <w:t xml:space="preserve">                   INNER </w:t>
      </w:r>
      <w:r w:rsidRPr="22CCEE4D">
        <w:rPr>
          <w:rFonts w:ascii="Courier New" w:eastAsia="Courier New" w:hAnsi="Courier New" w:cs="Courier New"/>
          <w:color w:val="0000FF"/>
          <w:sz w:val="20"/>
          <w:szCs w:val="20"/>
        </w:rPr>
        <w:t xml:space="preserve">JOIN </w:t>
      </w:r>
      <w:r w:rsidRPr="22CCEE4D">
        <w:rPr>
          <w:rFonts w:eastAsia="Times New Roman"/>
        </w:rPr>
        <w:t xml:space="preserve">lfa1 </w:t>
      </w:r>
      <w:r w:rsidRPr="22CCEE4D">
        <w:rPr>
          <w:rFonts w:ascii="Courier New" w:eastAsia="Courier New" w:hAnsi="Courier New" w:cs="Courier New"/>
          <w:color w:val="0000FF"/>
          <w:sz w:val="20"/>
          <w:szCs w:val="20"/>
        </w:rPr>
        <w:t xml:space="preserve">ON </w:t>
      </w:r>
      <w:r w:rsidRPr="22CCEE4D">
        <w:rPr>
          <w:rFonts w:eastAsia="Times New Roman"/>
        </w:rPr>
        <w:t>lfa1</w:t>
      </w:r>
      <w:r w:rsidRPr="22CCEE4D">
        <w:rPr>
          <w:rFonts w:ascii="Courier New" w:eastAsia="Courier New" w:hAnsi="Courier New" w:cs="Courier New"/>
          <w:color w:val="808080" w:themeColor="background1" w:themeShade="80"/>
          <w:sz w:val="20"/>
          <w:szCs w:val="20"/>
        </w:rPr>
        <w:t>~</w:t>
      </w:r>
      <w:r w:rsidRPr="22CCEE4D">
        <w:rPr>
          <w:rFonts w:eastAsia="Times New Roman"/>
        </w:rPr>
        <w:t xml:space="preserve">lifnr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lifnr</w:t>
      </w:r>
      <w:proofErr w:type="spellEnd"/>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"PCR026486++</w:t>
      </w:r>
    </w:p>
    <w:p w14:paraId="4B017662" w14:textId="4A4521A1"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LEFT </w:t>
      </w:r>
      <w:r w:rsidRPr="22CCEE4D">
        <w:rPr>
          <w:rFonts w:eastAsia="Times New Roman"/>
        </w:rPr>
        <w:t xml:space="preserve">OUTER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ekbe</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ekbe</w:t>
      </w:r>
      <w:proofErr w:type="spellEnd"/>
    </w:p>
    <w:p w14:paraId="512A4A85" w14:textId="0665990E"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1EF45080" w14:textId="3CD63BE6"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64047578" w14:textId="1C42633D" w:rsidR="207E64D2" w:rsidRDefault="207E64D2">
      <w:r w:rsidRPr="22CCEE4D">
        <w:rPr>
          <w:rFonts w:eastAsia="Times New Roman"/>
        </w:rPr>
        <w:lastRenderedPageBreak/>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bewtp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r w:rsidRPr="22CCEE4D">
        <w:rPr>
          <w:rFonts w:ascii="Courier New" w:eastAsia="Courier New" w:hAnsi="Courier New" w:cs="Courier New"/>
          <w:color w:val="4DA619"/>
          <w:sz w:val="20"/>
          <w:szCs w:val="20"/>
        </w:rPr>
        <w:t xml:space="preserve">'E'           </w:t>
      </w:r>
      <w:r w:rsidRPr="22CCEE4D">
        <w:rPr>
          <w:rFonts w:ascii="Courier New" w:eastAsia="Courier New" w:hAnsi="Courier New" w:cs="Courier New"/>
          <w:i/>
          <w:iCs/>
          <w:color w:val="808080" w:themeColor="background1" w:themeShade="80"/>
          <w:sz w:val="20"/>
          <w:szCs w:val="20"/>
        </w:rPr>
        <w:t>"CR comment - Constant not required, not used anywhere else</w:t>
      </w:r>
    </w:p>
    <w:p w14:paraId="15643465" w14:textId="76821B2B"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INTO TABLE </w:t>
      </w:r>
      <w:r w:rsidRPr="22CCEE4D">
        <w:rPr>
          <w:rFonts w:eastAsia="Times New Roman"/>
        </w:rPr>
        <w:t>me</w:t>
      </w:r>
      <w:r w:rsidRPr="22CCEE4D">
        <w:rPr>
          <w:rFonts w:ascii="Courier New" w:eastAsia="Courier New" w:hAnsi="Courier New" w:cs="Courier New"/>
          <w:color w:val="808080" w:themeColor="background1" w:themeShade="80"/>
          <w:sz w:val="20"/>
          <w:szCs w:val="20"/>
        </w:rPr>
        <w:t>-&gt;</w:t>
      </w:r>
      <w:proofErr w:type="spellStart"/>
      <w:r w:rsidRPr="22CCEE4D">
        <w:rPr>
          <w:rFonts w:eastAsia="Times New Roman"/>
        </w:rPr>
        <w:t>gt_purch_details</w:t>
      </w:r>
      <w:proofErr w:type="spellEnd"/>
    </w:p>
    <w:p w14:paraId="19CE8B46" w14:textId="36C6F775"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FOR ALL </w:t>
      </w:r>
      <w:r w:rsidRPr="22CCEE4D">
        <w:rPr>
          <w:rFonts w:eastAsia="Times New Roman"/>
        </w:rPr>
        <w:t xml:space="preserve">ENTRIES </w:t>
      </w:r>
      <w:r w:rsidRPr="22CCEE4D">
        <w:rPr>
          <w:rFonts w:ascii="Courier New" w:eastAsia="Courier New" w:hAnsi="Courier New" w:cs="Courier New"/>
          <w:color w:val="0000FF"/>
          <w:sz w:val="20"/>
          <w:szCs w:val="20"/>
        </w:rPr>
        <w:t xml:space="preserve">IN </w:t>
      </w:r>
      <w:proofErr w:type="spellStart"/>
      <w:r w:rsidRPr="22CCEE4D">
        <w:rPr>
          <w:rFonts w:eastAsia="Times New Roman"/>
        </w:rPr>
        <w:t>it_vbap</w:t>
      </w:r>
      <w:proofErr w:type="spellEnd"/>
    </w:p>
    <w:p w14:paraId="4A941B03" w14:textId="0BC6C1B5"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WHERE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it_vbap</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p>
    <w:p w14:paraId="2E9943F4" w14:textId="49091FFD"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AND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it_vbap</w:t>
      </w:r>
      <w:r w:rsidRPr="22CCEE4D">
        <w:rPr>
          <w:rFonts w:ascii="Courier New" w:eastAsia="Courier New" w:hAnsi="Courier New" w:cs="Courier New"/>
          <w:color w:val="808080" w:themeColor="background1" w:themeShade="80"/>
          <w:sz w:val="20"/>
          <w:szCs w:val="20"/>
        </w:rPr>
        <w:t>-</w:t>
      </w:r>
      <w:r w:rsidRPr="22CCEE4D">
        <w:rPr>
          <w:rFonts w:eastAsia="Times New Roman"/>
        </w:rPr>
        <w:t>posnr</w:t>
      </w:r>
      <w:proofErr w:type="spellEnd"/>
      <w:r w:rsidRPr="22CCEE4D">
        <w:rPr>
          <w:rFonts w:ascii="Courier New" w:eastAsia="Courier New" w:hAnsi="Courier New" w:cs="Courier New"/>
          <w:color w:val="800080"/>
          <w:sz w:val="20"/>
          <w:szCs w:val="20"/>
        </w:rPr>
        <w:t>.</w:t>
      </w:r>
    </w:p>
    <w:p w14:paraId="41B2B19B" w14:textId="2735BC3F"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w:t>
      </w:r>
      <w:proofErr w:type="spellStart"/>
      <w:r w:rsidRPr="22CCEE4D">
        <w:rPr>
          <w:rFonts w:ascii="Courier New" w:eastAsia="Courier New" w:hAnsi="Courier New" w:cs="Courier New"/>
          <w:i/>
          <w:iCs/>
          <w:color w:val="808080" w:themeColor="background1" w:themeShade="80"/>
          <w:sz w:val="20"/>
          <w:szCs w:val="20"/>
        </w:rPr>
        <w:t>sy-subrc</w:t>
      </w:r>
      <w:proofErr w:type="spellEnd"/>
      <w:r w:rsidRPr="22CCEE4D">
        <w:rPr>
          <w:rFonts w:ascii="Courier New" w:eastAsia="Courier New" w:hAnsi="Courier New" w:cs="Courier New"/>
          <w:i/>
          <w:iCs/>
          <w:color w:val="808080" w:themeColor="background1" w:themeShade="80"/>
          <w:sz w:val="20"/>
          <w:szCs w:val="20"/>
        </w:rPr>
        <w:t xml:space="preserve"> check not required</w:t>
      </w:r>
    </w:p>
    <w:p w14:paraId="0E0EDD87" w14:textId="79CD5182"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ENDIF</w:t>
      </w:r>
      <w:r w:rsidRPr="22CCEE4D">
        <w:rPr>
          <w:rFonts w:ascii="Courier New" w:eastAsia="Courier New" w:hAnsi="Courier New" w:cs="Courier New"/>
          <w:color w:val="800080"/>
          <w:sz w:val="20"/>
          <w:szCs w:val="20"/>
        </w:rPr>
        <w:t>.</w:t>
      </w:r>
    </w:p>
    <w:p w14:paraId="5BF80C9F" w14:textId="5AA349BE" w:rsidR="207E64D2" w:rsidRDefault="207E64D2">
      <w:r w:rsidRPr="22CCEE4D">
        <w:rPr>
          <w:rFonts w:eastAsia="Times New Roman"/>
        </w:rPr>
        <w:t xml:space="preserve"> </w:t>
      </w:r>
    </w:p>
    <w:p w14:paraId="5E011A0E" w14:textId="508D2E8A"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IF </w:t>
      </w:r>
      <w:proofErr w:type="spellStart"/>
      <w:r w:rsidRPr="22CCEE4D">
        <w:rPr>
          <w:rFonts w:eastAsia="Times New Roman"/>
        </w:rPr>
        <w:t>it_keko</w:t>
      </w:r>
      <w:proofErr w:type="spellEnd"/>
      <w:r w:rsidRPr="22CCEE4D">
        <w:rPr>
          <w:rFonts w:eastAsia="Times New Roman"/>
        </w:rPr>
        <w:t xml:space="preserve"> </w:t>
      </w:r>
      <w:r w:rsidRPr="22CCEE4D">
        <w:rPr>
          <w:rFonts w:ascii="Courier New" w:eastAsia="Courier New" w:hAnsi="Courier New" w:cs="Courier New"/>
          <w:color w:val="0000FF"/>
          <w:sz w:val="20"/>
          <w:szCs w:val="20"/>
        </w:rPr>
        <w:t>IS NOT INITIAL</w:t>
      </w:r>
      <w:r w:rsidRPr="22CCEE4D">
        <w:rPr>
          <w:rFonts w:ascii="Courier New" w:eastAsia="Courier New" w:hAnsi="Courier New" w:cs="Courier New"/>
          <w:color w:val="800080"/>
          <w:sz w:val="20"/>
          <w:szCs w:val="20"/>
        </w:rPr>
        <w:t>.</w:t>
      </w:r>
    </w:p>
    <w:p w14:paraId="34BC7D5C" w14:textId="06E3813B"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SELECT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p>
    <w:p w14:paraId="1811C9D6" w14:textId="02133E99"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p>
    <w:p w14:paraId="710672E3" w14:textId="749E0776"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p>
    <w:p w14:paraId="50E96667" w14:textId="696E98CD"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vbelp</w:t>
      </w:r>
      <w:proofErr w:type="spellEnd"/>
    </w:p>
    <w:p w14:paraId="6B624C07" w14:textId="5CD4619D" w:rsidR="207E64D2" w:rsidRDefault="207E64D2">
      <w:r w:rsidRPr="22CCEE4D">
        <w:rPr>
          <w:rFonts w:eastAsia="Times New Roman"/>
        </w:rPr>
        <w:t xml:space="preserve">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matnr</w:t>
      </w:r>
      <w:proofErr w:type="spellEnd"/>
    </w:p>
    <w:p w14:paraId="697A6804" w14:textId="75220C13" w:rsidR="207E64D2" w:rsidRDefault="207E64D2">
      <w:r w:rsidRPr="22CCEE4D">
        <w:rPr>
          <w:rFonts w:eastAsia="Times New Roman"/>
        </w:rPr>
        <w:t xml:space="preserve">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lifnr</w:t>
      </w:r>
      <w:proofErr w:type="spellEnd"/>
    </w:p>
    <w:p w14:paraId="632B1753" w14:textId="35418745" w:rsidR="207E64D2" w:rsidRDefault="207E64D2">
      <w:r w:rsidRPr="22CCEE4D">
        <w:rPr>
          <w:rFonts w:eastAsia="Times New Roman"/>
        </w:rPr>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bewtp</w:t>
      </w:r>
      <w:proofErr w:type="spellEnd"/>
    </w:p>
    <w:p w14:paraId="78EF4D8B" w14:textId="41DFDF48" w:rsidR="207E64D2" w:rsidRDefault="207E64D2">
      <w:r w:rsidRPr="22CCEE4D">
        <w:rPr>
          <w:rFonts w:eastAsia="Times New Roman"/>
        </w:rPr>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budat</w:t>
      </w:r>
      <w:proofErr w:type="spellEnd"/>
    </w:p>
    <w:p w14:paraId="36ED07ED" w14:textId="248607BD" w:rsidR="207E64D2" w:rsidRDefault="207E64D2">
      <w:r w:rsidRPr="22CCEE4D">
        <w:rPr>
          <w:rFonts w:eastAsia="Times New Roman"/>
        </w:rPr>
        <w:t xml:space="preserve">              lfa1</w:t>
      </w:r>
      <w:r w:rsidRPr="22CCEE4D">
        <w:rPr>
          <w:rFonts w:ascii="Courier New" w:eastAsia="Courier New" w:hAnsi="Courier New" w:cs="Courier New"/>
          <w:color w:val="808080" w:themeColor="background1" w:themeShade="80"/>
          <w:sz w:val="20"/>
          <w:szCs w:val="20"/>
        </w:rPr>
        <w:t>~</w:t>
      </w:r>
      <w:r w:rsidRPr="22CCEE4D">
        <w:rPr>
          <w:rFonts w:eastAsia="Times New Roman"/>
        </w:rPr>
        <w:t xml:space="preserve">name1    </w:t>
      </w:r>
      <w:r w:rsidRPr="22CCEE4D">
        <w:rPr>
          <w:rFonts w:ascii="Courier New" w:eastAsia="Courier New" w:hAnsi="Courier New" w:cs="Courier New"/>
          <w:i/>
          <w:iCs/>
          <w:color w:val="808080" w:themeColor="background1" w:themeShade="80"/>
          <w:sz w:val="20"/>
          <w:szCs w:val="20"/>
        </w:rPr>
        <w:t>"PCR026486++</w:t>
      </w:r>
    </w:p>
    <w:p w14:paraId="2DE3E50B" w14:textId="2FCCD8FF"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FROM </w:t>
      </w:r>
      <w:r w:rsidRPr="22CCEE4D">
        <w:rPr>
          <w:rFonts w:ascii="Courier New" w:eastAsia="Courier New" w:hAnsi="Courier New" w:cs="Courier New"/>
          <w:color w:val="800080"/>
          <w:sz w:val="20"/>
          <w:szCs w:val="20"/>
        </w:rPr>
        <w:t xml:space="preserve">( ( </w:t>
      </w:r>
      <w:proofErr w:type="spellStart"/>
      <w:r w:rsidRPr="22CCEE4D">
        <w:rPr>
          <w:rFonts w:eastAsia="Times New Roman"/>
        </w:rPr>
        <w:t>ekkn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ekkn</w:t>
      </w:r>
      <w:proofErr w:type="spellEnd"/>
      <w:r w:rsidRPr="22CCEE4D">
        <w:rPr>
          <w:rFonts w:eastAsia="Times New Roman"/>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ekko</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ekko</w:t>
      </w:r>
      <w:proofErr w:type="spellEnd"/>
    </w:p>
    <w:p w14:paraId="7F8D6BB1" w14:textId="6D6F7671"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1C6EC88D" w14:textId="1BBC5B71" w:rsidR="207E64D2" w:rsidRDefault="207E64D2">
      <w:r w:rsidRPr="22CCEE4D">
        <w:rPr>
          <w:rFonts w:eastAsia="Times New Roman"/>
        </w:rPr>
        <w:t xml:space="preserve">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loekz</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abap_false</w:t>
      </w:r>
      <w:proofErr w:type="spellEnd"/>
      <w:r w:rsidRPr="22CCEE4D">
        <w:rPr>
          <w:rFonts w:eastAsia="Times New Roman"/>
        </w:rPr>
        <w:t xml:space="preserve"> </w:t>
      </w:r>
      <w:r w:rsidRPr="22CCEE4D">
        <w:rPr>
          <w:rFonts w:ascii="Courier New" w:eastAsia="Courier New" w:hAnsi="Courier New" w:cs="Courier New"/>
          <w:color w:val="800080"/>
          <w:sz w:val="20"/>
          <w:szCs w:val="20"/>
        </w:rPr>
        <w:t>)</w:t>
      </w:r>
    </w:p>
    <w:p w14:paraId="44F83ABB" w14:textId="3A575B09" w:rsidR="207E64D2" w:rsidRDefault="207E64D2">
      <w:r w:rsidRPr="22CCEE4D">
        <w:rPr>
          <w:rFonts w:eastAsia="Times New Roman"/>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ekpo</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ekpo</w:t>
      </w:r>
      <w:proofErr w:type="spellEnd"/>
    </w:p>
    <w:p w14:paraId="617C5129" w14:textId="5C14024D"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656DE878" w14:textId="33AA7012"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2598A95E" w14:textId="569CD0A6" w:rsidR="207E64D2" w:rsidRDefault="207E64D2" w:rsidP="22CCEE4D">
      <w:pPr>
        <w:rPr>
          <w:rFonts w:ascii="Courier New" w:eastAsia="Courier New" w:hAnsi="Courier New" w:cs="Courier New"/>
          <w:i/>
          <w:iCs/>
          <w:color w:val="808080" w:themeColor="background1" w:themeShade="80"/>
          <w:sz w:val="20"/>
          <w:szCs w:val="20"/>
          <w:highlight w:val="yellow"/>
        </w:rPr>
      </w:pPr>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highlight w:val="yellow"/>
        </w:rPr>
        <w:t xml:space="preserve">*                       </w:t>
      </w:r>
      <w:proofErr w:type="spellStart"/>
      <w:r w:rsidRPr="22CCEE4D">
        <w:rPr>
          <w:rFonts w:ascii="Courier New" w:eastAsia="Courier New" w:hAnsi="Courier New" w:cs="Courier New"/>
          <w:i/>
          <w:iCs/>
          <w:color w:val="808080" w:themeColor="background1" w:themeShade="80"/>
          <w:sz w:val="20"/>
          <w:szCs w:val="20"/>
          <w:highlight w:val="yellow"/>
        </w:rPr>
        <w:t>ekpo~pstyp</w:t>
      </w:r>
      <w:proofErr w:type="spellEnd"/>
      <w:r w:rsidRPr="22CCEE4D">
        <w:rPr>
          <w:rFonts w:ascii="Courier New" w:eastAsia="Courier New" w:hAnsi="Courier New" w:cs="Courier New"/>
          <w:i/>
          <w:iCs/>
          <w:color w:val="808080" w:themeColor="background1" w:themeShade="80"/>
          <w:sz w:val="20"/>
          <w:szCs w:val="20"/>
          <w:highlight w:val="yellow"/>
        </w:rPr>
        <w:t xml:space="preserve"> EQ me-&gt;gc_3   AND            "PCR026486/Defect#1760--</w:t>
      </w:r>
    </w:p>
    <w:p w14:paraId="27562C62" w14:textId="3EC0EFF6" w:rsidR="207E64D2" w:rsidRDefault="207E64D2">
      <w:r w:rsidRPr="22CCEE4D">
        <w:rPr>
          <w:rFonts w:eastAsia="Times New Roman"/>
        </w:rPr>
        <w:t xml:space="preserve">                        </w:t>
      </w:r>
      <w:proofErr w:type="spellStart"/>
      <w:r w:rsidRPr="22CCEE4D">
        <w:rPr>
          <w:rFonts w:eastAsia="Times New Roman"/>
        </w:rPr>
        <w:t>ekpo</w:t>
      </w:r>
      <w:r w:rsidRPr="22CCEE4D">
        <w:rPr>
          <w:rFonts w:ascii="Courier New" w:eastAsia="Courier New" w:hAnsi="Courier New" w:cs="Courier New"/>
          <w:color w:val="808080" w:themeColor="background1" w:themeShade="80"/>
          <w:sz w:val="20"/>
          <w:szCs w:val="20"/>
        </w:rPr>
        <w:t>~</w:t>
      </w:r>
      <w:r w:rsidRPr="22CCEE4D">
        <w:rPr>
          <w:rFonts w:eastAsia="Times New Roman"/>
        </w:rPr>
        <w:t>loekz</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abap_false</w:t>
      </w:r>
      <w:proofErr w:type="spellEnd"/>
      <w:r w:rsidRPr="22CCEE4D">
        <w:rPr>
          <w:rFonts w:eastAsia="Times New Roman"/>
        </w:rPr>
        <w:t xml:space="preserve"> </w:t>
      </w:r>
      <w:r w:rsidRPr="22CCEE4D">
        <w:rPr>
          <w:rFonts w:ascii="Courier New" w:eastAsia="Courier New" w:hAnsi="Courier New" w:cs="Courier New"/>
          <w:color w:val="800080"/>
          <w:sz w:val="20"/>
          <w:szCs w:val="20"/>
        </w:rPr>
        <w:t>)</w:t>
      </w:r>
    </w:p>
    <w:p w14:paraId="3A3F70A8" w14:textId="39EDDFFA" w:rsidR="207E64D2" w:rsidRDefault="207E64D2">
      <w:r w:rsidRPr="22CCEE4D">
        <w:rPr>
          <w:rFonts w:eastAsia="Times New Roman"/>
        </w:rPr>
        <w:t xml:space="preserve">                   INNER </w:t>
      </w:r>
      <w:r w:rsidRPr="22CCEE4D">
        <w:rPr>
          <w:rFonts w:ascii="Courier New" w:eastAsia="Courier New" w:hAnsi="Courier New" w:cs="Courier New"/>
          <w:color w:val="0000FF"/>
          <w:sz w:val="20"/>
          <w:szCs w:val="20"/>
        </w:rPr>
        <w:t xml:space="preserve">JOIN </w:t>
      </w:r>
      <w:r w:rsidRPr="22CCEE4D">
        <w:rPr>
          <w:rFonts w:eastAsia="Times New Roman"/>
        </w:rPr>
        <w:t xml:space="preserve">lfa1 </w:t>
      </w:r>
      <w:r w:rsidRPr="22CCEE4D">
        <w:rPr>
          <w:rFonts w:ascii="Courier New" w:eastAsia="Courier New" w:hAnsi="Courier New" w:cs="Courier New"/>
          <w:color w:val="0000FF"/>
          <w:sz w:val="20"/>
          <w:szCs w:val="20"/>
        </w:rPr>
        <w:t xml:space="preserve">ON </w:t>
      </w:r>
      <w:r w:rsidRPr="22CCEE4D">
        <w:rPr>
          <w:rFonts w:eastAsia="Times New Roman"/>
        </w:rPr>
        <w:t>lfa1</w:t>
      </w:r>
      <w:r w:rsidRPr="22CCEE4D">
        <w:rPr>
          <w:rFonts w:ascii="Courier New" w:eastAsia="Courier New" w:hAnsi="Courier New" w:cs="Courier New"/>
          <w:color w:val="808080" w:themeColor="background1" w:themeShade="80"/>
          <w:sz w:val="20"/>
          <w:szCs w:val="20"/>
        </w:rPr>
        <w:t>~</w:t>
      </w:r>
      <w:r w:rsidRPr="22CCEE4D">
        <w:rPr>
          <w:rFonts w:eastAsia="Times New Roman"/>
        </w:rPr>
        <w:t xml:space="preserve">lifnr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ekko</w:t>
      </w:r>
      <w:r w:rsidRPr="22CCEE4D">
        <w:rPr>
          <w:rFonts w:ascii="Courier New" w:eastAsia="Courier New" w:hAnsi="Courier New" w:cs="Courier New"/>
          <w:color w:val="808080" w:themeColor="background1" w:themeShade="80"/>
          <w:sz w:val="20"/>
          <w:szCs w:val="20"/>
        </w:rPr>
        <w:t>~</w:t>
      </w:r>
      <w:r w:rsidRPr="22CCEE4D">
        <w:rPr>
          <w:rFonts w:eastAsia="Times New Roman"/>
        </w:rPr>
        <w:t>lifnr</w:t>
      </w:r>
      <w:proofErr w:type="spellEnd"/>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"PCR026486++</w:t>
      </w:r>
    </w:p>
    <w:p w14:paraId="7D22DC13" w14:textId="119D0152"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LEFT </w:t>
      </w:r>
      <w:r w:rsidRPr="22CCEE4D">
        <w:rPr>
          <w:rFonts w:eastAsia="Times New Roman"/>
        </w:rPr>
        <w:t xml:space="preserve">OUTER </w:t>
      </w:r>
      <w:r w:rsidRPr="22CCEE4D">
        <w:rPr>
          <w:rFonts w:ascii="Courier New" w:eastAsia="Courier New" w:hAnsi="Courier New" w:cs="Courier New"/>
          <w:color w:val="0000FF"/>
          <w:sz w:val="20"/>
          <w:szCs w:val="20"/>
        </w:rPr>
        <w:t xml:space="preserve">JOIN </w:t>
      </w:r>
      <w:proofErr w:type="spellStart"/>
      <w:r w:rsidRPr="22CCEE4D">
        <w:rPr>
          <w:rFonts w:eastAsia="Times New Roman"/>
        </w:rPr>
        <w:t>ekbe</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AS </w:t>
      </w:r>
      <w:proofErr w:type="spellStart"/>
      <w:r w:rsidRPr="22CCEE4D">
        <w:rPr>
          <w:rFonts w:eastAsia="Times New Roman"/>
        </w:rPr>
        <w:t>ekbe</w:t>
      </w:r>
      <w:proofErr w:type="spellEnd"/>
    </w:p>
    <w:p w14:paraId="31247682" w14:textId="34757B2A"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ON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ebeln</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7566C500" w14:textId="37766FC6" w:rsidR="207E64D2" w:rsidRDefault="207E64D2">
      <w:r w:rsidRPr="22CCEE4D">
        <w:rPr>
          <w:rFonts w:eastAsia="Times New Roman"/>
        </w:rPr>
        <w:t xml:space="preserv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ebelp</w:t>
      </w:r>
      <w:proofErr w:type="spellEnd"/>
      <w:r w:rsidRPr="22CCEE4D">
        <w:rPr>
          <w:rFonts w:eastAsia="Times New Roman"/>
        </w:rPr>
        <w:t xml:space="preserve"> </w:t>
      </w:r>
      <w:r w:rsidRPr="22CCEE4D">
        <w:rPr>
          <w:rFonts w:ascii="Courier New" w:eastAsia="Courier New" w:hAnsi="Courier New" w:cs="Courier New"/>
          <w:color w:val="0000FF"/>
          <w:sz w:val="20"/>
          <w:szCs w:val="20"/>
        </w:rPr>
        <w:t>AND</w:t>
      </w:r>
    </w:p>
    <w:p w14:paraId="501A58ED" w14:textId="7BF5F377" w:rsidR="207E64D2" w:rsidRDefault="207E64D2">
      <w:r w:rsidRPr="22CCEE4D">
        <w:rPr>
          <w:rFonts w:eastAsia="Times New Roman"/>
        </w:rPr>
        <w:t xml:space="preserve">                        </w:t>
      </w:r>
      <w:proofErr w:type="spellStart"/>
      <w:r w:rsidRPr="22CCEE4D">
        <w:rPr>
          <w:rFonts w:eastAsia="Times New Roman"/>
        </w:rPr>
        <w:t>ekbe</w:t>
      </w:r>
      <w:r w:rsidRPr="22CCEE4D">
        <w:rPr>
          <w:rFonts w:ascii="Courier New" w:eastAsia="Courier New" w:hAnsi="Courier New" w:cs="Courier New"/>
          <w:color w:val="808080" w:themeColor="background1" w:themeShade="80"/>
          <w:sz w:val="20"/>
          <w:szCs w:val="20"/>
        </w:rPr>
        <w:t>~</w:t>
      </w:r>
      <w:r w:rsidRPr="22CCEE4D">
        <w:rPr>
          <w:rFonts w:eastAsia="Times New Roman"/>
        </w:rPr>
        <w:t>bewtp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r w:rsidRPr="22CCEE4D">
        <w:rPr>
          <w:rFonts w:ascii="Courier New" w:eastAsia="Courier New" w:hAnsi="Courier New" w:cs="Courier New"/>
          <w:color w:val="4DA619"/>
          <w:sz w:val="20"/>
          <w:szCs w:val="20"/>
        </w:rPr>
        <w:t xml:space="preserve">'E'           </w:t>
      </w:r>
      <w:r w:rsidRPr="22CCEE4D">
        <w:rPr>
          <w:rFonts w:ascii="Courier New" w:eastAsia="Courier New" w:hAnsi="Courier New" w:cs="Courier New"/>
          <w:i/>
          <w:iCs/>
          <w:color w:val="808080" w:themeColor="background1" w:themeShade="80"/>
          <w:sz w:val="20"/>
          <w:szCs w:val="20"/>
        </w:rPr>
        <w:t>"CR comment - Constant not required, not used anywhere else</w:t>
      </w:r>
    </w:p>
    <w:p w14:paraId="2DDDA0D3" w14:textId="4CDB65E4"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INTO TABLE </w:t>
      </w:r>
      <w:r w:rsidRPr="22CCEE4D">
        <w:rPr>
          <w:rFonts w:eastAsia="Times New Roman"/>
        </w:rPr>
        <w:t>me</w:t>
      </w:r>
      <w:r w:rsidRPr="22CCEE4D">
        <w:rPr>
          <w:rFonts w:ascii="Courier New" w:eastAsia="Courier New" w:hAnsi="Courier New" w:cs="Courier New"/>
          <w:color w:val="808080" w:themeColor="background1" w:themeShade="80"/>
          <w:sz w:val="20"/>
          <w:szCs w:val="20"/>
        </w:rPr>
        <w:t>-&gt;</w:t>
      </w:r>
      <w:proofErr w:type="spellStart"/>
      <w:r w:rsidRPr="22CCEE4D">
        <w:rPr>
          <w:rFonts w:eastAsia="Times New Roman"/>
        </w:rPr>
        <w:t>gt_purch_details</w:t>
      </w:r>
      <w:proofErr w:type="spellEnd"/>
    </w:p>
    <w:p w14:paraId="6546B8CA" w14:textId="62DCD8F3"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FOR ALL </w:t>
      </w:r>
      <w:r w:rsidRPr="22CCEE4D">
        <w:rPr>
          <w:rFonts w:eastAsia="Times New Roman"/>
        </w:rPr>
        <w:t xml:space="preserve">ENTRIES </w:t>
      </w:r>
      <w:r w:rsidRPr="22CCEE4D">
        <w:rPr>
          <w:rFonts w:ascii="Courier New" w:eastAsia="Courier New" w:hAnsi="Courier New" w:cs="Courier New"/>
          <w:color w:val="0000FF"/>
          <w:sz w:val="20"/>
          <w:szCs w:val="20"/>
        </w:rPr>
        <w:t xml:space="preserve">IN </w:t>
      </w:r>
      <w:proofErr w:type="spellStart"/>
      <w:r w:rsidRPr="22CCEE4D">
        <w:rPr>
          <w:rFonts w:eastAsia="Times New Roman"/>
        </w:rPr>
        <w:t>it_keko</w:t>
      </w:r>
      <w:proofErr w:type="spellEnd"/>
    </w:p>
    <w:p w14:paraId="33BFC1EC" w14:textId="4E61BE50"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WHERE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it_keko</w:t>
      </w:r>
      <w:r w:rsidRPr="22CCEE4D">
        <w:rPr>
          <w:rFonts w:ascii="Courier New" w:eastAsia="Courier New" w:hAnsi="Courier New" w:cs="Courier New"/>
          <w:color w:val="808080" w:themeColor="background1" w:themeShade="80"/>
          <w:sz w:val="20"/>
          <w:szCs w:val="20"/>
        </w:rPr>
        <w:t>-</w:t>
      </w:r>
      <w:r w:rsidRPr="22CCEE4D">
        <w:rPr>
          <w:rFonts w:eastAsia="Times New Roman"/>
        </w:rPr>
        <w:t>vbeln</w:t>
      </w:r>
      <w:proofErr w:type="spellEnd"/>
    </w:p>
    <w:p w14:paraId="46C89273" w14:textId="73D4068C"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 xml:space="preserve">AND </w:t>
      </w:r>
      <w:proofErr w:type="spellStart"/>
      <w:r w:rsidRPr="22CCEE4D">
        <w:rPr>
          <w:rFonts w:eastAsia="Times New Roman"/>
        </w:rPr>
        <w:t>ekkn</w:t>
      </w:r>
      <w:r w:rsidRPr="22CCEE4D">
        <w:rPr>
          <w:rFonts w:ascii="Courier New" w:eastAsia="Courier New" w:hAnsi="Courier New" w:cs="Courier New"/>
          <w:color w:val="808080" w:themeColor="background1" w:themeShade="80"/>
          <w:sz w:val="20"/>
          <w:szCs w:val="20"/>
        </w:rPr>
        <w:t>~</w:t>
      </w:r>
      <w:r w:rsidRPr="22CCEE4D">
        <w:rPr>
          <w:rFonts w:eastAsia="Times New Roman"/>
        </w:rPr>
        <w:t>vbelp</w:t>
      </w:r>
      <w:proofErr w:type="spellEnd"/>
      <w:r w:rsidRPr="22CCEE4D">
        <w:rPr>
          <w:rFonts w:eastAsia="Times New Roman"/>
        </w:rPr>
        <w:t xml:space="preserve"> </w:t>
      </w:r>
      <w:r w:rsidRPr="22CCEE4D">
        <w:rPr>
          <w:rFonts w:ascii="Courier New" w:eastAsia="Courier New" w:hAnsi="Courier New" w:cs="Courier New"/>
          <w:color w:val="0000FF"/>
          <w:sz w:val="20"/>
          <w:szCs w:val="20"/>
        </w:rPr>
        <w:t xml:space="preserve">EQ </w:t>
      </w:r>
      <w:proofErr w:type="spellStart"/>
      <w:r w:rsidRPr="22CCEE4D">
        <w:rPr>
          <w:rFonts w:eastAsia="Times New Roman"/>
        </w:rPr>
        <w:t>it_keko</w:t>
      </w:r>
      <w:r w:rsidRPr="22CCEE4D">
        <w:rPr>
          <w:rFonts w:ascii="Courier New" w:eastAsia="Courier New" w:hAnsi="Courier New" w:cs="Courier New"/>
          <w:color w:val="808080" w:themeColor="background1" w:themeShade="80"/>
          <w:sz w:val="20"/>
          <w:szCs w:val="20"/>
        </w:rPr>
        <w:t>-</w:t>
      </w:r>
      <w:r w:rsidRPr="22CCEE4D">
        <w:rPr>
          <w:rFonts w:eastAsia="Times New Roman"/>
        </w:rPr>
        <w:t>posnr</w:t>
      </w:r>
      <w:proofErr w:type="spellEnd"/>
      <w:r w:rsidRPr="22CCEE4D">
        <w:rPr>
          <w:rFonts w:ascii="Courier New" w:eastAsia="Courier New" w:hAnsi="Courier New" w:cs="Courier New"/>
          <w:color w:val="800080"/>
          <w:sz w:val="20"/>
          <w:szCs w:val="20"/>
        </w:rPr>
        <w:t>.</w:t>
      </w:r>
    </w:p>
    <w:p w14:paraId="4E9A5414" w14:textId="5E34F406" w:rsidR="207E64D2" w:rsidRDefault="207E64D2">
      <w:r w:rsidRPr="22CCEE4D">
        <w:rPr>
          <w:rFonts w:eastAsia="Times New Roman"/>
        </w:rPr>
        <w:t xml:space="preserve">       </w:t>
      </w:r>
      <w:r w:rsidRPr="22CCEE4D">
        <w:rPr>
          <w:rFonts w:ascii="Courier New" w:eastAsia="Courier New" w:hAnsi="Courier New" w:cs="Courier New"/>
          <w:i/>
          <w:iCs/>
          <w:color w:val="808080" w:themeColor="background1" w:themeShade="80"/>
          <w:sz w:val="20"/>
          <w:szCs w:val="20"/>
        </w:rPr>
        <w:t>"</w:t>
      </w:r>
      <w:proofErr w:type="spellStart"/>
      <w:r w:rsidRPr="22CCEE4D">
        <w:rPr>
          <w:rFonts w:ascii="Courier New" w:eastAsia="Courier New" w:hAnsi="Courier New" w:cs="Courier New"/>
          <w:i/>
          <w:iCs/>
          <w:color w:val="808080" w:themeColor="background1" w:themeShade="80"/>
          <w:sz w:val="20"/>
          <w:szCs w:val="20"/>
        </w:rPr>
        <w:t>sy-subrc</w:t>
      </w:r>
      <w:proofErr w:type="spellEnd"/>
      <w:r w:rsidRPr="22CCEE4D">
        <w:rPr>
          <w:rFonts w:ascii="Courier New" w:eastAsia="Courier New" w:hAnsi="Courier New" w:cs="Courier New"/>
          <w:i/>
          <w:iCs/>
          <w:color w:val="808080" w:themeColor="background1" w:themeShade="80"/>
          <w:sz w:val="20"/>
          <w:szCs w:val="20"/>
        </w:rPr>
        <w:t xml:space="preserve"> check not required</w:t>
      </w:r>
    </w:p>
    <w:p w14:paraId="659E5A46" w14:textId="0A45753C" w:rsidR="207E64D2" w:rsidRDefault="207E64D2">
      <w:r w:rsidRPr="22CCEE4D">
        <w:rPr>
          <w:rFonts w:eastAsia="Times New Roman"/>
        </w:rPr>
        <w:t xml:space="preserve">     </w:t>
      </w:r>
      <w:r w:rsidRPr="22CCEE4D">
        <w:rPr>
          <w:rFonts w:ascii="Courier New" w:eastAsia="Courier New" w:hAnsi="Courier New" w:cs="Courier New"/>
          <w:color w:val="0000FF"/>
          <w:sz w:val="20"/>
          <w:szCs w:val="20"/>
        </w:rPr>
        <w:t>ENDIF</w:t>
      </w:r>
      <w:r w:rsidRPr="22CCEE4D">
        <w:rPr>
          <w:rFonts w:ascii="Courier New" w:eastAsia="Courier New" w:hAnsi="Courier New" w:cs="Courier New"/>
          <w:color w:val="800080"/>
          <w:sz w:val="20"/>
          <w:szCs w:val="20"/>
        </w:rPr>
        <w:t>.</w:t>
      </w:r>
    </w:p>
    <w:p w14:paraId="09A002A1" w14:textId="14F68926" w:rsidR="207E64D2" w:rsidRDefault="207E64D2" w:rsidP="22CCEE4D">
      <w:r w:rsidRPr="22CCEE4D">
        <w:rPr>
          <w:rFonts w:eastAsia="Times New Roman"/>
        </w:rPr>
        <w:t xml:space="preserve">   </w:t>
      </w:r>
      <w:r w:rsidRPr="22CCEE4D">
        <w:rPr>
          <w:rFonts w:ascii="Courier New" w:eastAsia="Courier New" w:hAnsi="Courier New" w:cs="Courier New"/>
          <w:color w:val="0000FF"/>
          <w:sz w:val="20"/>
          <w:szCs w:val="20"/>
        </w:rPr>
        <w:t>ENDMETHOD</w:t>
      </w:r>
      <w:r w:rsidRPr="22CCEE4D">
        <w:rPr>
          <w:rFonts w:ascii="Courier New" w:eastAsia="Courier New" w:hAnsi="Courier New" w:cs="Courier New"/>
          <w:color w:val="800080"/>
          <w:sz w:val="20"/>
          <w:szCs w:val="20"/>
        </w:rPr>
        <w:t>.</w:t>
      </w:r>
    </w:p>
    <w:p w14:paraId="48B2A657" w14:textId="5E474327" w:rsidR="67073030" w:rsidRDefault="67073030" w:rsidP="22CCEE4D">
      <w:pPr>
        <w:rPr>
          <w:rStyle w:val="l0s311"/>
          <w:b/>
          <w:bCs/>
          <w:color w:val="auto"/>
        </w:rPr>
      </w:pPr>
      <w:r w:rsidRPr="22CCEE4D">
        <w:rPr>
          <w:rStyle w:val="l0s311"/>
          <w:b/>
          <w:bCs/>
          <w:color w:val="auto"/>
        </w:rPr>
        <w:t xml:space="preserve"> </w:t>
      </w:r>
      <w:r w:rsidR="4D3254FC" w:rsidRPr="22CCEE4D">
        <w:rPr>
          <w:rFonts w:ascii="Courier New" w:eastAsia="Courier New" w:hAnsi="Courier New" w:cs="Courier New"/>
          <w:color w:val="0000FF"/>
          <w:sz w:val="20"/>
          <w:szCs w:val="20"/>
        </w:rPr>
        <w:t xml:space="preserve">METHOD </w:t>
      </w:r>
      <w:proofErr w:type="spellStart"/>
      <w:r w:rsidR="4D3254FC" w:rsidRPr="22CCEE4D">
        <w:rPr>
          <w:rFonts w:ascii="Courier New" w:eastAsia="Courier New" w:hAnsi="Courier New" w:cs="Courier New"/>
          <w:sz w:val="20"/>
          <w:szCs w:val="20"/>
        </w:rPr>
        <w:t>get_so_from_purch_input</w:t>
      </w:r>
      <w:proofErr w:type="spellEnd"/>
      <w:r w:rsidR="4D3254FC" w:rsidRPr="22CCEE4D">
        <w:rPr>
          <w:rFonts w:ascii="Courier New" w:eastAsia="Courier New" w:hAnsi="Courier New" w:cs="Courier New"/>
          <w:color w:val="800080"/>
          <w:sz w:val="20"/>
          <w:szCs w:val="20"/>
        </w:rPr>
        <w:t>.</w:t>
      </w:r>
    </w:p>
    <w:p w14:paraId="4F1F7FAA" w14:textId="615198FB"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IF </w:t>
      </w:r>
      <w:proofErr w:type="spellStart"/>
      <w:r w:rsidRPr="22CCEE4D">
        <w:rPr>
          <w:rFonts w:ascii="Courier New" w:eastAsia="Courier New" w:hAnsi="Courier New" w:cs="Courier New"/>
          <w:sz w:val="20"/>
          <w:szCs w:val="20"/>
        </w:rPr>
        <w:t>irt_eindt</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INITIAL AND</w:t>
      </w:r>
    </w:p>
    <w:p w14:paraId="4012A306" w14:textId="422C6DA8"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irt_lifnr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INITIAL AND</w:t>
      </w:r>
    </w:p>
    <w:p w14:paraId="5F97D677" w14:textId="1260BB95"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irt_matnr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INITIAL</w:t>
      </w:r>
      <w:r w:rsidRPr="22CCEE4D">
        <w:rPr>
          <w:rFonts w:ascii="Courier New" w:eastAsia="Courier New" w:hAnsi="Courier New" w:cs="Courier New"/>
          <w:color w:val="800080"/>
          <w:sz w:val="20"/>
          <w:szCs w:val="20"/>
        </w:rPr>
        <w:t>.</w:t>
      </w:r>
    </w:p>
    <w:p w14:paraId="13CA6DC5" w14:textId="3CD2BC8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RETURN</w:t>
      </w:r>
      <w:r w:rsidRPr="22CCEE4D">
        <w:rPr>
          <w:rFonts w:ascii="Courier New" w:eastAsia="Courier New" w:hAnsi="Courier New" w:cs="Courier New"/>
          <w:color w:val="800080"/>
          <w:sz w:val="20"/>
          <w:szCs w:val="20"/>
        </w:rPr>
        <w:t>.</w:t>
      </w:r>
    </w:p>
    <w:p w14:paraId="4B686080" w14:textId="0D40F9D7"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ELSE</w:t>
      </w:r>
      <w:r w:rsidRPr="22CCEE4D">
        <w:rPr>
          <w:rFonts w:ascii="Courier New" w:eastAsia="Courier New" w:hAnsi="Courier New" w:cs="Courier New"/>
          <w:color w:val="800080"/>
          <w:sz w:val="20"/>
          <w:szCs w:val="20"/>
        </w:rPr>
        <w:t>.</w:t>
      </w:r>
    </w:p>
    <w:p w14:paraId="53C1DC15" w14:textId="6DABD89F" w:rsidR="4D3254FC" w:rsidRDefault="4D3254FC">
      <w:r w:rsidRPr="22CCEE4D">
        <w:rPr>
          <w:rFonts w:ascii="Courier New" w:eastAsia="Courier New" w:hAnsi="Courier New" w:cs="Courier New"/>
          <w:sz w:val="20"/>
          <w:szCs w:val="20"/>
        </w:rPr>
        <w:t xml:space="preserve">       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gv_po_sel_provided</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abap_true</w:t>
      </w:r>
      <w:proofErr w:type="spellEnd"/>
      <w:r w:rsidRPr="22CCEE4D">
        <w:rPr>
          <w:rFonts w:ascii="Courier New" w:eastAsia="Courier New" w:hAnsi="Courier New" w:cs="Courier New"/>
          <w:color w:val="800080"/>
          <w:sz w:val="20"/>
          <w:szCs w:val="20"/>
        </w:rPr>
        <w:t>.</w:t>
      </w:r>
    </w:p>
    <w:p w14:paraId="1A120B36" w14:textId="17F2A62D" w:rsidR="4D3254FC" w:rsidRDefault="4D3254FC">
      <w:r w:rsidRPr="22CCEE4D">
        <w:rPr>
          <w:rFonts w:ascii="Courier New" w:eastAsia="Courier New" w:hAnsi="Courier New" w:cs="Courier New"/>
          <w:sz w:val="20"/>
          <w:szCs w:val="20"/>
        </w:rPr>
        <w:lastRenderedPageBreak/>
        <w:t xml:space="preserve">     </w:t>
      </w:r>
      <w:r w:rsidRPr="22CCEE4D">
        <w:rPr>
          <w:rFonts w:ascii="Courier New" w:eastAsia="Courier New" w:hAnsi="Courier New" w:cs="Courier New"/>
          <w:color w:val="0000FF"/>
          <w:sz w:val="20"/>
          <w:szCs w:val="20"/>
        </w:rPr>
        <w:t>ENDIF</w:t>
      </w:r>
      <w:r w:rsidRPr="22CCEE4D">
        <w:rPr>
          <w:rFonts w:ascii="Courier New" w:eastAsia="Courier New" w:hAnsi="Courier New" w:cs="Courier New"/>
          <w:color w:val="800080"/>
          <w:sz w:val="20"/>
          <w:szCs w:val="20"/>
        </w:rPr>
        <w:t>.</w:t>
      </w:r>
    </w:p>
    <w:p w14:paraId="4FDB662D" w14:textId="0A6D6131" w:rsidR="4D3254FC" w:rsidRDefault="4D3254FC">
      <w:r w:rsidRPr="22CCEE4D">
        <w:rPr>
          <w:rFonts w:ascii="Courier New" w:eastAsia="Courier New" w:hAnsi="Courier New" w:cs="Courier New"/>
          <w:sz w:val="20"/>
          <w:szCs w:val="20"/>
        </w:rPr>
        <w:t xml:space="preserve"> </w:t>
      </w:r>
    </w:p>
    <w:p w14:paraId="0167FC49" w14:textId="66E0FDCB"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IF </w:t>
      </w:r>
      <w:proofErr w:type="spellStart"/>
      <w:r w:rsidRPr="22CCEE4D">
        <w:rPr>
          <w:rFonts w:ascii="Courier New" w:eastAsia="Courier New" w:hAnsi="Courier New" w:cs="Courier New"/>
          <w:sz w:val="20"/>
          <w:szCs w:val="20"/>
        </w:rPr>
        <w:t>irt_eindt</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NOT INITIAL</w:t>
      </w:r>
      <w:r w:rsidRPr="22CCEE4D">
        <w:rPr>
          <w:rFonts w:ascii="Courier New" w:eastAsia="Courier New" w:hAnsi="Courier New" w:cs="Courier New"/>
          <w:color w:val="800080"/>
          <w:sz w:val="20"/>
          <w:szCs w:val="20"/>
        </w:rPr>
        <w:t>.</w:t>
      </w:r>
    </w:p>
    <w:p w14:paraId="2ECB54BE" w14:textId="32800806"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SELECT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p>
    <w:p w14:paraId="03948BBD" w14:textId="39392BAD"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0A3E6D50" w14:textId="75C78479"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p>
    <w:p w14:paraId="7CABC02B" w14:textId="4B6BE8F1"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p>
    <w:p w14:paraId="2249445C" w14:textId="531EB36C"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vbelp</w:t>
      </w:r>
      <w:proofErr w:type="spellEnd"/>
    </w:p>
    <w:p w14:paraId="571FDE83" w14:textId="329B7191"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eindt</w:t>
      </w:r>
      <w:proofErr w:type="spellEnd"/>
    </w:p>
    <w:p w14:paraId="30F5637D" w14:textId="4763E06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FROM </w:t>
      </w:r>
      <w:proofErr w:type="spellStart"/>
      <w:r w:rsidRPr="22CCEE4D">
        <w:rPr>
          <w:rFonts w:ascii="Courier New" w:eastAsia="Courier New" w:hAnsi="Courier New" w:cs="Courier New"/>
          <w:sz w:val="20"/>
          <w:szCs w:val="20"/>
        </w:rPr>
        <w:t>eket</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eket</w:t>
      </w:r>
      <w:proofErr w:type="spellEnd"/>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ekpo</w:t>
      </w:r>
      <w:proofErr w:type="spellEnd"/>
    </w:p>
    <w:p w14:paraId="4C71ECB0" w14:textId="12192A9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51E7D86C" w14:textId="59462356" w:rsidR="4D3254FC" w:rsidRDefault="4D3254FC" w:rsidP="22CCEE4D">
      <w:pPr>
        <w:rPr>
          <w:rFonts w:ascii="Courier New" w:eastAsia="Courier New" w:hAnsi="Courier New" w:cs="Courier New"/>
          <w:i/>
          <w:iCs/>
          <w:color w:val="808080" w:themeColor="background1" w:themeShade="80"/>
          <w:sz w:val="20"/>
          <w:szCs w:val="20"/>
          <w:highlight w:val="yellow"/>
        </w:rPr>
      </w:pPr>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highlight w:val="yellow"/>
        </w:rPr>
        <w:t xml:space="preserve">*                           </w:t>
      </w:r>
      <w:proofErr w:type="spellStart"/>
      <w:r w:rsidRPr="22CCEE4D">
        <w:rPr>
          <w:rFonts w:ascii="Courier New" w:eastAsia="Courier New" w:hAnsi="Courier New" w:cs="Courier New"/>
          <w:i/>
          <w:iCs/>
          <w:color w:val="808080" w:themeColor="background1" w:themeShade="80"/>
          <w:sz w:val="20"/>
          <w:szCs w:val="20"/>
          <w:highlight w:val="yellow"/>
        </w:rPr>
        <w:t>ekpo~pstyp</w:t>
      </w:r>
      <w:proofErr w:type="spellEnd"/>
      <w:r w:rsidRPr="22CCEE4D">
        <w:rPr>
          <w:rFonts w:ascii="Courier New" w:eastAsia="Courier New" w:hAnsi="Courier New" w:cs="Courier New"/>
          <w:i/>
          <w:iCs/>
          <w:color w:val="808080" w:themeColor="background1" w:themeShade="80"/>
          <w:sz w:val="20"/>
          <w:szCs w:val="20"/>
          <w:highlight w:val="yellow"/>
        </w:rPr>
        <w:t xml:space="preserve"> EQ me-&gt;gc_3   AND   "</w:t>
      </w:r>
      <w:proofErr w:type="spellStart"/>
      <w:r w:rsidRPr="22CCEE4D">
        <w:rPr>
          <w:rFonts w:ascii="Courier New" w:eastAsia="Courier New" w:hAnsi="Courier New" w:cs="Courier New"/>
          <w:i/>
          <w:iCs/>
          <w:color w:val="808080" w:themeColor="background1" w:themeShade="80"/>
          <w:sz w:val="20"/>
          <w:szCs w:val="20"/>
          <w:highlight w:val="yellow"/>
        </w:rPr>
        <w:t>pstyp</w:t>
      </w:r>
      <w:proofErr w:type="spellEnd"/>
      <w:r w:rsidRPr="22CCEE4D">
        <w:rPr>
          <w:rFonts w:ascii="Courier New" w:eastAsia="Courier New" w:hAnsi="Courier New" w:cs="Courier New"/>
          <w:i/>
          <w:iCs/>
          <w:color w:val="808080" w:themeColor="background1" w:themeShade="80"/>
          <w:sz w:val="20"/>
          <w:szCs w:val="20"/>
          <w:highlight w:val="yellow"/>
        </w:rPr>
        <w:t xml:space="preserve"> = 3 is subcontracting items  "PCR026486/Defect#1760--</w:t>
      </w:r>
    </w:p>
    <w:p w14:paraId="406046F6" w14:textId="4DCAECD7"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p>
    <w:p w14:paraId="38435F2B" w14:textId="27F02D2E" w:rsidR="4D3254FC" w:rsidRDefault="4D3254FC">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ekkn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ekkn</w:t>
      </w:r>
      <w:proofErr w:type="spellEnd"/>
    </w:p>
    <w:p w14:paraId="21A8F682" w14:textId="16F9BF8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694FB4A8" w14:textId="17E400EE"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0142FB48" w14:textId="13C7EA84" w:rsidR="4D3254FC" w:rsidRDefault="4D3254FC">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ekko</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ekko</w:t>
      </w:r>
      <w:proofErr w:type="spellEnd"/>
    </w:p>
    <w:p w14:paraId="401BC9AF" w14:textId="03F3BF02"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p>
    <w:p w14:paraId="22C72C00" w14:textId="5F1123B7"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INTO TABLE </w:t>
      </w:r>
      <w:r w:rsidRPr="22CCEE4D">
        <w:rPr>
          <w:rFonts w:ascii="Courier New" w:eastAsia="Courier New" w:hAnsi="Courier New" w:cs="Courier New"/>
          <w:sz w:val="20"/>
          <w:szCs w:val="20"/>
        </w:rPr>
        <w:t>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gt_po_sel</w:t>
      </w:r>
      <w:proofErr w:type="spellEnd"/>
    </w:p>
    <w:p w14:paraId="6F7A6FB7" w14:textId="5B5526AD"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WHERE </w:t>
      </w:r>
      <w:proofErr w:type="spellStart"/>
      <w:r w:rsidRPr="22CCEE4D">
        <w:rPr>
          <w:rFonts w:ascii="Courier New" w:eastAsia="Courier New" w:hAnsi="Courier New" w:cs="Courier New"/>
          <w:sz w:val="20"/>
          <w:szCs w:val="20"/>
        </w:rPr>
        <w:t>eket</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eindt</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irt_eindt</w:t>
      </w:r>
      <w:proofErr w:type="spellEnd"/>
    </w:p>
    <w:p w14:paraId="6A102213" w14:textId="205277D9"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matnr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irt_matnr</w:t>
      </w:r>
      <w:proofErr w:type="spellEnd"/>
    </w:p>
    <w:p w14:paraId="15AF6E18" w14:textId="04C2D250"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irt_vbeln</w:t>
      </w:r>
      <w:proofErr w:type="spellEnd"/>
    </w:p>
    <w:p w14:paraId="077663B6" w14:textId="227FDCC7"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irt_lifnr</w:t>
      </w:r>
      <w:proofErr w:type="spellEnd"/>
    </w:p>
    <w:p w14:paraId="38EB8B1C" w14:textId="5CE1FB9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r w:rsidRPr="22CCEE4D">
        <w:rPr>
          <w:rFonts w:ascii="Courier New" w:eastAsia="Courier New" w:hAnsi="Courier New" w:cs="Courier New"/>
          <w:color w:val="800080"/>
          <w:sz w:val="20"/>
          <w:szCs w:val="20"/>
        </w:rPr>
        <w:t>.</w:t>
      </w:r>
    </w:p>
    <w:p w14:paraId="7D8ED94D" w14:textId="2CA45712" w:rsidR="4D3254FC" w:rsidRDefault="4D3254FC">
      <w:r w:rsidRPr="22CCEE4D">
        <w:rPr>
          <w:rFonts w:ascii="Courier New" w:eastAsia="Courier New" w:hAnsi="Courier New" w:cs="Courier New"/>
          <w:sz w:val="20"/>
          <w:szCs w:val="20"/>
        </w:rPr>
        <w:t xml:space="preserve"> </w:t>
      </w:r>
    </w:p>
    <w:p w14:paraId="347935A1" w14:textId="37A889D8"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rPr>
        <w:t>"</w:t>
      </w:r>
      <w:proofErr w:type="spellStart"/>
      <w:r w:rsidRPr="22CCEE4D">
        <w:rPr>
          <w:rFonts w:ascii="Courier New" w:eastAsia="Courier New" w:hAnsi="Courier New" w:cs="Courier New"/>
          <w:i/>
          <w:iCs/>
          <w:color w:val="808080" w:themeColor="background1" w:themeShade="80"/>
          <w:sz w:val="20"/>
          <w:szCs w:val="20"/>
        </w:rPr>
        <w:t>sy-subrc</w:t>
      </w:r>
      <w:proofErr w:type="spellEnd"/>
      <w:r w:rsidRPr="22CCEE4D">
        <w:rPr>
          <w:rFonts w:ascii="Courier New" w:eastAsia="Courier New" w:hAnsi="Courier New" w:cs="Courier New"/>
          <w:i/>
          <w:iCs/>
          <w:color w:val="808080" w:themeColor="background1" w:themeShade="80"/>
          <w:sz w:val="20"/>
          <w:szCs w:val="20"/>
        </w:rPr>
        <w:t xml:space="preserve"> checked after endif</w:t>
      </w:r>
    </w:p>
    <w:p w14:paraId="0BD4FD46" w14:textId="3BCFA5E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ELSEIF </w:t>
      </w:r>
      <w:proofErr w:type="spellStart"/>
      <w:r w:rsidRPr="22CCEE4D">
        <w:rPr>
          <w:rFonts w:ascii="Courier New" w:eastAsia="Courier New" w:hAnsi="Courier New" w:cs="Courier New"/>
          <w:sz w:val="20"/>
          <w:szCs w:val="20"/>
        </w:rPr>
        <w:t>irt_matnr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NOT INITIAL</w:t>
      </w:r>
      <w:r w:rsidRPr="22CCEE4D">
        <w:rPr>
          <w:rFonts w:ascii="Courier New" w:eastAsia="Courier New" w:hAnsi="Courier New" w:cs="Courier New"/>
          <w:color w:val="800080"/>
          <w:sz w:val="20"/>
          <w:szCs w:val="20"/>
        </w:rPr>
        <w:t>.</w:t>
      </w:r>
    </w:p>
    <w:p w14:paraId="7213AAA0" w14:textId="26986C93"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SELECT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p>
    <w:p w14:paraId="4AEE8185" w14:textId="03875F37"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6ED93F0F" w14:textId="02B7E706"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p>
    <w:p w14:paraId="48EA6D6B" w14:textId="015308D4"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p>
    <w:p w14:paraId="34EC1A52" w14:textId="63F74C22"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vbelp</w:t>
      </w:r>
      <w:proofErr w:type="spellEnd"/>
    </w:p>
    <w:p w14:paraId="0C0F88BC" w14:textId="5E442C8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FROM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ekpo</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ekpo</w:t>
      </w:r>
      <w:proofErr w:type="spellEnd"/>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ekko</w:t>
      </w:r>
      <w:proofErr w:type="spellEnd"/>
    </w:p>
    <w:p w14:paraId="1EB2BBEB" w14:textId="7D62B56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6D55AFBA" w14:textId="565420B6"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w:t>
      </w:r>
    </w:p>
    <w:p w14:paraId="0355FCBE" w14:textId="3963B523" w:rsidR="4D3254FC" w:rsidRDefault="4D3254FC">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ekkn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ekkn</w:t>
      </w:r>
      <w:proofErr w:type="spellEnd"/>
    </w:p>
    <w:p w14:paraId="78176802" w14:textId="5876A1A9"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790B057A" w14:textId="135B0635"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4ACAFE22" w14:textId="11A0DB21"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INTO TABLE </w:t>
      </w:r>
      <w:r w:rsidRPr="22CCEE4D">
        <w:rPr>
          <w:rFonts w:ascii="Courier New" w:eastAsia="Courier New" w:hAnsi="Courier New" w:cs="Courier New"/>
          <w:sz w:val="20"/>
          <w:szCs w:val="20"/>
        </w:rPr>
        <w:t>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gt_po_sel</w:t>
      </w:r>
      <w:proofErr w:type="spellEnd"/>
    </w:p>
    <w:p w14:paraId="2371DD9B" w14:textId="1BC6E6B0"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WHERE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matnr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irt_matnr</w:t>
      </w:r>
      <w:proofErr w:type="spellEnd"/>
    </w:p>
    <w:p w14:paraId="70601540" w14:textId="47842DFA" w:rsidR="4D3254FC" w:rsidRDefault="4D3254FC" w:rsidP="22CCEE4D">
      <w:pPr>
        <w:rPr>
          <w:rFonts w:ascii="Courier New" w:eastAsia="Courier New" w:hAnsi="Courier New" w:cs="Courier New"/>
          <w:i/>
          <w:iCs/>
          <w:color w:val="808080" w:themeColor="background1" w:themeShade="80"/>
          <w:sz w:val="20"/>
          <w:szCs w:val="20"/>
          <w:highlight w:val="yellow"/>
        </w:rPr>
      </w:pPr>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highlight w:val="yellow"/>
        </w:rPr>
        <w:t xml:space="preserve">*               AND </w:t>
      </w:r>
      <w:proofErr w:type="spellStart"/>
      <w:r w:rsidRPr="22CCEE4D">
        <w:rPr>
          <w:rFonts w:ascii="Courier New" w:eastAsia="Courier New" w:hAnsi="Courier New" w:cs="Courier New"/>
          <w:i/>
          <w:iCs/>
          <w:color w:val="808080" w:themeColor="background1" w:themeShade="80"/>
          <w:sz w:val="20"/>
          <w:szCs w:val="20"/>
          <w:highlight w:val="yellow"/>
        </w:rPr>
        <w:t>ekpo~pstyp</w:t>
      </w:r>
      <w:proofErr w:type="spellEnd"/>
      <w:r w:rsidRPr="22CCEE4D">
        <w:rPr>
          <w:rFonts w:ascii="Courier New" w:eastAsia="Courier New" w:hAnsi="Courier New" w:cs="Courier New"/>
          <w:i/>
          <w:iCs/>
          <w:color w:val="808080" w:themeColor="background1" w:themeShade="80"/>
          <w:sz w:val="20"/>
          <w:szCs w:val="20"/>
          <w:highlight w:val="yellow"/>
        </w:rPr>
        <w:t xml:space="preserve"> EQ me-&gt;gc_3         "Subcontracting PO item    "PCR026486/Defect#1760--</w:t>
      </w:r>
    </w:p>
    <w:p w14:paraId="24B9B6D8" w14:textId="7F51D3E3"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p>
    <w:p w14:paraId="4DC52826" w14:textId="075B28DC"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irt_lifnr</w:t>
      </w:r>
      <w:proofErr w:type="spellEnd"/>
    </w:p>
    <w:p w14:paraId="523C3497" w14:textId="4712EB8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p>
    <w:p w14:paraId="606B1DDD" w14:textId="660A618B"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irt_vbeln</w:t>
      </w:r>
      <w:proofErr w:type="spellEnd"/>
      <w:r w:rsidRPr="22CCEE4D">
        <w:rPr>
          <w:rFonts w:ascii="Courier New" w:eastAsia="Courier New" w:hAnsi="Courier New" w:cs="Courier New"/>
          <w:color w:val="800080"/>
          <w:sz w:val="20"/>
          <w:szCs w:val="20"/>
        </w:rPr>
        <w:t>.</w:t>
      </w:r>
    </w:p>
    <w:p w14:paraId="75BC1976" w14:textId="266696CF"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rPr>
        <w:t>"</w:t>
      </w:r>
      <w:proofErr w:type="spellStart"/>
      <w:r w:rsidRPr="22CCEE4D">
        <w:rPr>
          <w:rFonts w:ascii="Courier New" w:eastAsia="Courier New" w:hAnsi="Courier New" w:cs="Courier New"/>
          <w:i/>
          <w:iCs/>
          <w:color w:val="808080" w:themeColor="background1" w:themeShade="80"/>
          <w:sz w:val="20"/>
          <w:szCs w:val="20"/>
        </w:rPr>
        <w:t>sy-subrc</w:t>
      </w:r>
      <w:proofErr w:type="spellEnd"/>
      <w:r w:rsidRPr="22CCEE4D">
        <w:rPr>
          <w:rFonts w:ascii="Courier New" w:eastAsia="Courier New" w:hAnsi="Courier New" w:cs="Courier New"/>
          <w:i/>
          <w:iCs/>
          <w:color w:val="808080" w:themeColor="background1" w:themeShade="80"/>
          <w:sz w:val="20"/>
          <w:szCs w:val="20"/>
        </w:rPr>
        <w:t xml:space="preserve"> checked after endif</w:t>
      </w:r>
    </w:p>
    <w:p w14:paraId="2BAA9136" w14:textId="052E75E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ELSEIF </w:t>
      </w:r>
      <w:proofErr w:type="spellStart"/>
      <w:r w:rsidRPr="22CCEE4D">
        <w:rPr>
          <w:rFonts w:ascii="Courier New" w:eastAsia="Courier New" w:hAnsi="Courier New" w:cs="Courier New"/>
          <w:sz w:val="20"/>
          <w:szCs w:val="20"/>
        </w:rPr>
        <w:t>irt_lifnr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IS NOT INITIAL</w:t>
      </w:r>
      <w:r w:rsidRPr="22CCEE4D">
        <w:rPr>
          <w:rFonts w:ascii="Courier New" w:eastAsia="Courier New" w:hAnsi="Courier New" w:cs="Courier New"/>
          <w:color w:val="800080"/>
          <w:sz w:val="20"/>
          <w:szCs w:val="20"/>
        </w:rPr>
        <w:t>.</w:t>
      </w:r>
    </w:p>
    <w:p w14:paraId="321352C1" w14:textId="3F89BCF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SELECT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p>
    <w:p w14:paraId="30A18BB7" w14:textId="5575158B"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710B7274" w14:textId="4AFB0264"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p>
    <w:p w14:paraId="36AB23FE" w14:textId="0E9E2600"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p>
    <w:p w14:paraId="3F1EBD03" w14:textId="467FBEC0"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vbelp</w:t>
      </w:r>
      <w:proofErr w:type="spellEnd"/>
    </w:p>
    <w:p w14:paraId="317CDEC2" w14:textId="3B2BCEF6"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FROM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ekko</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ekko</w:t>
      </w:r>
      <w:proofErr w:type="spellEnd"/>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ekpo</w:t>
      </w:r>
      <w:proofErr w:type="spellEnd"/>
    </w:p>
    <w:p w14:paraId="17512445" w14:textId="7898D1DC" w:rsidR="4D3254FC" w:rsidRDefault="4D3254FC">
      <w:r w:rsidRPr="22CCEE4D">
        <w:rPr>
          <w:rFonts w:ascii="Courier New" w:eastAsia="Courier New" w:hAnsi="Courier New" w:cs="Courier New"/>
          <w:sz w:val="20"/>
          <w:szCs w:val="20"/>
        </w:rPr>
        <w:lastRenderedPageBreak/>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45FC809B" w14:textId="10C85DEB" w:rsidR="4D3254FC" w:rsidRDefault="4D3254FC" w:rsidP="22CCEE4D">
      <w:pPr>
        <w:rPr>
          <w:rFonts w:ascii="Courier New" w:eastAsia="Courier New" w:hAnsi="Courier New" w:cs="Courier New"/>
          <w:i/>
          <w:iCs/>
          <w:color w:val="808080" w:themeColor="background1" w:themeShade="80"/>
          <w:sz w:val="20"/>
          <w:szCs w:val="20"/>
          <w:highlight w:val="yellow"/>
        </w:rPr>
      </w:pPr>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highlight w:val="yellow"/>
        </w:rPr>
        <w:t xml:space="preserve">*                          </w:t>
      </w:r>
      <w:proofErr w:type="spellStart"/>
      <w:r w:rsidRPr="22CCEE4D">
        <w:rPr>
          <w:rFonts w:ascii="Courier New" w:eastAsia="Courier New" w:hAnsi="Courier New" w:cs="Courier New"/>
          <w:i/>
          <w:iCs/>
          <w:color w:val="808080" w:themeColor="background1" w:themeShade="80"/>
          <w:sz w:val="20"/>
          <w:szCs w:val="20"/>
          <w:highlight w:val="yellow"/>
        </w:rPr>
        <w:t>ekpo~pstyp</w:t>
      </w:r>
      <w:proofErr w:type="spellEnd"/>
      <w:r w:rsidRPr="22CCEE4D">
        <w:rPr>
          <w:rFonts w:ascii="Courier New" w:eastAsia="Courier New" w:hAnsi="Courier New" w:cs="Courier New"/>
          <w:i/>
          <w:iCs/>
          <w:color w:val="808080" w:themeColor="background1" w:themeShade="80"/>
          <w:sz w:val="20"/>
          <w:szCs w:val="20"/>
          <w:highlight w:val="yellow"/>
        </w:rPr>
        <w:t xml:space="preserve"> EQ me-&gt;gc_3   AND       "PCR026486/Defect#1760--</w:t>
      </w:r>
    </w:p>
    <w:p w14:paraId="6067EE0D" w14:textId="10F86EBC"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w:t>
      </w:r>
    </w:p>
    <w:p w14:paraId="039F53BA" w14:textId="4CB54D8D" w:rsidR="4D3254FC" w:rsidRDefault="4D3254FC">
      <w:r w:rsidRPr="22CCEE4D">
        <w:rPr>
          <w:rFonts w:ascii="Courier New" w:eastAsia="Courier New" w:hAnsi="Courier New" w:cs="Courier New"/>
          <w:sz w:val="20"/>
          <w:szCs w:val="20"/>
        </w:rPr>
        <w:t xml:space="preserve">                   INNER </w:t>
      </w:r>
      <w:r w:rsidRPr="22CCEE4D">
        <w:rPr>
          <w:rFonts w:ascii="Courier New" w:eastAsia="Courier New" w:hAnsi="Courier New" w:cs="Courier New"/>
          <w:color w:val="0000FF"/>
          <w:sz w:val="20"/>
          <w:szCs w:val="20"/>
        </w:rPr>
        <w:t xml:space="preserve">JOIN </w:t>
      </w:r>
      <w:proofErr w:type="spellStart"/>
      <w:r w:rsidRPr="22CCEE4D">
        <w:rPr>
          <w:rFonts w:ascii="Courier New" w:eastAsia="Courier New" w:hAnsi="Courier New" w:cs="Courier New"/>
          <w:sz w:val="20"/>
          <w:szCs w:val="20"/>
        </w:rPr>
        <w:t>ekkn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AS </w:t>
      </w:r>
      <w:proofErr w:type="spellStart"/>
      <w:r w:rsidRPr="22CCEE4D">
        <w:rPr>
          <w:rFonts w:ascii="Courier New" w:eastAsia="Courier New" w:hAnsi="Courier New" w:cs="Courier New"/>
          <w:sz w:val="20"/>
          <w:szCs w:val="20"/>
        </w:rPr>
        <w:t>ekkn</w:t>
      </w:r>
      <w:proofErr w:type="spellEnd"/>
    </w:p>
    <w:p w14:paraId="54555EC7" w14:textId="0ECAC5A5"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ON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AND</w:t>
      </w:r>
    </w:p>
    <w:p w14:paraId="28744197" w14:textId="545192C3" w:rsidR="4D3254FC" w:rsidRDefault="4D3254FC">
      <w:r w:rsidRPr="22CCEE4D">
        <w:rPr>
          <w:rFonts w:ascii="Courier New" w:eastAsia="Courier New" w:hAnsi="Courier New" w:cs="Courier New"/>
          <w:sz w:val="20"/>
          <w:szCs w:val="20"/>
        </w:rPr>
        <w:t xml:space="preserve">                           </w:t>
      </w:r>
      <w:proofErr w:type="spellStart"/>
      <w:r w:rsidRPr="22CCEE4D">
        <w:rPr>
          <w:rFonts w:ascii="Courier New" w:eastAsia="Courier New" w:hAnsi="Courier New" w:cs="Courier New"/>
          <w:sz w:val="20"/>
          <w:szCs w:val="20"/>
        </w:rPr>
        <w:t>ekpo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ebelp</w:t>
      </w:r>
      <w:proofErr w:type="spellEnd"/>
    </w:p>
    <w:p w14:paraId="3760A5BB" w14:textId="1DA409C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INTO TABLE </w:t>
      </w:r>
      <w:r w:rsidRPr="22CCEE4D">
        <w:rPr>
          <w:rFonts w:ascii="Courier New" w:eastAsia="Courier New" w:hAnsi="Courier New" w:cs="Courier New"/>
          <w:sz w:val="20"/>
          <w:szCs w:val="20"/>
        </w:rPr>
        <w:t>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gt_po_sel</w:t>
      </w:r>
      <w:proofErr w:type="spellEnd"/>
    </w:p>
    <w:p w14:paraId="6033ED9B" w14:textId="29553A3D"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WHERE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lifnr</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irt_lifnr</w:t>
      </w:r>
      <w:proofErr w:type="spellEnd"/>
    </w:p>
    <w:p w14:paraId="48E5B644" w14:textId="389329DD"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ekko</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loekz</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proofErr w:type="spellStart"/>
      <w:r w:rsidRPr="22CCEE4D">
        <w:rPr>
          <w:rFonts w:ascii="Courier New" w:eastAsia="Courier New" w:hAnsi="Courier New" w:cs="Courier New"/>
          <w:sz w:val="20"/>
          <w:szCs w:val="20"/>
        </w:rPr>
        <w:t>abap_false</w:t>
      </w:r>
      <w:proofErr w:type="spellEnd"/>
    </w:p>
    <w:p w14:paraId="4006DECD" w14:textId="564A2FBA"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AND </w:t>
      </w:r>
      <w:proofErr w:type="spellStart"/>
      <w:r w:rsidRPr="22CCEE4D">
        <w:rPr>
          <w:rFonts w:ascii="Courier New" w:eastAsia="Courier New" w:hAnsi="Courier New" w:cs="Courier New"/>
          <w:sz w:val="20"/>
          <w:szCs w:val="20"/>
        </w:rPr>
        <w:t>ekkn</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proofErr w:type="spellStart"/>
      <w:r w:rsidRPr="22CCEE4D">
        <w:rPr>
          <w:rFonts w:ascii="Courier New" w:eastAsia="Courier New" w:hAnsi="Courier New" w:cs="Courier New"/>
          <w:sz w:val="20"/>
          <w:szCs w:val="20"/>
        </w:rPr>
        <w:t>irt_vbeln</w:t>
      </w:r>
      <w:proofErr w:type="spellEnd"/>
      <w:r w:rsidRPr="22CCEE4D">
        <w:rPr>
          <w:rFonts w:ascii="Courier New" w:eastAsia="Courier New" w:hAnsi="Courier New" w:cs="Courier New"/>
          <w:color w:val="800080"/>
          <w:sz w:val="20"/>
          <w:szCs w:val="20"/>
        </w:rPr>
        <w:t>.</w:t>
      </w:r>
    </w:p>
    <w:p w14:paraId="00771153" w14:textId="0F84E670"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i/>
          <w:iCs/>
          <w:color w:val="808080" w:themeColor="background1" w:themeShade="80"/>
          <w:sz w:val="20"/>
          <w:szCs w:val="20"/>
        </w:rPr>
        <w:t>"</w:t>
      </w:r>
      <w:proofErr w:type="spellStart"/>
      <w:r w:rsidRPr="22CCEE4D">
        <w:rPr>
          <w:rFonts w:ascii="Courier New" w:eastAsia="Courier New" w:hAnsi="Courier New" w:cs="Courier New"/>
          <w:i/>
          <w:iCs/>
          <w:color w:val="808080" w:themeColor="background1" w:themeShade="80"/>
          <w:sz w:val="20"/>
          <w:szCs w:val="20"/>
        </w:rPr>
        <w:t>sy-subrc</w:t>
      </w:r>
      <w:proofErr w:type="spellEnd"/>
      <w:r w:rsidRPr="22CCEE4D">
        <w:rPr>
          <w:rFonts w:ascii="Courier New" w:eastAsia="Courier New" w:hAnsi="Courier New" w:cs="Courier New"/>
          <w:i/>
          <w:iCs/>
          <w:color w:val="808080" w:themeColor="background1" w:themeShade="80"/>
          <w:sz w:val="20"/>
          <w:szCs w:val="20"/>
        </w:rPr>
        <w:t xml:space="preserve"> checked after endif</w:t>
      </w:r>
    </w:p>
    <w:p w14:paraId="18DF7FEE" w14:textId="2773F244"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ENDIF</w:t>
      </w:r>
      <w:r w:rsidRPr="22CCEE4D">
        <w:rPr>
          <w:rFonts w:ascii="Courier New" w:eastAsia="Courier New" w:hAnsi="Courier New" w:cs="Courier New"/>
          <w:color w:val="800080"/>
          <w:sz w:val="20"/>
          <w:szCs w:val="20"/>
        </w:rPr>
        <w:t>.</w:t>
      </w:r>
    </w:p>
    <w:p w14:paraId="2BF4B728" w14:textId="28B939B1"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IF </w:t>
      </w:r>
      <w:proofErr w:type="spellStart"/>
      <w:r w:rsidRPr="22CCEE4D">
        <w:rPr>
          <w:rFonts w:ascii="Courier New" w:eastAsia="Courier New" w:hAnsi="Courier New" w:cs="Courier New"/>
          <w:sz w:val="20"/>
          <w:szCs w:val="20"/>
        </w:rPr>
        <w:t>sy</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subrc</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EQ </w:t>
      </w:r>
      <w:r w:rsidRPr="22CCEE4D">
        <w:rPr>
          <w:rFonts w:ascii="Courier New" w:eastAsia="Courier New" w:hAnsi="Courier New" w:cs="Courier New"/>
          <w:color w:val="3399FF"/>
          <w:sz w:val="20"/>
          <w:szCs w:val="20"/>
        </w:rPr>
        <w:t>0</w:t>
      </w:r>
      <w:r w:rsidRPr="22CCEE4D">
        <w:rPr>
          <w:rFonts w:ascii="Courier New" w:eastAsia="Courier New" w:hAnsi="Courier New" w:cs="Courier New"/>
          <w:color w:val="800080"/>
          <w:sz w:val="20"/>
          <w:szCs w:val="20"/>
        </w:rPr>
        <w:t>.</w:t>
      </w:r>
    </w:p>
    <w:p w14:paraId="1DB8F5FE" w14:textId="12C0198A" w:rsidR="4D3254FC" w:rsidRDefault="4D3254FC">
      <w:r w:rsidRPr="22CCEE4D">
        <w:rPr>
          <w:rFonts w:ascii="Courier New" w:eastAsia="Courier New" w:hAnsi="Courier New" w:cs="Courier New"/>
          <w:sz w:val="20"/>
          <w:szCs w:val="20"/>
        </w:rPr>
        <w:t xml:space="preserve">       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gv_sales_ord_found</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abap_true</w:t>
      </w:r>
      <w:proofErr w:type="spellEnd"/>
      <w:r w:rsidRPr="22CCEE4D">
        <w:rPr>
          <w:rFonts w:ascii="Courier New" w:eastAsia="Courier New" w:hAnsi="Courier New" w:cs="Courier New"/>
          <w:color w:val="800080"/>
          <w:sz w:val="20"/>
          <w:szCs w:val="20"/>
        </w:rPr>
        <w:t>.</w:t>
      </w:r>
    </w:p>
    <w:p w14:paraId="229F8D90" w14:textId="569F5BD2" w:rsidR="4D3254FC" w:rsidRDefault="4D3254FC">
      <w:r w:rsidRPr="22CCEE4D">
        <w:rPr>
          <w:rFonts w:ascii="Courier New" w:eastAsia="Courier New" w:hAnsi="Courier New" w:cs="Courier New"/>
          <w:sz w:val="20"/>
          <w:szCs w:val="20"/>
        </w:rPr>
        <w:t xml:space="preserve">       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grt_vbeln_sel</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xml:space="preserve">= </w:t>
      </w:r>
      <w:r w:rsidRPr="22CCEE4D">
        <w:rPr>
          <w:rFonts w:ascii="Courier New" w:eastAsia="Courier New" w:hAnsi="Courier New" w:cs="Courier New"/>
          <w:color w:val="0000FF"/>
          <w:sz w:val="20"/>
          <w:szCs w:val="20"/>
        </w:rPr>
        <w:t xml:space="preserve">VALUE </w:t>
      </w:r>
      <w:r w:rsidRPr="22CCEE4D">
        <w:rPr>
          <w:rFonts w:ascii="Courier New" w:eastAsia="Courier New" w:hAnsi="Courier New" w:cs="Courier New"/>
          <w:sz w:val="20"/>
          <w:szCs w:val="20"/>
        </w:rPr>
        <w:t>#</w:t>
      </w:r>
      <w:r w:rsidRPr="22CCEE4D">
        <w:rPr>
          <w:rFonts w:ascii="Courier New" w:eastAsia="Courier New" w:hAnsi="Courier New" w:cs="Courier New"/>
          <w:color w:val="800080"/>
          <w:sz w:val="20"/>
          <w:szCs w:val="20"/>
        </w:rPr>
        <w:t xml:space="preserve">( </w:t>
      </w:r>
      <w:r w:rsidRPr="22CCEE4D">
        <w:rPr>
          <w:rFonts w:ascii="Courier New" w:eastAsia="Courier New" w:hAnsi="Courier New" w:cs="Courier New"/>
          <w:sz w:val="20"/>
          <w:szCs w:val="20"/>
        </w:rPr>
        <w:t>BASE 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grt_vbeln_sel</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FOR </w:t>
      </w:r>
      <w:proofErr w:type="spellStart"/>
      <w:r w:rsidRPr="22CCEE4D">
        <w:rPr>
          <w:rFonts w:ascii="Courier New" w:eastAsia="Courier New" w:hAnsi="Courier New" w:cs="Courier New"/>
          <w:sz w:val="20"/>
          <w:szCs w:val="20"/>
        </w:rPr>
        <w:t>ls_po_sel</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 xml:space="preserve">IN </w:t>
      </w:r>
      <w:r w:rsidRPr="22CCEE4D">
        <w:rPr>
          <w:rFonts w:ascii="Courier New" w:eastAsia="Courier New" w:hAnsi="Courier New" w:cs="Courier New"/>
          <w:sz w:val="20"/>
          <w:szCs w:val="20"/>
        </w:rPr>
        <w:t>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gt_po_sel</w:t>
      </w:r>
      <w:proofErr w:type="spellEnd"/>
    </w:p>
    <w:p w14:paraId="1A1971F7" w14:textId="7E91460F"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xml:space="preserve">( </w:t>
      </w:r>
      <w:r w:rsidRPr="22CCEE4D">
        <w:rPr>
          <w:rFonts w:ascii="Courier New" w:eastAsia="Courier New" w:hAnsi="Courier New" w:cs="Courier New"/>
          <w:color w:val="0000FF"/>
          <w:sz w:val="20"/>
          <w:szCs w:val="20"/>
        </w:rPr>
        <w:t xml:space="preserve">sign    </w:t>
      </w:r>
      <w:r w:rsidRPr="22CCEE4D">
        <w:rPr>
          <w:rFonts w:ascii="Courier New" w:eastAsia="Courier New" w:hAnsi="Courier New" w:cs="Courier New"/>
          <w:color w:val="800080"/>
          <w:sz w:val="20"/>
          <w:szCs w:val="20"/>
        </w:rPr>
        <w:t xml:space="preserve">= </w:t>
      </w:r>
      <w:r w:rsidRPr="22CCEE4D">
        <w:rPr>
          <w:rFonts w:ascii="Courier New" w:eastAsia="Courier New" w:hAnsi="Courier New" w:cs="Courier New"/>
          <w:color w:val="4DA619"/>
          <w:sz w:val="20"/>
          <w:szCs w:val="20"/>
        </w:rPr>
        <w:t>'I'</w:t>
      </w:r>
    </w:p>
    <w:p w14:paraId="3AF781AA" w14:textId="224D0C26" w:rsidR="4D3254FC" w:rsidRDefault="4D3254FC">
      <w:r w:rsidRPr="22CCEE4D">
        <w:rPr>
          <w:rFonts w:ascii="Courier New" w:eastAsia="Courier New" w:hAnsi="Courier New" w:cs="Courier New"/>
          <w:sz w:val="20"/>
          <w:szCs w:val="20"/>
        </w:rPr>
        <w:t xml:space="preserve">                                             option  </w:t>
      </w:r>
      <w:r w:rsidRPr="22CCEE4D">
        <w:rPr>
          <w:rFonts w:ascii="Courier New" w:eastAsia="Courier New" w:hAnsi="Courier New" w:cs="Courier New"/>
          <w:color w:val="800080"/>
          <w:sz w:val="20"/>
          <w:szCs w:val="20"/>
        </w:rPr>
        <w:t xml:space="preserve">= </w:t>
      </w:r>
      <w:r w:rsidRPr="22CCEE4D">
        <w:rPr>
          <w:rFonts w:ascii="Courier New" w:eastAsia="Courier New" w:hAnsi="Courier New" w:cs="Courier New"/>
          <w:color w:val="4DA619"/>
          <w:sz w:val="20"/>
          <w:szCs w:val="20"/>
        </w:rPr>
        <w:t>'EQ'</w:t>
      </w:r>
    </w:p>
    <w:p w14:paraId="232F8ABB" w14:textId="65B59505" w:rsidR="4D3254FC" w:rsidRDefault="4D3254FC">
      <w:r w:rsidRPr="22CCEE4D">
        <w:rPr>
          <w:rFonts w:ascii="Courier New" w:eastAsia="Courier New" w:hAnsi="Courier New" w:cs="Courier New"/>
          <w:sz w:val="20"/>
          <w:szCs w:val="20"/>
        </w:rPr>
        <w:t xml:space="preserve">                                             low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ls_po_sel</w:t>
      </w:r>
      <w:r w:rsidRPr="22CCEE4D">
        <w:rPr>
          <w:rFonts w:ascii="Courier New" w:eastAsia="Courier New" w:hAnsi="Courier New" w:cs="Courier New"/>
          <w:color w:val="808080" w:themeColor="background1" w:themeShade="80"/>
          <w:sz w:val="20"/>
          <w:szCs w:val="20"/>
        </w:rPr>
        <w:t>-</w:t>
      </w:r>
      <w:r w:rsidRPr="22CCEE4D">
        <w:rPr>
          <w:rFonts w:ascii="Courier New" w:eastAsia="Courier New" w:hAnsi="Courier New" w:cs="Courier New"/>
          <w:sz w:val="20"/>
          <w:szCs w:val="20"/>
        </w:rPr>
        <w:t>vbeln</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w:t>
      </w:r>
    </w:p>
    <w:p w14:paraId="14512D4C" w14:textId="0AA5D745"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ELSE</w:t>
      </w:r>
      <w:r w:rsidRPr="22CCEE4D">
        <w:rPr>
          <w:rFonts w:ascii="Courier New" w:eastAsia="Courier New" w:hAnsi="Courier New" w:cs="Courier New"/>
          <w:color w:val="800080"/>
          <w:sz w:val="20"/>
          <w:szCs w:val="20"/>
        </w:rPr>
        <w:t>.</w:t>
      </w:r>
    </w:p>
    <w:p w14:paraId="6BC69E81" w14:textId="7A177502" w:rsidR="4D3254FC" w:rsidRDefault="4D3254FC">
      <w:r w:rsidRPr="22CCEE4D">
        <w:rPr>
          <w:rFonts w:ascii="Courier New" w:eastAsia="Courier New" w:hAnsi="Courier New" w:cs="Courier New"/>
          <w:sz w:val="20"/>
          <w:szCs w:val="20"/>
        </w:rPr>
        <w:t xml:space="preserve">       me</w:t>
      </w:r>
      <w:r w:rsidRPr="22CCEE4D">
        <w:rPr>
          <w:rFonts w:ascii="Courier New" w:eastAsia="Courier New" w:hAnsi="Courier New" w:cs="Courier New"/>
          <w:color w:val="808080" w:themeColor="background1" w:themeShade="80"/>
          <w:sz w:val="20"/>
          <w:szCs w:val="20"/>
        </w:rPr>
        <w:t>-&gt;</w:t>
      </w:r>
      <w:proofErr w:type="spellStart"/>
      <w:r w:rsidRPr="22CCEE4D">
        <w:rPr>
          <w:rFonts w:ascii="Courier New" w:eastAsia="Courier New" w:hAnsi="Courier New" w:cs="Courier New"/>
          <w:sz w:val="20"/>
          <w:szCs w:val="20"/>
        </w:rPr>
        <w:t>gv_sales_ord_found</w:t>
      </w:r>
      <w:proofErr w:type="spellEnd"/>
      <w:r w:rsidRPr="22CCEE4D">
        <w:rPr>
          <w:rFonts w:ascii="Courier New" w:eastAsia="Courier New" w:hAnsi="Courier New" w:cs="Courier New"/>
          <w:sz w:val="20"/>
          <w:szCs w:val="20"/>
        </w:rPr>
        <w:t xml:space="preserve"> </w:t>
      </w:r>
      <w:r w:rsidRPr="22CCEE4D">
        <w:rPr>
          <w:rFonts w:ascii="Courier New" w:eastAsia="Courier New" w:hAnsi="Courier New" w:cs="Courier New"/>
          <w:color w:val="800080"/>
          <w:sz w:val="20"/>
          <w:szCs w:val="20"/>
        </w:rPr>
        <w:t xml:space="preserve">= </w:t>
      </w:r>
      <w:proofErr w:type="spellStart"/>
      <w:r w:rsidRPr="22CCEE4D">
        <w:rPr>
          <w:rFonts w:ascii="Courier New" w:eastAsia="Courier New" w:hAnsi="Courier New" w:cs="Courier New"/>
          <w:sz w:val="20"/>
          <w:szCs w:val="20"/>
        </w:rPr>
        <w:t>abap_false</w:t>
      </w:r>
      <w:proofErr w:type="spellEnd"/>
      <w:r w:rsidRPr="22CCEE4D">
        <w:rPr>
          <w:rFonts w:ascii="Courier New" w:eastAsia="Courier New" w:hAnsi="Courier New" w:cs="Courier New"/>
          <w:color w:val="800080"/>
          <w:sz w:val="20"/>
          <w:szCs w:val="20"/>
        </w:rPr>
        <w:t>.</w:t>
      </w:r>
    </w:p>
    <w:p w14:paraId="3CEED278" w14:textId="2591A2D2" w:rsidR="4D3254FC" w:rsidRDefault="4D3254FC">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ENDIF</w:t>
      </w:r>
      <w:r w:rsidRPr="22CCEE4D">
        <w:rPr>
          <w:rFonts w:ascii="Courier New" w:eastAsia="Courier New" w:hAnsi="Courier New" w:cs="Courier New"/>
          <w:color w:val="800080"/>
          <w:sz w:val="20"/>
          <w:szCs w:val="20"/>
        </w:rPr>
        <w:t>.</w:t>
      </w:r>
    </w:p>
    <w:p w14:paraId="1CB64B9E" w14:textId="1423E380" w:rsidR="4D3254FC" w:rsidRDefault="4D3254FC">
      <w:r w:rsidRPr="22CCEE4D">
        <w:rPr>
          <w:rFonts w:ascii="Courier New" w:eastAsia="Courier New" w:hAnsi="Courier New" w:cs="Courier New"/>
          <w:sz w:val="20"/>
          <w:szCs w:val="20"/>
        </w:rPr>
        <w:t xml:space="preserve"> </w:t>
      </w:r>
    </w:p>
    <w:p w14:paraId="3C355AA5" w14:textId="3DBD84D8" w:rsidR="4D3254FC" w:rsidRDefault="4D3254FC" w:rsidP="22CCEE4D">
      <w:r w:rsidRPr="22CCEE4D">
        <w:rPr>
          <w:rFonts w:ascii="Courier New" w:eastAsia="Courier New" w:hAnsi="Courier New" w:cs="Courier New"/>
          <w:sz w:val="20"/>
          <w:szCs w:val="20"/>
        </w:rPr>
        <w:t xml:space="preserve">  </w:t>
      </w:r>
      <w:r w:rsidRPr="22CCEE4D">
        <w:rPr>
          <w:rFonts w:ascii="Courier New" w:eastAsia="Courier New" w:hAnsi="Courier New" w:cs="Courier New"/>
          <w:color w:val="0000FF"/>
          <w:sz w:val="20"/>
          <w:szCs w:val="20"/>
        </w:rPr>
        <w:t>ENDMETHOD</w:t>
      </w:r>
      <w:r w:rsidRPr="22CCEE4D">
        <w:rPr>
          <w:rFonts w:ascii="Courier New" w:eastAsia="Courier New" w:hAnsi="Courier New" w:cs="Courier New"/>
          <w:color w:val="800080"/>
          <w:sz w:val="20"/>
          <w:szCs w:val="20"/>
        </w:rPr>
        <w:t>.</w:t>
      </w:r>
    </w:p>
    <w:p w14:paraId="1AF959BC" w14:textId="61CB4059" w:rsidR="22CCEE4D" w:rsidRDefault="22CCEE4D" w:rsidP="22CCEE4D">
      <w:pPr>
        <w:rPr>
          <w:rFonts w:ascii="Courier New" w:eastAsia="Courier New" w:hAnsi="Courier New" w:cs="Courier New"/>
          <w:color w:val="800080"/>
          <w:sz w:val="20"/>
          <w:szCs w:val="20"/>
        </w:rPr>
      </w:pPr>
    </w:p>
    <w:p w14:paraId="4CB1DC10" w14:textId="209B7308" w:rsidR="4122BDE0" w:rsidRDefault="4122BDE0" w:rsidP="22CCEE4D">
      <w:pPr>
        <w:rPr>
          <w:rFonts w:ascii="Courier New" w:eastAsia="Courier New" w:hAnsi="Courier New" w:cs="Courier New"/>
          <w:color w:val="800080"/>
          <w:sz w:val="20"/>
          <w:szCs w:val="20"/>
        </w:rPr>
      </w:pPr>
      <w:r w:rsidRPr="22CCEE4D">
        <w:rPr>
          <w:rFonts w:ascii="Courier New" w:eastAsia="Courier New" w:hAnsi="Courier New" w:cs="Courier New"/>
          <w:sz w:val="20"/>
          <w:szCs w:val="20"/>
        </w:rPr>
        <w:t xml:space="preserve">  </w:t>
      </w:r>
    </w:p>
    <w:p w14:paraId="6D3F000B" w14:textId="509E870B" w:rsidR="67073030" w:rsidRDefault="67073030" w:rsidP="22CCEE4D">
      <w:pPr>
        <w:rPr>
          <w:rStyle w:val="l0s311"/>
          <w:b/>
          <w:bCs/>
          <w:color w:val="auto"/>
          <w:highlight w:val="yellow"/>
        </w:rPr>
      </w:pPr>
      <w:r w:rsidRPr="22CCEE4D">
        <w:rPr>
          <w:rStyle w:val="l0s311"/>
          <w:b/>
          <w:bCs/>
          <w:color w:val="auto"/>
          <w:highlight w:val="yellow"/>
        </w:rPr>
        <w:t>*}End   of Defect# 1760/ PCR026486</w:t>
      </w:r>
    </w:p>
    <w:p w14:paraId="6CAF818B" w14:textId="24099574" w:rsidR="005F2103" w:rsidRDefault="005F2103" w:rsidP="22CCEE4D">
      <w:pPr>
        <w:rPr>
          <w:rStyle w:val="l0s311"/>
          <w:b/>
          <w:bCs/>
          <w:color w:val="auto"/>
          <w:highlight w:val="yellow"/>
        </w:rPr>
      </w:pPr>
    </w:p>
    <w:p w14:paraId="77830860" w14:textId="286E455C" w:rsidR="005F2103" w:rsidRDefault="005F2103" w:rsidP="005F2103">
      <w:r w:rsidRPr="00623164">
        <w:rPr>
          <w:highlight w:val="yellow"/>
        </w:rPr>
        <w:t xml:space="preserve">VERSION </w:t>
      </w:r>
      <w:r>
        <w:rPr>
          <w:highlight w:val="yellow"/>
        </w:rPr>
        <w:t>8</w:t>
      </w:r>
      <w:r w:rsidRPr="00623164">
        <w:rPr>
          <w:highlight w:val="yellow"/>
        </w:rPr>
        <w:t xml:space="preserve"> -PCR026486</w:t>
      </w:r>
    </w:p>
    <w:p w14:paraId="09D1A7A5" w14:textId="5CB67ECB" w:rsidR="00A76522" w:rsidRDefault="00A76522" w:rsidP="00A76522">
      <w:pPr>
        <w:rPr>
          <w:b/>
          <w:bCs/>
        </w:rPr>
      </w:pPr>
      <w:r>
        <w:rPr>
          <w:b/>
          <w:bCs/>
        </w:rPr>
        <w:t>APPROVALS:</w:t>
      </w:r>
    </w:p>
    <w:tbl>
      <w:tblPr>
        <w:tblW w:w="9915" w:type="dxa"/>
        <w:tblCellMar>
          <w:left w:w="0" w:type="dxa"/>
          <w:right w:w="0" w:type="dxa"/>
        </w:tblCellMar>
        <w:tblLook w:val="04A0" w:firstRow="1" w:lastRow="0" w:firstColumn="1" w:lastColumn="0" w:noHBand="0" w:noVBand="1"/>
      </w:tblPr>
      <w:tblGrid>
        <w:gridCol w:w="1642"/>
        <w:gridCol w:w="1436"/>
        <w:gridCol w:w="2159"/>
        <w:gridCol w:w="4678"/>
      </w:tblGrid>
      <w:tr w:rsidR="000155A2" w14:paraId="23F4FC22" w14:textId="77777777" w:rsidTr="00D91A00">
        <w:tc>
          <w:tcPr>
            <w:tcW w:w="1642"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70C6CFE0" w14:textId="77777777" w:rsidR="000155A2" w:rsidRDefault="000155A2" w:rsidP="00D91A00">
            <w:pPr>
              <w:spacing w:line="276" w:lineRule="auto"/>
              <w:jc w:val="center"/>
              <w:rPr>
                <w:b/>
                <w:bCs/>
              </w:rPr>
            </w:pPr>
            <w:r>
              <w:rPr>
                <w:b/>
                <w:bCs/>
              </w:rPr>
              <w:t>Version #</w:t>
            </w:r>
          </w:p>
        </w:tc>
        <w:tc>
          <w:tcPr>
            <w:tcW w:w="1436"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1621AA94" w14:textId="77777777" w:rsidR="000155A2" w:rsidRDefault="000155A2" w:rsidP="00D91A00">
            <w:pPr>
              <w:spacing w:line="276" w:lineRule="auto"/>
              <w:jc w:val="center"/>
              <w:rPr>
                <w:b/>
                <w:bCs/>
              </w:rPr>
            </w:pPr>
            <w:r>
              <w:rPr>
                <w:b/>
                <w:bCs/>
              </w:rPr>
              <w:t>Date Modified</w:t>
            </w:r>
          </w:p>
        </w:tc>
        <w:tc>
          <w:tcPr>
            <w:tcW w:w="2160" w:type="dxa"/>
            <w:tcBorders>
              <w:top w:val="single" w:sz="8" w:space="0" w:color="auto"/>
              <w:left w:val="single" w:sz="8" w:space="0" w:color="auto"/>
              <w:bottom w:val="single" w:sz="8" w:space="0" w:color="auto"/>
              <w:right w:val="nil"/>
            </w:tcBorders>
            <w:shd w:val="clear" w:color="auto" w:fill="C0C0C0"/>
            <w:tcMar>
              <w:top w:w="0" w:type="dxa"/>
              <w:left w:w="108" w:type="dxa"/>
              <w:bottom w:w="0" w:type="dxa"/>
              <w:right w:w="108" w:type="dxa"/>
            </w:tcMar>
            <w:hideMark/>
          </w:tcPr>
          <w:p w14:paraId="2499C051" w14:textId="77777777" w:rsidR="000155A2" w:rsidRDefault="000155A2" w:rsidP="00D91A00">
            <w:pPr>
              <w:spacing w:line="276" w:lineRule="auto"/>
              <w:jc w:val="center"/>
              <w:rPr>
                <w:b/>
                <w:bCs/>
              </w:rPr>
            </w:pPr>
            <w:r>
              <w:rPr>
                <w:b/>
                <w:bCs/>
              </w:rPr>
              <w:t>Modified By</w:t>
            </w:r>
          </w:p>
        </w:tc>
        <w:tc>
          <w:tcPr>
            <w:tcW w:w="4680" w:type="dxa"/>
            <w:tcBorders>
              <w:top w:val="single" w:sz="8" w:space="0" w:color="auto"/>
              <w:left w:val="single" w:sz="8" w:space="0" w:color="auto"/>
              <w:bottom w:val="single" w:sz="8" w:space="0" w:color="auto"/>
              <w:right w:val="double" w:sz="6" w:space="0" w:color="auto"/>
            </w:tcBorders>
            <w:shd w:val="clear" w:color="auto" w:fill="C0C0C0"/>
            <w:tcMar>
              <w:top w:w="0" w:type="dxa"/>
              <w:left w:w="108" w:type="dxa"/>
              <w:bottom w:w="0" w:type="dxa"/>
              <w:right w:w="108" w:type="dxa"/>
            </w:tcMar>
            <w:hideMark/>
          </w:tcPr>
          <w:p w14:paraId="3973A104" w14:textId="77777777" w:rsidR="000155A2" w:rsidRDefault="000155A2" w:rsidP="00D91A00">
            <w:pPr>
              <w:spacing w:line="276" w:lineRule="auto"/>
              <w:jc w:val="center"/>
              <w:rPr>
                <w:b/>
                <w:bCs/>
              </w:rPr>
            </w:pPr>
            <w:r>
              <w:rPr>
                <w:b/>
                <w:bCs/>
              </w:rPr>
              <w:t>Brief Description of Change</w:t>
            </w:r>
          </w:p>
        </w:tc>
      </w:tr>
      <w:tr w:rsidR="000155A2" w14:paraId="14ACC9A9" w14:textId="77777777" w:rsidTr="00D91A00">
        <w:trPr>
          <w:trHeight w:val="786"/>
        </w:trPr>
        <w:tc>
          <w:tcPr>
            <w:tcW w:w="1642"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08796A7D" w14:textId="0D8AB107" w:rsidR="000155A2" w:rsidRDefault="000155A2" w:rsidP="00D91A00">
            <w:pPr>
              <w:spacing w:line="276" w:lineRule="auto"/>
              <w:jc w:val="both"/>
            </w:pPr>
            <w:r>
              <w:t>8.0</w:t>
            </w:r>
          </w:p>
        </w:tc>
        <w:tc>
          <w:tcPr>
            <w:tcW w:w="1436" w:type="dxa"/>
            <w:tcBorders>
              <w:top w:val="nil"/>
              <w:left w:val="nil"/>
              <w:bottom w:val="single" w:sz="8" w:space="0" w:color="auto"/>
              <w:right w:val="single" w:sz="8" w:space="0" w:color="auto"/>
            </w:tcBorders>
            <w:tcMar>
              <w:top w:w="0" w:type="dxa"/>
              <w:left w:w="108" w:type="dxa"/>
              <w:bottom w:w="0" w:type="dxa"/>
              <w:right w:w="108" w:type="dxa"/>
            </w:tcMar>
            <w:hideMark/>
          </w:tcPr>
          <w:p w14:paraId="34F6F17C" w14:textId="51BFF3EC" w:rsidR="000155A2" w:rsidRDefault="000155A2" w:rsidP="00D91A00">
            <w:pPr>
              <w:spacing w:line="276" w:lineRule="auto"/>
              <w:jc w:val="both"/>
            </w:pPr>
            <w:r>
              <w:t>06/11/2020</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009B051B" w14:textId="295C33EB" w:rsidR="000155A2" w:rsidRDefault="004C102A" w:rsidP="00D91A00">
            <w:pPr>
              <w:spacing w:line="276" w:lineRule="auto"/>
              <w:jc w:val="both"/>
            </w:pPr>
            <w:r>
              <w:t>Srinivas A</w:t>
            </w:r>
          </w:p>
        </w:tc>
        <w:tc>
          <w:tcPr>
            <w:tcW w:w="4680" w:type="dxa"/>
            <w:tcBorders>
              <w:top w:val="nil"/>
              <w:left w:val="nil"/>
              <w:bottom w:val="single" w:sz="8" w:space="0" w:color="auto"/>
              <w:right w:val="double" w:sz="6" w:space="0" w:color="auto"/>
            </w:tcBorders>
            <w:tcMar>
              <w:top w:w="0" w:type="dxa"/>
              <w:left w:w="108" w:type="dxa"/>
              <w:bottom w:w="0" w:type="dxa"/>
              <w:right w:w="108" w:type="dxa"/>
            </w:tcMar>
            <w:hideMark/>
          </w:tcPr>
          <w:p w14:paraId="561F953B" w14:textId="77777777" w:rsidR="000155A2" w:rsidRPr="003E54CB" w:rsidRDefault="000155A2" w:rsidP="00D91A00">
            <w:pPr>
              <w:spacing w:line="276" w:lineRule="auto"/>
              <w:jc w:val="both"/>
              <w:rPr>
                <w:rFonts w:cs="Arial"/>
              </w:rPr>
            </w:pPr>
            <w:r w:rsidRPr="003E54CB">
              <w:rPr>
                <w:rFonts w:cs="Arial"/>
              </w:rPr>
              <w:t>Modifications in report ZAFGR261</w:t>
            </w:r>
          </w:p>
        </w:tc>
      </w:tr>
    </w:tbl>
    <w:p w14:paraId="602B1B65" w14:textId="77777777" w:rsidR="000155A2" w:rsidRDefault="000155A2" w:rsidP="00A76522">
      <w:pPr>
        <w:rPr>
          <w:sz w:val="22"/>
          <w:szCs w:val="22"/>
        </w:rPr>
      </w:pPr>
    </w:p>
    <w:p w14:paraId="4B1924EE" w14:textId="77777777" w:rsidR="00A76522" w:rsidRDefault="00A76522" w:rsidP="00A76522"/>
    <w:tbl>
      <w:tblPr>
        <w:tblW w:w="0" w:type="auto"/>
        <w:tblCellMar>
          <w:left w:w="0" w:type="dxa"/>
          <w:right w:w="0" w:type="dxa"/>
        </w:tblCellMar>
        <w:tblLook w:val="04A0" w:firstRow="1" w:lastRow="0" w:firstColumn="1" w:lastColumn="0" w:noHBand="0" w:noVBand="1"/>
      </w:tblPr>
      <w:tblGrid>
        <w:gridCol w:w="2316"/>
        <w:gridCol w:w="2066"/>
        <w:gridCol w:w="2088"/>
        <w:gridCol w:w="2387"/>
      </w:tblGrid>
      <w:tr w:rsidR="00A76522" w14:paraId="4FF5C970" w14:textId="77777777" w:rsidTr="00D91A00">
        <w:trPr>
          <w:trHeight w:val="323"/>
        </w:trPr>
        <w:tc>
          <w:tcPr>
            <w:tcW w:w="2316" w:type="dxa"/>
            <w:tcBorders>
              <w:top w:val="double" w:sz="6" w:space="0" w:color="auto"/>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1EAA9CF3" w14:textId="77777777" w:rsidR="00A76522" w:rsidRDefault="00A76522" w:rsidP="00D91A00">
            <w:pPr>
              <w:spacing w:after="120" w:line="276" w:lineRule="auto"/>
              <w:rPr>
                <w:b/>
                <w:bCs/>
              </w:rPr>
            </w:pPr>
            <w:r>
              <w:rPr>
                <w:b/>
                <w:bCs/>
              </w:rPr>
              <w:t>Author</w:t>
            </w:r>
          </w:p>
        </w:tc>
        <w:tc>
          <w:tcPr>
            <w:tcW w:w="2066" w:type="dxa"/>
            <w:tcBorders>
              <w:top w:val="double" w:sz="6" w:space="0" w:color="auto"/>
              <w:left w:val="nil"/>
              <w:bottom w:val="single" w:sz="8" w:space="0" w:color="auto"/>
              <w:right w:val="single" w:sz="8" w:space="0" w:color="auto"/>
            </w:tcBorders>
            <w:tcMar>
              <w:top w:w="0" w:type="dxa"/>
              <w:left w:w="108" w:type="dxa"/>
              <w:bottom w:w="0" w:type="dxa"/>
              <w:right w:w="108" w:type="dxa"/>
            </w:tcMar>
            <w:hideMark/>
          </w:tcPr>
          <w:p w14:paraId="1253CBA1" w14:textId="68917C33" w:rsidR="00A76522" w:rsidRDefault="004C102A" w:rsidP="00D91A00">
            <w:pPr>
              <w:spacing w:line="276" w:lineRule="auto"/>
            </w:pPr>
            <w:r>
              <w:t>Srinivas A</w:t>
            </w:r>
          </w:p>
        </w:tc>
        <w:tc>
          <w:tcPr>
            <w:tcW w:w="2088" w:type="dxa"/>
            <w:tcBorders>
              <w:top w:val="double" w:sz="6" w:space="0" w:color="auto"/>
              <w:left w:val="nil"/>
              <w:bottom w:val="single" w:sz="8" w:space="0" w:color="auto"/>
              <w:right w:val="single" w:sz="8" w:space="0" w:color="auto"/>
            </w:tcBorders>
            <w:shd w:val="clear" w:color="auto" w:fill="C0C0C0"/>
            <w:tcMar>
              <w:top w:w="0" w:type="dxa"/>
              <w:left w:w="108" w:type="dxa"/>
              <w:bottom w:w="0" w:type="dxa"/>
              <w:right w:w="108" w:type="dxa"/>
            </w:tcMar>
            <w:hideMark/>
          </w:tcPr>
          <w:p w14:paraId="33B79F8E" w14:textId="77777777" w:rsidR="00A76522" w:rsidRDefault="00A76522" w:rsidP="00D91A00">
            <w:pPr>
              <w:spacing w:after="120" w:line="276" w:lineRule="auto"/>
              <w:rPr>
                <w:b/>
                <w:bCs/>
              </w:rPr>
            </w:pPr>
            <w:r>
              <w:rPr>
                <w:b/>
                <w:bCs/>
              </w:rPr>
              <w:t>Date Created:</w:t>
            </w:r>
          </w:p>
        </w:tc>
        <w:tc>
          <w:tcPr>
            <w:tcW w:w="2387" w:type="dxa"/>
            <w:tcBorders>
              <w:top w:val="double" w:sz="6" w:space="0" w:color="auto"/>
              <w:left w:val="nil"/>
              <w:bottom w:val="single" w:sz="8" w:space="0" w:color="auto"/>
              <w:right w:val="double" w:sz="6" w:space="0" w:color="auto"/>
            </w:tcBorders>
            <w:tcMar>
              <w:top w:w="0" w:type="dxa"/>
              <w:left w:w="108" w:type="dxa"/>
              <w:bottom w:w="0" w:type="dxa"/>
              <w:right w:w="108" w:type="dxa"/>
            </w:tcMar>
            <w:hideMark/>
          </w:tcPr>
          <w:p w14:paraId="2670C9AD" w14:textId="3172E563" w:rsidR="00A76522" w:rsidRDefault="00A76522" w:rsidP="00D91A00">
            <w:pPr>
              <w:spacing w:line="276" w:lineRule="auto"/>
            </w:pPr>
            <w:r>
              <w:t>06/11/2020</w:t>
            </w:r>
          </w:p>
        </w:tc>
      </w:tr>
      <w:tr w:rsidR="00A76522" w14:paraId="0B22EFC1"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233DB47E" w14:textId="77777777" w:rsidR="00A76522" w:rsidRDefault="00A76522" w:rsidP="00D91A00">
            <w:pPr>
              <w:spacing w:after="120" w:line="276" w:lineRule="auto"/>
              <w:rPr>
                <w:b/>
                <w:bCs/>
              </w:rPr>
            </w:pPr>
            <w:r>
              <w:rPr>
                <w:b/>
                <w:bCs/>
              </w:rPr>
              <w:t xml:space="preserve">Functional Team Lead </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11420158" w14:textId="77777777" w:rsidR="00A76522" w:rsidRDefault="00A76522" w:rsidP="00D91A00">
            <w:pPr>
              <w:spacing w:line="276" w:lineRule="auto"/>
            </w:pPr>
            <w:r>
              <w:t>Sapan Shenoy</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2C3A4FF5" w14:textId="77777777" w:rsidR="00A76522" w:rsidRDefault="00A76522"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541A2C51" w14:textId="77777777" w:rsidR="00A76522" w:rsidRDefault="00A76522" w:rsidP="00D91A00">
            <w:pPr>
              <w:spacing w:line="276" w:lineRule="auto"/>
            </w:pPr>
          </w:p>
        </w:tc>
      </w:tr>
      <w:tr w:rsidR="00A76522" w14:paraId="214A57B6"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565467CC" w14:textId="77777777" w:rsidR="00A76522" w:rsidRDefault="00A76522" w:rsidP="00D91A00">
            <w:pPr>
              <w:spacing w:after="120" w:line="276" w:lineRule="auto"/>
              <w:rPr>
                <w:b/>
                <w:bCs/>
              </w:rPr>
            </w:pPr>
            <w:r>
              <w:rPr>
                <w:b/>
                <w:bCs/>
              </w:rPr>
              <w:t>Technical Team ASM</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7F1EEF26" w14:textId="77777777" w:rsidR="00A76522" w:rsidRDefault="00A76522"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60C9702D" w14:textId="77777777" w:rsidR="00A76522" w:rsidRDefault="00A76522"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2AE1536D" w14:textId="77777777" w:rsidR="00A76522" w:rsidRDefault="00A76522" w:rsidP="00D91A00">
            <w:pPr>
              <w:spacing w:line="276" w:lineRule="auto"/>
            </w:pPr>
          </w:p>
        </w:tc>
      </w:tr>
      <w:tr w:rsidR="00A76522" w14:paraId="4592AC1A"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3C13B629" w14:textId="77777777" w:rsidR="00A76522" w:rsidRDefault="00A76522" w:rsidP="00D91A00">
            <w:pPr>
              <w:spacing w:after="120" w:line="276" w:lineRule="auto"/>
              <w:rPr>
                <w:b/>
                <w:bCs/>
              </w:rPr>
            </w:pPr>
            <w:r>
              <w:rPr>
                <w:b/>
                <w:bCs/>
              </w:rPr>
              <w:t>Technical Team Lead</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5B4022F4" w14:textId="4B8B4426" w:rsidR="00A76522" w:rsidRDefault="00A76522" w:rsidP="00D91A00">
            <w:pPr>
              <w:spacing w:line="276" w:lineRule="auto"/>
            </w:pPr>
            <w:r>
              <w:t>Yvonne Ta</w:t>
            </w:r>
            <w:r w:rsidR="00AE1595">
              <w:t>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4689BF3C" w14:textId="77777777" w:rsidR="00A76522" w:rsidRDefault="00A76522"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2D7A3D69" w14:textId="77777777" w:rsidR="00A76522" w:rsidRDefault="00A76522" w:rsidP="00D91A00">
            <w:pPr>
              <w:spacing w:line="276" w:lineRule="auto"/>
            </w:pPr>
          </w:p>
        </w:tc>
      </w:tr>
      <w:tr w:rsidR="00A76522" w14:paraId="12D34816" w14:textId="77777777" w:rsidTr="00D91A00">
        <w:trPr>
          <w:trHeight w:val="111"/>
        </w:trPr>
        <w:tc>
          <w:tcPr>
            <w:tcW w:w="2316" w:type="dxa"/>
            <w:tcBorders>
              <w:top w:val="nil"/>
              <w:left w:val="double" w:sz="6" w:space="0" w:color="auto"/>
              <w:bottom w:val="double" w:sz="6" w:space="0" w:color="auto"/>
              <w:right w:val="single" w:sz="8" w:space="0" w:color="auto"/>
            </w:tcBorders>
            <w:shd w:val="clear" w:color="auto" w:fill="C0C0C0"/>
            <w:tcMar>
              <w:top w:w="0" w:type="dxa"/>
              <w:left w:w="108" w:type="dxa"/>
              <w:bottom w:w="0" w:type="dxa"/>
              <w:right w:w="108" w:type="dxa"/>
            </w:tcMar>
            <w:hideMark/>
          </w:tcPr>
          <w:p w14:paraId="26E13BD0" w14:textId="77777777" w:rsidR="00A76522" w:rsidRDefault="00A76522" w:rsidP="00D91A00">
            <w:pPr>
              <w:spacing w:after="120" w:line="276" w:lineRule="auto"/>
              <w:rPr>
                <w:b/>
                <w:bCs/>
              </w:rPr>
            </w:pPr>
            <w:r>
              <w:rPr>
                <w:b/>
                <w:bCs/>
              </w:rPr>
              <w:lastRenderedPageBreak/>
              <w:t>Project Manager</w:t>
            </w:r>
          </w:p>
        </w:tc>
        <w:tc>
          <w:tcPr>
            <w:tcW w:w="2066" w:type="dxa"/>
            <w:tcBorders>
              <w:top w:val="nil"/>
              <w:left w:val="nil"/>
              <w:bottom w:val="double" w:sz="6" w:space="0" w:color="auto"/>
              <w:right w:val="single" w:sz="8" w:space="0" w:color="auto"/>
            </w:tcBorders>
            <w:tcMar>
              <w:top w:w="0" w:type="dxa"/>
              <w:left w:w="108" w:type="dxa"/>
              <w:bottom w:w="0" w:type="dxa"/>
              <w:right w:w="108" w:type="dxa"/>
            </w:tcMar>
          </w:tcPr>
          <w:p w14:paraId="29C0504A" w14:textId="77777777" w:rsidR="00A76522" w:rsidRDefault="00A76522" w:rsidP="00D91A00">
            <w:pPr>
              <w:spacing w:line="276" w:lineRule="auto"/>
            </w:pPr>
            <w:r>
              <w:t>Sapan Shenoy</w:t>
            </w:r>
          </w:p>
        </w:tc>
        <w:tc>
          <w:tcPr>
            <w:tcW w:w="2088" w:type="dxa"/>
            <w:tcBorders>
              <w:top w:val="nil"/>
              <w:left w:val="nil"/>
              <w:bottom w:val="double" w:sz="6" w:space="0" w:color="auto"/>
              <w:right w:val="single" w:sz="8" w:space="0" w:color="auto"/>
            </w:tcBorders>
            <w:shd w:val="clear" w:color="auto" w:fill="C0C0C0"/>
            <w:tcMar>
              <w:top w:w="0" w:type="dxa"/>
              <w:left w:w="108" w:type="dxa"/>
              <w:bottom w:w="0" w:type="dxa"/>
              <w:right w:w="108" w:type="dxa"/>
            </w:tcMar>
            <w:hideMark/>
          </w:tcPr>
          <w:p w14:paraId="51D4E36D" w14:textId="77777777" w:rsidR="00A76522" w:rsidRDefault="00A76522" w:rsidP="00D91A00">
            <w:pPr>
              <w:spacing w:after="120" w:line="276" w:lineRule="auto"/>
              <w:rPr>
                <w:b/>
                <w:bCs/>
              </w:rPr>
            </w:pPr>
            <w:r>
              <w:rPr>
                <w:b/>
                <w:bCs/>
              </w:rPr>
              <w:t>Signature and Date Approved:</w:t>
            </w:r>
          </w:p>
        </w:tc>
        <w:tc>
          <w:tcPr>
            <w:tcW w:w="2387" w:type="dxa"/>
            <w:tcBorders>
              <w:top w:val="nil"/>
              <w:left w:val="nil"/>
              <w:bottom w:val="double" w:sz="6" w:space="0" w:color="auto"/>
              <w:right w:val="double" w:sz="6" w:space="0" w:color="auto"/>
            </w:tcBorders>
            <w:tcMar>
              <w:top w:w="0" w:type="dxa"/>
              <w:left w:w="108" w:type="dxa"/>
              <w:bottom w:w="0" w:type="dxa"/>
              <w:right w:w="108" w:type="dxa"/>
            </w:tcMar>
          </w:tcPr>
          <w:p w14:paraId="6F259D71" w14:textId="77777777" w:rsidR="00A76522" w:rsidRDefault="00A76522" w:rsidP="00D91A00">
            <w:pPr>
              <w:spacing w:line="276" w:lineRule="auto"/>
            </w:pPr>
          </w:p>
          <w:p w14:paraId="1115F7E2" w14:textId="77777777" w:rsidR="00A76522" w:rsidRDefault="00A76522" w:rsidP="00D91A00">
            <w:pPr>
              <w:spacing w:line="276" w:lineRule="auto"/>
            </w:pPr>
          </w:p>
        </w:tc>
      </w:tr>
    </w:tbl>
    <w:p w14:paraId="2967AFD8" w14:textId="4AC4F985" w:rsidR="00A76522" w:rsidRDefault="00A76522" w:rsidP="005F2103"/>
    <w:p w14:paraId="3BD47172" w14:textId="77777777" w:rsidR="0093718C" w:rsidRPr="00A03EE0" w:rsidRDefault="0093718C" w:rsidP="0093718C">
      <w:pPr>
        <w:pStyle w:val="Heading2"/>
        <w:numPr>
          <w:ilvl w:val="0"/>
          <w:numId w:val="0"/>
        </w:numPr>
        <w:rPr>
          <w:rFonts w:ascii="Tahoma" w:hAnsi="Tahoma" w:cs="Tahoma"/>
          <w:i w:val="0"/>
          <w:sz w:val="24"/>
          <w:szCs w:val="24"/>
        </w:rPr>
      </w:pPr>
      <w:r>
        <w:rPr>
          <w:rFonts w:ascii="Tahoma" w:hAnsi="Tahoma" w:cs="Tahoma"/>
          <w:i w:val="0"/>
          <w:sz w:val="24"/>
          <w:szCs w:val="24"/>
        </w:rPr>
        <w:t>Object Type:</w:t>
      </w:r>
    </w:p>
    <w:p w14:paraId="6010EAB8" w14:textId="77777777" w:rsidR="0093718C" w:rsidRDefault="0093718C" w:rsidP="0093718C">
      <w:pPr>
        <w:rPr>
          <w:sz w:val="22"/>
          <w:szCs w:val="22"/>
        </w:rPr>
      </w:pPr>
      <w:r w:rsidRPr="00261D59">
        <w:rPr>
          <w:sz w:val="22"/>
          <w:szCs w:val="22"/>
        </w:rPr>
        <w:t>Report (</w:t>
      </w:r>
      <w:r>
        <w:rPr>
          <w:sz w:val="22"/>
          <w:szCs w:val="22"/>
        </w:rPr>
        <w:t>X</w:t>
      </w:r>
      <w:r w:rsidRPr="00261D59">
        <w:rPr>
          <w:sz w:val="22"/>
          <w:szCs w:val="22"/>
        </w:rPr>
        <w:t>) Interface (  )</w:t>
      </w:r>
      <w:r w:rsidRPr="00261D59">
        <w:rPr>
          <w:sz w:val="22"/>
          <w:szCs w:val="22"/>
        </w:rPr>
        <w:tab/>
        <w:t xml:space="preserve">  Conversion (  )</w:t>
      </w:r>
      <w:r w:rsidRPr="00261D59">
        <w:rPr>
          <w:sz w:val="22"/>
          <w:szCs w:val="22"/>
        </w:rPr>
        <w:tab/>
        <w:t>Enhancement ( )  Workflow (  ) Form (  )</w:t>
      </w:r>
      <w:r>
        <w:rPr>
          <w:sz w:val="22"/>
          <w:szCs w:val="22"/>
        </w:rPr>
        <w:t xml:space="preserve"> </w:t>
      </w:r>
      <w:proofErr w:type="spellStart"/>
      <w:r w:rsidRPr="00261D59">
        <w:rPr>
          <w:sz w:val="22"/>
          <w:szCs w:val="22"/>
        </w:rPr>
        <w:t>WebDynpro</w:t>
      </w:r>
      <w:proofErr w:type="spellEnd"/>
      <w:r w:rsidRPr="00261D59">
        <w:rPr>
          <w:sz w:val="22"/>
          <w:szCs w:val="22"/>
        </w:rPr>
        <w:t xml:space="preserve"> (  )Other (  ) Specify: _____________</w:t>
      </w:r>
    </w:p>
    <w:p w14:paraId="04098504" w14:textId="77777777" w:rsidR="0093718C" w:rsidRDefault="0093718C" w:rsidP="0093718C">
      <w:pPr>
        <w:rPr>
          <w:sz w:val="22"/>
          <w:szCs w:val="22"/>
        </w:rPr>
      </w:pPr>
    </w:p>
    <w:p w14:paraId="7C409AB4" w14:textId="77777777" w:rsidR="0093718C" w:rsidRPr="00B73B47" w:rsidRDefault="0093718C" w:rsidP="0093718C">
      <w:pPr>
        <w:pStyle w:val="Heading2"/>
        <w:numPr>
          <w:ilvl w:val="0"/>
          <w:numId w:val="0"/>
        </w:numPr>
        <w:rPr>
          <w:rFonts w:ascii="Tahoma" w:hAnsi="Tahoma" w:cs="Tahoma"/>
          <w:sz w:val="24"/>
          <w:szCs w:val="24"/>
        </w:rPr>
      </w:pPr>
      <w:r w:rsidRPr="00B73B47">
        <w:rPr>
          <w:rFonts w:ascii="Tahoma" w:hAnsi="Tahoma" w:cs="Tahoma"/>
          <w:i w:val="0"/>
          <w:iCs w:val="0"/>
          <w:sz w:val="24"/>
          <w:szCs w:val="24"/>
        </w:rPr>
        <w:t>Systems</w:t>
      </w:r>
    </w:p>
    <w:p w14:paraId="557BEAB1" w14:textId="77777777" w:rsidR="0093718C" w:rsidRPr="00B73B47" w:rsidRDefault="0093718C" w:rsidP="0093718C">
      <w:pPr>
        <w:pStyle w:val="NormalWeb"/>
        <w:spacing w:before="0" w:beforeAutospacing="0" w:after="0" w:afterAutospacing="0"/>
        <w:rPr>
          <w:color w:val="000000" w:themeColor="text1"/>
        </w:rPr>
      </w:pPr>
      <w:r w:rsidRPr="00B73B47">
        <w:rPr>
          <w:color w:val="000000" w:themeColor="text1"/>
        </w:rPr>
        <w:t>BW (  )   CRM(  )  CUA/GRC(  )    ECC(X )  EPP(  ) GTS( ) HCM (  ) MDM(  ) PLM(  ) SCM(  )  SNC(  )  SEM(  ) SLM (  ) SRM (  )  XI(  )     Web Method(  )</w:t>
      </w:r>
    </w:p>
    <w:p w14:paraId="01A541A8" w14:textId="77777777" w:rsidR="0093718C" w:rsidRDefault="0093718C" w:rsidP="005F2103"/>
    <w:p w14:paraId="78E5436E"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44ACA812"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E58DD3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022AF2AE"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5E979B62"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EB8907C"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798BBCA3"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p>
          <w:p w14:paraId="00D0A005"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6AF05653"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930E7F3"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643F496A"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43C482DB"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12CA0CB"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4821624A"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5D9293EC"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4DCDA7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07B59E9D" w14:textId="77777777" w:rsidR="005F2103" w:rsidRPr="009405ED" w:rsidRDefault="005F2103" w:rsidP="00D91A00">
            <w:pPr>
              <w:pStyle w:val="Tabletext0"/>
              <w:rPr>
                <w:rFonts w:ascii="Tahoma" w:eastAsia="Times New Roman" w:hAnsi="Tahoma" w:cs="Tahoma"/>
                <w:i/>
                <w:iCs/>
                <w:noProof/>
                <w:color w:val="000000"/>
                <w:szCs w:val="20"/>
              </w:rPr>
            </w:pPr>
            <w:r w:rsidRPr="00623164">
              <w:rPr>
                <w:rFonts w:ascii="Tahoma" w:eastAsia="Times New Roman" w:hAnsi="Tahoma" w:cs="Tahoma"/>
                <w:i/>
                <w:iCs/>
                <w:noProof/>
                <w:color w:val="000000"/>
                <w:szCs w:val="20"/>
              </w:rPr>
              <w:t>ZAFGR261</w:t>
            </w:r>
          </w:p>
        </w:tc>
      </w:tr>
      <w:tr w:rsidR="005F2103" w:rsidRPr="009405ED" w14:paraId="7D551417"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B41A8FD"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00FCCD1A"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75BD970B"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3F0B8A8"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04E8E59E"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05586721"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6969FCEC"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B790048"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5C0C92D6"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50573281"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218DA21"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2E74E926"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T</w:t>
            </w:r>
          </w:p>
          <w:p w14:paraId="56212361"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15EA8018"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C3958C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7F0FA2EE"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5EE25A55"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040E77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34FCBCC3"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7CB0D93C"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CB05263"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03555BD6"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56009693"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78AD15B"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138E5286"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0FEDD259"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F9D7292"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06413DD5"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31AB5C20"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5DB35D26"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5FA0F8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lastRenderedPageBreak/>
              <w:t>Object Type</w:t>
            </w:r>
          </w:p>
        </w:tc>
        <w:tc>
          <w:tcPr>
            <w:tcW w:w="7304" w:type="dxa"/>
            <w:tcBorders>
              <w:top w:val="single" w:sz="4" w:space="0" w:color="auto"/>
              <w:left w:val="single" w:sz="4" w:space="0" w:color="auto"/>
              <w:bottom w:val="single" w:sz="4" w:space="0" w:color="auto"/>
              <w:right w:val="single" w:sz="4" w:space="0" w:color="auto"/>
            </w:tcBorders>
          </w:tcPr>
          <w:p w14:paraId="35321744"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6626E8D9"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50965A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148D9242"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F</w:t>
            </w:r>
          </w:p>
          <w:p w14:paraId="1630B89C"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17A1BF80"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DBFC52A"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40FBD185"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18F8415E"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33C3F5B"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29576631"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34C5CE78"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6F0654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4F6A1C20"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1ED7C2D1"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38E9914"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309352AF"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78EA26AF"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6598B1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4439CFEA"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49DB103E" w14:textId="1DA2ED68" w:rsidR="005F2103" w:rsidRDefault="005F2103" w:rsidP="005F2103"/>
    <w:p w14:paraId="0E7A5E5D" w14:textId="6973A62C" w:rsidR="001646D5" w:rsidRDefault="001646D5" w:rsidP="005F2103">
      <w:pPr>
        <w:rPr>
          <w:b/>
          <w:bCs/>
        </w:rPr>
      </w:pPr>
      <w:r w:rsidRPr="003B3F48">
        <w:rPr>
          <w:b/>
          <w:bCs/>
        </w:rPr>
        <w:t>Detailed Technical Specifications</w:t>
      </w:r>
    </w:p>
    <w:p w14:paraId="14BAC5BF" w14:textId="49CDDDE9" w:rsidR="003B3F48" w:rsidRPr="003B3F48" w:rsidRDefault="003B3F48" w:rsidP="005F2103">
      <w:pPr>
        <w:rPr>
          <w:u w:val="single"/>
        </w:rPr>
      </w:pPr>
      <w:r w:rsidRPr="003B3F48">
        <w:rPr>
          <w:u w:val="single"/>
        </w:rPr>
        <w:t>Requirement</w:t>
      </w:r>
    </w:p>
    <w:p w14:paraId="6DC7F34D" w14:textId="77777777" w:rsidR="001646D5" w:rsidRPr="003B3F48" w:rsidRDefault="001646D5" w:rsidP="001646D5">
      <w:pPr>
        <w:rPr>
          <w:bCs/>
        </w:rPr>
      </w:pPr>
      <w:r w:rsidRPr="003B3F48">
        <w:rPr>
          <w:bCs/>
        </w:rPr>
        <w:t>Currently program just looking at Subcon PO. Business would like to see  regular ZMAT PO as well so add below conditions to existing condition.</w:t>
      </w:r>
    </w:p>
    <w:p w14:paraId="2ACDC650" w14:textId="79C71593" w:rsidR="001646D5" w:rsidRDefault="001646D5" w:rsidP="001646D5">
      <w:pPr>
        <w:rPr>
          <w:b/>
        </w:rPr>
      </w:pPr>
    </w:p>
    <w:p w14:paraId="659391C0" w14:textId="5A38638F" w:rsidR="003B3F48" w:rsidRPr="003B3F48" w:rsidRDefault="003B3F48" w:rsidP="001646D5">
      <w:pPr>
        <w:rPr>
          <w:bCs/>
          <w:u w:val="single"/>
        </w:rPr>
      </w:pPr>
      <w:r w:rsidRPr="003B3F48">
        <w:rPr>
          <w:bCs/>
          <w:u w:val="single"/>
        </w:rPr>
        <w:t>Solution</w:t>
      </w:r>
    </w:p>
    <w:p w14:paraId="333DAFEC" w14:textId="77777777" w:rsidR="001646D5" w:rsidRPr="001646D5" w:rsidRDefault="001646D5" w:rsidP="001646D5">
      <w:pPr>
        <w:numPr>
          <w:ilvl w:val="0"/>
          <w:numId w:val="13"/>
        </w:numPr>
      </w:pPr>
      <w:r w:rsidRPr="001646D5">
        <w:t>Check if Material Type (MARA-MTART = ZMAT) and/or SOBSK = ‘SC’ or ‘E5’, “ Blank “if yes then show additional PO related fields to the report.</w:t>
      </w:r>
    </w:p>
    <w:p w14:paraId="36BC3848" w14:textId="77777777" w:rsidR="001646D5" w:rsidRDefault="001646D5" w:rsidP="005F2103"/>
    <w:p w14:paraId="1EB7429B" w14:textId="77777777" w:rsidR="005F2103" w:rsidRDefault="005F2103" w:rsidP="22CCEE4D">
      <w:pPr>
        <w:rPr>
          <w:rStyle w:val="l0s311"/>
          <w:b/>
          <w:bCs/>
          <w:color w:val="auto"/>
          <w:highlight w:val="yellow"/>
        </w:rPr>
      </w:pPr>
    </w:p>
    <w:p w14:paraId="173C418D" w14:textId="23267BCB" w:rsidR="005F2103" w:rsidRDefault="005F2103" w:rsidP="005F2103">
      <w:r w:rsidRPr="00623164">
        <w:rPr>
          <w:highlight w:val="yellow"/>
        </w:rPr>
        <w:t xml:space="preserve">VERSION </w:t>
      </w:r>
      <w:r>
        <w:rPr>
          <w:highlight w:val="yellow"/>
        </w:rPr>
        <w:t>9</w:t>
      </w:r>
      <w:r w:rsidRPr="00623164">
        <w:rPr>
          <w:highlight w:val="yellow"/>
        </w:rPr>
        <w:t xml:space="preserve"> -PCR026486</w:t>
      </w:r>
    </w:p>
    <w:p w14:paraId="2A3671A9" w14:textId="4D92CE39" w:rsidR="003C3A38" w:rsidRDefault="003C3A38" w:rsidP="003C3A38">
      <w:pPr>
        <w:rPr>
          <w:b/>
          <w:bCs/>
        </w:rPr>
      </w:pPr>
      <w:r>
        <w:rPr>
          <w:b/>
          <w:bCs/>
        </w:rPr>
        <w:t>APPROVALS:</w:t>
      </w:r>
    </w:p>
    <w:tbl>
      <w:tblPr>
        <w:tblW w:w="9915" w:type="dxa"/>
        <w:tblCellMar>
          <w:left w:w="0" w:type="dxa"/>
          <w:right w:w="0" w:type="dxa"/>
        </w:tblCellMar>
        <w:tblLook w:val="04A0" w:firstRow="1" w:lastRow="0" w:firstColumn="1" w:lastColumn="0" w:noHBand="0" w:noVBand="1"/>
      </w:tblPr>
      <w:tblGrid>
        <w:gridCol w:w="1642"/>
        <w:gridCol w:w="1436"/>
        <w:gridCol w:w="2159"/>
        <w:gridCol w:w="4678"/>
      </w:tblGrid>
      <w:tr w:rsidR="0040623F" w14:paraId="738B6D56" w14:textId="77777777" w:rsidTr="00D91A00">
        <w:tc>
          <w:tcPr>
            <w:tcW w:w="1642"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1991F01F" w14:textId="77777777" w:rsidR="0040623F" w:rsidRDefault="0040623F" w:rsidP="00D91A00">
            <w:pPr>
              <w:spacing w:line="276" w:lineRule="auto"/>
              <w:jc w:val="center"/>
              <w:rPr>
                <w:b/>
                <w:bCs/>
              </w:rPr>
            </w:pPr>
            <w:r>
              <w:rPr>
                <w:b/>
                <w:bCs/>
              </w:rPr>
              <w:t>Version #</w:t>
            </w:r>
          </w:p>
        </w:tc>
        <w:tc>
          <w:tcPr>
            <w:tcW w:w="1436"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0EB59FAB" w14:textId="77777777" w:rsidR="0040623F" w:rsidRDefault="0040623F" w:rsidP="00D91A00">
            <w:pPr>
              <w:spacing w:line="276" w:lineRule="auto"/>
              <w:jc w:val="center"/>
              <w:rPr>
                <w:b/>
                <w:bCs/>
              </w:rPr>
            </w:pPr>
            <w:r>
              <w:rPr>
                <w:b/>
                <w:bCs/>
              </w:rPr>
              <w:t>Date Modified</w:t>
            </w:r>
          </w:p>
        </w:tc>
        <w:tc>
          <w:tcPr>
            <w:tcW w:w="2160" w:type="dxa"/>
            <w:tcBorders>
              <w:top w:val="single" w:sz="8" w:space="0" w:color="auto"/>
              <w:left w:val="single" w:sz="8" w:space="0" w:color="auto"/>
              <w:bottom w:val="single" w:sz="8" w:space="0" w:color="auto"/>
              <w:right w:val="nil"/>
            </w:tcBorders>
            <w:shd w:val="clear" w:color="auto" w:fill="C0C0C0"/>
            <w:tcMar>
              <w:top w:w="0" w:type="dxa"/>
              <w:left w:w="108" w:type="dxa"/>
              <w:bottom w:w="0" w:type="dxa"/>
              <w:right w:w="108" w:type="dxa"/>
            </w:tcMar>
            <w:hideMark/>
          </w:tcPr>
          <w:p w14:paraId="68BB24C2" w14:textId="77777777" w:rsidR="0040623F" w:rsidRDefault="0040623F" w:rsidP="00D91A00">
            <w:pPr>
              <w:spacing w:line="276" w:lineRule="auto"/>
              <w:jc w:val="center"/>
              <w:rPr>
                <w:b/>
                <w:bCs/>
              </w:rPr>
            </w:pPr>
            <w:r>
              <w:rPr>
                <w:b/>
                <w:bCs/>
              </w:rPr>
              <w:t>Modified By</w:t>
            </w:r>
          </w:p>
        </w:tc>
        <w:tc>
          <w:tcPr>
            <w:tcW w:w="4680" w:type="dxa"/>
            <w:tcBorders>
              <w:top w:val="single" w:sz="8" w:space="0" w:color="auto"/>
              <w:left w:val="single" w:sz="8" w:space="0" w:color="auto"/>
              <w:bottom w:val="single" w:sz="8" w:space="0" w:color="auto"/>
              <w:right w:val="double" w:sz="6" w:space="0" w:color="auto"/>
            </w:tcBorders>
            <w:shd w:val="clear" w:color="auto" w:fill="C0C0C0"/>
            <w:tcMar>
              <w:top w:w="0" w:type="dxa"/>
              <w:left w:w="108" w:type="dxa"/>
              <w:bottom w:w="0" w:type="dxa"/>
              <w:right w:w="108" w:type="dxa"/>
            </w:tcMar>
            <w:hideMark/>
          </w:tcPr>
          <w:p w14:paraId="6E7E04CF" w14:textId="77777777" w:rsidR="0040623F" w:rsidRDefault="0040623F" w:rsidP="00D91A00">
            <w:pPr>
              <w:spacing w:line="276" w:lineRule="auto"/>
              <w:jc w:val="center"/>
              <w:rPr>
                <w:b/>
                <w:bCs/>
              </w:rPr>
            </w:pPr>
            <w:r>
              <w:rPr>
                <w:b/>
                <w:bCs/>
              </w:rPr>
              <w:t>Brief Description of Change</w:t>
            </w:r>
          </w:p>
        </w:tc>
      </w:tr>
      <w:tr w:rsidR="0040623F" w14:paraId="75E2E85C" w14:textId="77777777" w:rsidTr="00D91A00">
        <w:trPr>
          <w:trHeight w:val="786"/>
        </w:trPr>
        <w:tc>
          <w:tcPr>
            <w:tcW w:w="1642"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46EE6B10" w14:textId="1752B00C" w:rsidR="0040623F" w:rsidRDefault="0040623F" w:rsidP="00D91A00">
            <w:pPr>
              <w:spacing w:line="276" w:lineRule="auto"/>
              <w:jc w:val="both"/>
            </w:pPr>
            <w:r>
              <w:t>9.0</w:t>
            </w:r>
          </w:p>
        </w:tc>
        <w:tc>
          <w:tcPr>
            <w:tcW w:w="1436" w:type="dxa"/>
            <w:tcBorders>
              <w:top w:val="nil"/>
              <w:left w:val="nil"/>
              <w:bottom w:val="single" w:sz="8" w:space="0" w:color="auto"/>
              <w:right w:val="single" w:sz="8" w:space="0" w:color="auto"/>
            </w:tcBorders>
            <w:tcMar>
              <w:top w:w="0" w:type="dxa"/>
              <w:left w:w="108" w:type="dxa"/>
              <w:bottom w:w="0" w:type="dxa"/>
              <w:right w:w="108" w:type="dxa"/>
            </w:tcMar>
            <w:hideMark/>
          </w:tcPr>
          <w:p w14:paraId="438E112A" w14:textId="65604168" w:rsidR="0040623F" w:rsidRDefault="0040623F" w:rsidP="00D91A00">
            <w:pPr>
              <w:spacing w:line="276" w:lineRule="auto"/>
              <w:jc w:val="both"/>
            </w:pPr>
            <w:r>
              <w:t>0</w:t>
            </w:r>
            <w:r w:rsidR="00B27C68">
              <w:t>7</w:t>
            </w:r>
            <w:r>
              <w:t>/</w:t>
            </w:r>
            <w:r w:rsidR="00B27C68">
              <w:t>11</w:t>
            </w:r>
            <w:r>
              <w:t>/2020</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3C35559E" w14:textId="77777777" w:rsidR="0040623F" w:rsidRDefault="0040623F" w:rsidP="00D91A00">
            <w:pPr>
              <w:spacing w:line="276" w:lineRule="auto"/>
              <w:jc w:val="both"/>
            </w:pPr>
            <w:r>
              <w:t xml:space="preserve">Krishna </w:t>
            </w:r>
            <w:proofErr w:type="spellStart"/>
            <w:r>
              <w:t>Kamma</w:t>
            </w:r>
            <w:proofErr w:type="spellEnd"/>
          </w:p>
        </w:tc>
        <w:tc>
          <w:tcPr>
            <w:tcW w:w="4680" w:type="dxa"/>
            <w:tcBorders>
              <w:top w:val="nil"/>
              <w:left w:val="nil"/>
              <w:bottom w:val="single" w:sz="8" w:space="0" w:color="auto"/>
              <w:right w:val="double" w:sz="6" w:space="0" w:color="auto"/>
            </w:tcBorders>
            <w:tcMar>
              <w:top w:w="0" w:type="dxa"/>
              <w:left w:w="108" w:type="dxa"/>
              <w:bottom w:w="0" w:type="dxa"/>
              <w:right w:w="108" w:type="dxa"/>
            </w:tcMar>
            <w:hideMark/>
          </w:tcPr>
          <w:p w14:paraId="652274AC" w14:textId="77777777" w:rsidR="0040623F" w:rsidRPr="003E54CB" w:rsidRDefault="0040623F" w:rsidP="00D91A00">
            <w:pPr>
              <w:spacing w:line="276" w:lineRule="auto"/>
              <w:jc w:val="both"/>
              <w:rPr>
                <w:rFonts w:cs="Arial"/>
              </w:rPr>
            </w:pPr>
            <w:r w:rsidRPr="003E54CB">
              <w:rPr>
                <w:rFonts w:cs="Arial"/>
              </w:rPr>
              <w:t>Modifications in report ZAFGR261</w:t>
            </w:r>
          </w:p>
        </w:tc>
      </w:tr>
    </w:tbl>
    <w:p w14:paraId="13FE305C" w14:textId="77777777" w:rsidR="0040623F" w:rsidRDefault="0040623F" w:rsidP="003C3A38">
      <w:pPr>
        <w:rPr>
          <w:sz w:val="22"/>
          <w:szCs w:val="22"/>
        </w:rPr>
      </w:pPr>
    </w:p>
    <w:p w14:paraId="05B332F8" w14:textId="77777777" w:rsidR="003C3A38" w:rsidRDefault="003C3A38" w:rsidP="003C3A38"/>
    <w:tbl>
      <w:tblPr>
        <w:tblW w:w="0" w:type="auto"/>
        <w:tblCellMar>
          <w:left w:w="0" w:type="dxa"/>
          <w:right w:w="0" w:type="dxa"/>
        </w:tblCellMar>
        <w:tblLook w:val="04A0" w:firstRow="1" w:lastRow="0" w:firstColumn="1" w:lastColumn="0" w:noHBand="0" w:noVBand="1"/>
      </w:tblPr>
      <w:tblGrid>
        <w:gridCol w:w="2316"/>
        <w:gridCol w:w="2066"/>
        <w:gridCol w:w="2088"/>
        <w:gridCol w:w="2387"/>
      </w:tblGrid>
      <w:tr w:rsidR="003C3A38" w14:paraId="25187480" w14:textId="77777777" w:rsidTr="00D91A00">
        <w:trPr>
          <w:trHeight w:val="323"/>
        </w:trPr>
        <w:tc>
          <w:tcPr>
            <w:tcW w:w="2316" w:type="dxa"/>
            <w:tcBorders>
              <w:top w:val="double" w:sz="6" w:space="0" w:color="auto"/>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46B70E03" w14:textId="77777777" w:rsidR="003C3A38" w:rsidRDefault="003C3A38" w:rsidP="00D91A00">
            <w:pPr>
              <w:spacing w:after="120" w:line="276" w:lineRule="auto"/>
              <w:rPr>
                <w:b/>
                <w:bCs/>
              </w:rPr>
            </w:pPr>
            <w:r>
              <w:rPr>
                <w:b/>
                <w:bCs/>
              </w:rPr>
              <w:t>Author</w:t>
            </w:r>
          </w:p>
        </w:tc>
        <w:tc>
          <w:tcPr>
            <w:tcW w:w="2066" w:type="dxa"/>
            <w:tcBorders>
              <w:top w:val="double" w:sz="6" w:space="0" w:color="auto"/>
              <w:left w:val="nil"/>
              <w:bottom w:val="single" w:sz="8" w:space="0" w:color="auto"/>
              <w:right w:val="single" w:sz="8" w:space="0" w:color="auto"/>
            </w:tcBorders>
            <w:tcMar>
              <w:top w:w="0" w:type="dxa"/>
              <w:left w:w="108" w:type="dxa"/>
              <w:bottom w:w="0" w:type="dxa"/>
              <w:right w:w="108" w:type="dxa"/>
            </w:tcMar>
            <w:hideMark/>
          </w:tcPr>
          <w:p w14:paraId="77A17296" w14:textId="77777777" w:rsidR="003C3A38" w:rsidRDefault="003C3A38" w:rsidP="00D91A00">
            <w:pPr>
              <w:spacing w:line="276" w:lineRule="auto"/>
            </w:pPr>
            <w:r>
              <w:t>Krishna K</w:t>
            </w:r>
          </w:p>
        </w:tc>
        <w:tc>
          <w:tcPr>
            <w:tcW w:w="2088" w:type="dxa"/>
            <w:tcBorders>
              <w:top w:val="double" w:sz="6" w:space="0" w:color="auto"/>
              <w:left w:val="nil"/>
              <w:bottom w:val="single" w:sz="8" w:space="0" w:color="auto"/>
              <w:right w:val="single" w:sz="8" w:space="0" w:color="auto"/>
            </w:tcBorders>
            <w:shd w:val="clear" w:color="auto" w:fill="C0C0C0"/>
            <w:tcMar>
              <w:top w:w="0" w:type="dxa"/>
              <w:left w:w="108" w:type="dxa"/>
              <w:bottom w:w="0" w:type="dxa"/>
              <w:right w:w="108" w:type="dxa"/>
            </w:tcMar>
            <w:hideMark/>
          </w:tcPr>
          <w:p w14:paraId="07B5DB1C" w14:textId="77777777" w:rsidR="003C3A38" w:rsidRDefault="003C3A38" w:rsidP="00D91A00">
            <w:pPr>
              <w:spacing w:after="120" w:line="276" w:lineRule="auto"/>
              <w:rPr>
                <w:b/>
                <w:bCs/>
              </w:rPr>
            </w:pPr>
            <w:r>
              <w:rPr>
                <w:b/>
                <w:bCs/>
              </w:rPr>
              <w:t>Date Created:</w:t>
            </w:r>
          </w:p>
        </w:tc>
        <w:tc>
          <w:tcPr>
            <w:tcW w:w="2387" w:type="dxa"/>
            <w:tcBorders>
              <w:top w:val="double" w:sz="6" w:space="0" w:color="auto"/>
              <w:left w:val="nil"/>
              <w:bottom w:val="single" w:sz="8" w:space="0" w:color="auto"/>
              <w:right w:val="double" w:sz="6" w:space="0" w:color="auto"/>
            </w:tcBorders>
            <w:tcMar>
              <w:top w:w="0" w:type="dxa"/>
              <w:left w:w="108" w:type="dxa"/>
              <w:bottom w:w="0" w:type="dxa"/>
              <w:right w:w="108" w:type="dxa"/>
            </w:tcMar>
            <w:hideMark/>
          </w:tcPr>
          <w:p w14:paraId="66A362F6" w14:textId="3255D4DB" w:rsidR="003C3A38" w:rsidRDefault="003C3A38" w:rsidP="00D91A00">
            <w:pPr>
              <w:spacing w:line="276" w:lineRule="auto"/>
            </w:pPr>
            <w:r>
              <w:t>07/11/2020</w:t>
            </w:r>
          </w:p>
        </w:tc>
      </w:tr>
      <w:tr w:rsidR="003C3A38" w14:paraId="6BB007DF"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363A1304" w14:textId="77777777" w:rsidR="003C3A38" w:rsidRDefault="003C3A38" w:rsidP="00D91A00">
            <w:pPr>
              <w:spacing w:after="120" w:line="276" w:lineRule="auto"/>
              <w:rPr>
                <w:b/>
                <w:bCs/>
              </w:rPr>
            </w:pPr>
            <w:r>
              <w:rPr>
                <w:b/>
                <w:bCs/>
              </w:rPr>
              <w:t xml:space="preserve">Functional Team Lead </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6CF842FD" w14:textId="77777777" w:rsidR="003C3A38" w:rsidRDefault="003C3A38" w:rsidP="00D91A00">
            <w:pPr>
              <w:spacing w:line="276" w:lineRule="auto"/>
            </w:pPr>
            <w:r>
              <w:t>Sapan Shenoy</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0B2EC924" w14:textId="77777777" w:rsidR="003C3A38" w:rsidRDefault="003C3A38"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1CE72CD7" w14:textId="77777777" w:rsidR="003C3A38" w:rsidRDefault="003C3A38" w:rsidP="00D91A00">
            <w:pPr>
              <w:spacing w:line="276" w:lineRule="auto"/>
            </w:pPr>
          </w:p>
        </w:tc>
      </w:tr>
      <w:tr w:rsidR="003C3A38" w14:paraId="6103BAD3"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5B2AF90F" w14:textId="77777777" w:rsidR="003C3A38" w:rsidRDefault="003C3A38" w:rsidP="00D91A00">
            <w:pPr>
              <w:spacing w:after="120" w:line="276" w:lineRule="auto"/>
              <w:rPr>
                <w:b/>
                <w:bCs/>
              </w:rPr>
            </w:pPr>
            <w:r>
              <w:rPr>
                <w:b/>
                <w:bCs/>
              </w:rPr>
              <w:t>Technical Team ASM</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1AA1A8D1" w14:textId="77777777" w:rsidR="003C3A38" w:rsidRDefault="003C3A38"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46D610C6" w14:textId="77777777" w:rsidR="003C3A38" w:rsidRDefault="003C3A38"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1D4E5446" w14:textId="77777777" w:rsidR="003C3A38" w:rsidRDefault="003C3A38" w:rsidP="00D91A00">
            <w:pPr>
              <w:spacing w:line="276" w:lineRule="auto"/>
            </w:pPr>
          </w:p>
        </w:tc>
      </w:tr>
      <w:tr w:rsidR="003C3A38" w14:paraId="1BE37566"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67230FBC" w14:textId="77777777" w:rsidR="003C3A38" w:rsidRDefault="003C3A38" w:rsidP="00D91A00">
            <w:pPr>
              <w:spacing w:after="120" w:line="276" w:lineRule="auto"/>
              <w:rPr>
                <w:b/>
                <w:bCs/>
              </w:rPr>
            </w:pPr>
            <w:r>
              <w:rPr>
                <w:b/>
                <w:bCs/>
              </w:rPr>
              <w:t>Technical Team Lead</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471F8C64" w14:textId="218343B9" w:rsidR="003C3A38" w:rsidRDefault="003C3A38"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2059C427" w14:textId="77777777" w:rsidR="003C3A38" w:rsidRDefault="003C3A38"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2EC6CE42" w14:textId="77777777" w:rsidR="003C3A38" w:rsidRDefault="003C3A38" w:rsidP="00D91A00">
            <w:pPr>
              <w:spacing w:line="276" w:lineRule="auto"/>
            </w:pPr>
          </w:p>
        </w:tc>
      </w:tr>
      <w:tr w:rsidR="003C3A38" w14:paraId="26A1F3F5" w14:textId="77777777" w:rsidTr="00D91A00">
        <w:trPr>
          <w:trHeight w:val="111"/>
        </w:trPr>
        <w:tc>
          <w:tcPr>
            <w:tcW w:w="2316" w:type="dxa"/>
            <w:tcBorders>
              <w:top w:val="nil"/>
              <w:left w:val="double" w:sz="6" w:space="0" w:color="auto"/>
              <w:bottom w:val="double" w:sz="6" w:space="0" w:color="auto"/>
              <w:right w:val="single" w:sz="8" w:space="0" w:color="auto"/>
            </w:tcBorders>
            <w:shd w:val="clear" w:color="auto" w:fill="C0C0C0"/>
            <w:tcMar>
              <w:top w:w="0" w:type="dxa"/>
              <w:left w:w="108" w:type="dxa"/>
              <w:bottom w:w="0" w:type="dxa"/>
              <w:right w:w="108" w:type="dxa"/>
            </w:tcMar>
            <w:hideMark/>
          </w:tcPr>
          <w:p w14:paraId="001B7F1C" w14:textId="77777777" w:rsidR="003C3A38" w:rsidRDefault="003C3A38" w:rsidP="00D91A00">
            <w:pPr>
              <w:spacing w:after="120" w:line="276" w:lineRule="auto"/>
              <w:rPr>
                <w:b/>
                <w:bCs/>
              </w:rPr>
            </w:pPr>
            <w:r>
              <w:rPr>
                <w:b/>
                <w:bCs/>
              </w:rPr>
              <w:t>Project Manager</w:t>
            </w:r>
          </w:p>
        </w:tc>
        <w:tc>
          <w:tcPr>
            <w:tcW w:w="2066" w:type="dxa"/>
            <w:tcBorders>
              <w:top w:val="nil"/>
              <w:left w:val="nil"/>
              <w:bottom w:val="double" w:sz="6" w:space="0" w:color="auto"/>
              <w:right w:val="single" w:sz="8" w:space="0" w:color="auto"/>
            </w:tcBorders>
            <w:tcMar>
              <w:top w:w="0" w:type="dxa"/>
              <w:left w:w="108" w:type="dxa"/>
              <w:bottom w:w="0" w:type="dxa"/>
              <w:right w:w="108" w:type="dxa"/>
            </w:tcMar>
          </w:tcPr>
          <w:p w14:paraId="39E7F95D" w14:textId="77777777" w:rsidR="003C3A38" w:rsidRDefault="003C3A38" w:rsidP="00D91A00">
            <w:pPr>
              <w:spacing w:line="276" w:lineRule="auto"/>
            </w:pPr>
            <w:r>
              <w:t>Sapan Shenoy</w:t>
            </w:r>
          </w:p>
        </w:tc>
        <w:tc>
          <w:tcPr>
            <w:tcW w:w="2088" w:type="dxa"/>
            <w:tcBorders>
              <w:top w:val="nil"/>
              <w:left w:val="nil"/>
              <w:bottom w:val="double" w:sz="6" w:space="0" w:color="auto"/>
              <w:right w:val="single" w:sz="8" w:space="0" w:color="auto"/>
            </w:tcBorders>
            <w:shd w:val="clear" w:color="auto" w:fill="C0C0C0"/>
            <w:tcMar>
              <w:top w:w="0" w:type="dxa"/>
              <w:left w:w="108" w:type="dxa"/>
              <w:bottom w:w="0" w:type="dxa"/>
              <w:right w:w="108" w:type="dxa"/>
            </w:tcMar>
            <w:hideMark/>
          </w:tcPr>
          <w:p w14:paraId="1356345D" w14:textId="77777777" w:rsidR="003C3A38" w:rsidRDefault="003C3A38" w:rsidP="00D91A00">
            <w:pPr>
              <w:spacing w:after="120" w:line="276" w:lineRule="auto"/>
              <w:rPr>
                <w:b/>
                <w:bCs/>
              </w:rPr>
            </w:pPr>
            <w:r>
              <w:rPr>
                <w:b/>
                <w:bCs/>
              </w:rPr>
              <w:t>Signature and Date Approved:</w:t>
            </w:r>
          </w:p>
        </w:tc>
        <w:tc>
          <w:tcPr>
            <w:tcW w:w="2387" w:type="dxa"/>
            <w:tcBorders>
              <w:top w:val="nil"/>
              <w:left w:val="nil"/>
              <w:bottom w:val="double" w:sz="6" w:space="0" w:color="auto"/>
              <w:right w:val="double" w:sz="6" w:space="0" w:color="auto"/>
            </w:tcBorders>
            <w:tcMar>
              <w:top w:w="0" w:type="dxa"/>
              <w:left w:w="108" w:type="dxa"/>
              <w:bottom w:w="0" w:type="dxa"/>
              <w:right w:w="108" w:type="dxa"/>
            </w:tcMar>
          </w:tcPr>
          <w:p w14:paraId="6D2391E6" w14:textId="77777777" w:rsidR="003C3A38" w:rsidRDefault="003C3A38" w:rsidP="00D91A00">
            <w:pPr>
              <w:spacing w:line="276" w:lineRule="auto"/>
            </w:pPr>
          </w:p>
          <w:p w14:paraId="08A114A7" w14:textId="77777777" w:rsidR="003C3A38" w:rsidRDefault="003C3A38" w:rsidP="00D91A00">
            <w:pPr>
              <w:spacing w:line="276" w:lineRule="auto"/>
            </w:pPr>
          </w:p>
        </w:tc>
      </w:tr>
    </w:tbl>
    <w:p w14:paraId="1667E12E" w14:textId="77777777" w:rsidR="003C3A38" w:rsidRDefault="003C3A38" w:rsidP="005F2103"/>
    <w:p w14:paraId="2996B031" w14:textId="77777777" w:rsidR="002F1F44" w:rsidRPr="00A03EE0" w:rsidRDefault="002F1F44" w:rsidP="002F1F44">
      <w:pPr>
        <w:pStyle w:val="Heading2"/>
        <w:numPr>
          <w:ilvl w:val="0"/>
          <w:numId w:val="0"/>
        </w:numPr>
        <w:rPr>
          <w:rFonts w:ascii="Tahoma" w:hAnsi="Tahoma" w:cs="Tahoma"/>
          <w:i w:val="0"/>
          <w:sz w:val="24"/>
          <w:szCs w:val="24"/>
        </w:rPr>
      </w:pPr>
      <w:r>
        <w:rPr>
          <w:rFonts w:ascii="Tahoma" w:hAnsi="Tahoma" w:cs="Tahoma"/>
          <w:i w:val="0"/>
          <w:sz w:val="24"/>
          <w:szCs w:val="24"/>
        </w:rPr>
        <w:lastRenderedPageBreak/>
        <w:t>Object Type:</w:t>
      </w:r>
    </w:p>
    <w:p w14:paraId="14F20030" w14:textId="77777777" w:rsidR="002F1F44" w:rsidRDefault="002F1F44" w:rsidP="002F1F44">
      <w:pPr>
        <w:rPr>
          <w:sz w:val="22"/>
          <w:szCs w:val="22"/>
        </w:rPr>
      </w:pPr>
      <w:r w:rsidRPr="00261D59">
        <w:rPr>
          <w:sz w:val="22"/>
          <w:szCs w:val="22"/>
        </w:rPr>
        <w:t>Report (</w:t>
      </w:r>
      <w:r>
        <w:rPr>
          <w:sz w:val="22"/>
          <w:szCs w:val="22"/>
        </w:rPr>
        <w:t>X</w:t>
      </w:r>
      <w:r w:rsidRPr="00261D59">
        <w:rPr>
          <w:sz w:val="22"/>
          <w:szCs w:val="22"/>
        </w:rPr>
        <w:t>) Interface (  )</w:t>
      </w:r>
      <w:r w:rsidRPr="00261D59">
        <w:rPr>
          <w:sz w:val="22"/>
          <w:szCs w:val="22"/>
        </w:rPr>
        <w:tab/>
        <w:t xml:space="preserve">  Conversion (  )</w:t>
      </w:r>
      <w:r w:rsidRPr="00261D59">
        <w:rPr>
          <w:sz w:val="22"/>
          <w:szCs w:val="22"/>
        </w:rPr>
        <w:tab/>
        <w:t>Enhancement ( )  Workflow (  ) Form (  )</w:t>
      </w:r>
      <w:r>
        <w:rPr>
          <w:sz w:val="22"/>
          <w:szCs w:val="22"/>
        </w:rPr>
        <w:t xml:space="preserve"> </w:t>
      </w:r>
      <w:proofErr w:type="spellStart"/>
      <w:r w:rsidRPr="00261D59">
        <w:rPr>
          <w:sz w:val="22"/>
          <w:szCs w:val="22"/>
        </w:rPr>
        <w:t>WebDynpro</w:t>
      </w:r>
      <w:proofErr w:type="spellEnd"/>
      <w:r w:rsidRPr="00261D59">
        <w:rPr>
          <w:sz w:val="22"/>
          <w:szCs w:val="22"/>
        </w:rPr>
        <w:t xml:space="preserve"> (  )Other (  ) Specify: _____________</w:t>
      </w:r>
    </w:p>
    <w:p w14:paraId="22FDEBFF" w14:textId="77777777" w:rsidR="002F1F44" w:rsidRDefault="002F1F44" w:rsidP="002F1F44">
      <w:pPr>
        <w:rPr>
          <w:sz w:val="22"/>
          <w:szCs w:val="22"/>
        </w:rPr>
      </w:pPr>
    </w:p>
    <w:p w14:paraId="02535A76" w14:textId="77777777" w:rsidR="002F1F44" w:rsidRPr="00B73B47" w:rsidRDefault="002F1F44" w:rsidP="002F1F44">
      <w:pPr>
        <w:pStyle w:val="Heading2"/>
        <w:numPr>
          <w:ilvl w:val="0"/>
          <w:numId w:val="0"/>
        </w:numPr>
        <w:rPr>
          <w:rFonts w:ascii="Tahoma" w:hAnsi="Tahoma" w:cs="Tahoma"/>
          <w:sz w:val="24"/>
          <w:szCs w:val="24"/>
        </w:rPr>
      </w:pPr>
      <w:r w:rsidRPr="00B73B47">
        <w:rPr>
          <w:rFonts w:ascii="Tahoma" w:hAnsi="Tahoma" w:cs="Tahoma"/>
          <w:i w:val="0"/>
          <w:iCs w:val="0"/>
          <w:sz w:val="24"/>
          <w:szCs w:val="24"/>
        </w:rPr>
        <w:t>Systems</w:t>
      </w:r>
    </w:p>
    <w:p w14:paraId="52C22144" w14:textId="77777777" w:rsidR="002F1F44" w:rsidRPr="00B73B47" w:rsidRDefault="002F1F44" w:rsidP="002F1F44">
      <w:pPr>
        <w:pStyle w:val="NormalWeb"/>
        <w:spacing w:before="0" w:beforeAutospacing="0" w:after="0" w:afterAutospacing="0"/>
        <w:rPr>
          <w:color w:val="000000" w:themeColor="text1"/>
        </w:rPr>
      </w:pPr>
      <w:r w:rsidRPr="00B73B47">
        <w:rPr>
          <w:color w:val="000000" w:themeColor="text1"/>
        </w:rPr>
        <w:t>BW (  )   CRM(  )  CUA/GRC(  )    ECC(X )  EPP(  ) GTS( ) HCM (  ) MDM(  ) PLM(  ) SCM(  )  SNC(  )  SEM(  ) SLM (  ) SRM (  )  XI(  )     Web Method(  )</w:t>
      </w:r>
    </w:p>
    <w:p w14:paraId="7DAB8999"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71FE1CA6"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8CAA872"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51ACEC9D"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54CBE55B"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C9DEF6F"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11F75B28"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p>
          <w:p w14:paraId="5970BB3C"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55E8E7EB"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D2AB7DD"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5ADC7106"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3B089D7E"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315FC0F"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5D73B58C"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4FD5952F"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48EB840"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023F420D" w14:textId="77777777" w:rsidR="005F2103" w:rsidRPr="009405ED" w:rsidRDefault="005F2103" w:rsidP="00D91A00">
            <w:pPr>
              <w:pStyle w:val="Tabletext0"/>
              <w:rPr>
                <w:rFonts w:ascii="Tahoma" w:eastAsia="Times New Roman" w:hAnsi="Tahoma" w:cs="Tahoma"/>
                <w:i/>
                <w:iCs/>
                <w:noProof/>
                <w:color w:val="000000"/>
                <w:szCs w:val="20"/>
              </w:rPr>
            </w:pPr>
            <w:r w:rsidRPr="00623164">
              <w:rPr>
                <w:rFonts w:ascii="Tahoma" w:eastAsia="Times New Roman" w:hAnsi="Tahoma" w:cs="Tahoma"/>
                <w:i/>
                <w:iCs/>
                <w:noProof/>
                <w:color w:val="000000"/>
                <w:szCs w:val="20"/>
              </w:rPr>
              <w:t>ZAFGR261</w:t>
            </w:r>
          </w:p>
        </w:tc>
      </w:tr>
      <w:tr w:rsidR="005F2103" w:rsidRPr="009405ED" w14:paraId="572A9F16"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FC90936"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6E7344FD"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2E500CCE"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925EE8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5F3C7B38"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5007FF2B"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2A85E0C9"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DD507A2"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5092CB16"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4DEB4589"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D0D5808"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33F72304"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T</w:t>
            </w:r>
          </w:p>
          <w:p w14:paraId="2B0730E3"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615C0B66"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5D78723"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486838E9"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0D773BCB"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32E303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3DFC272A"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02E76D25"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23DA3CD"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01C1CD23"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2F060B23"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352C51E"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1960BB81"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24501D7B"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5E6151A"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36C4507A"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3087C443"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16338F55"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3810A3E"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6872C66F"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11E62803"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30E5EC8"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6957139E"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r>
              <w:rPr>
                <w:rFonts w:ascii="Tahoma" w:eastAsia="Times New Roman" w:hAnsi="Tahoma" w:cs="Tahoma"/>
                <w:iCs/>
                <w:noProof/>
                <w:color w:val="000000"/>
                <w:szCs w:val="20"/>
              </w:rPr>
              <w:t>F</w:t>
            </w:r>
          </w:p>
          <w:p w14:paraId="4C9882FE"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4749E2B6"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599B77B"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520D2F5"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47EC2742"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88B348F"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0F6C46FE"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782C57F6"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9AAF68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EC073EE"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23B9AE3F"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83764CA"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60226CED"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27A9A43D"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55E5AD0"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2FCEB2AF"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320E88A2" w14:textId="59AD15D8" w:rsidR="005F2103" w:rsidRDefault="005F2103" w:rsidP="005F2103"/>
    <w:p w14:paraId="11ABEA4A" w14:textId="77777777" w:rsidR="00CB2ABA" w:rsidRDefault="00CB2ABA" w:rsidP="00CB2ABA">
      <w:pPr>
        <w:rPr>
          <w:b/>
          <w:bCs/>
        </w:rPr>
      </w:pPr>
      <w:r w:rsidRPr="003B3F48">
        <w:rPr>
          <w:b/>
          <w:bCs/>
        </w:rPr>
        <w:lastRenderedPageBreak/>
        <w:t>Detailed Technical Specifications</w:t>
      </w:r>
    </w:p>
    <w:p w14:paraId="0B47E1B7" w14:textId="77777777" w:rsidR="00CB2ABA" w:rsidRPr="003B3F48" w:rsidRDefault="00CB2ABA" w:rsidP="00CB2ABA">
      <w:pPr>
        <w:rPr>
          <w:u w:val="single"/>
        </w:rPr>
      </w:pPr>
      <w:r w:rsidRPr="003B3F48">
        <w:rPr>
          <w:u w:val="single"/>
        </w:rPr>
        <w:t>Requirement</w:t>
      </w:r>
    </w:p>
    <w:p w14:paraId="3C1BCFF3" w14:textId="79BA5918" w:rsidR="00CB2ABA" w:rsidRDefault="00803C7D" w:rsidP="00CB2ABA">
      <w:pPr>
        <w:rPr>
          <w:rFonts w:ascii="Tahoma" w:hAnsi="Tahoma" w:cs="Tahoma"/>
          <w:sz w:val="20"/>
        </w:rPr>
      </w:pPr>
      <w:r w:rsidRPr="00803C7D">
        <w:rPr>
          <w:rFonts w:ascii="Tahoma" w:hAnsi="Tahoma" w:cs="Tahoma"/>
          <w:sz w:val="20"/>
        </w:rPr>
        <w:t>Adding additional column to filter out ZMAT Buy and related details.</w:t>
      </w:r>
    </w:p>
    <w:p w14:paraId="7CF8EF91" w14:textId="77777777" w:rsidR="00803C7D" w:rsidRDefault="00803C7D" w:rsidP="00CB2ABA">
      <w:pPr>
        <w:rPr>
          <w:b/>
        </w:rPr>
      </w:pPr>
    </w:p>
    <w:p w14:paraId="12056330" w14:textId="77777777" w:rsidR="00CB2ABA" w:rsidRPr="003B3F48" w:rsidRDefault="00CB2ABA" w:rsidP="00CB2ABA">
      <w:pPr>
        <w:rPr>
          <w:bCs/>
          <w:u w:val="single"/>
        </w:rPr>
      </w:pPr>
      <w:r w:rsidRPr="003B3F48">
        <w:rPr>
          <w:bCs/>
          <w:u w:val="single"/>
        </w:rPr>
        <w:t>Solution</w:t>
      </w:r>
    </w:p>
    <w:p w14:paraId="51D7FA15" w14:textId="77777777" w:rsidR="006C0BE2" w:rsidRDefault="006C0BE2" w:rsidP="006C0BE2">
      <w:pPr>
        <w:numPr>
          <w:ilvl w:val="0"/>
          <w:numId w:val="16"/>
        </w:numPr>
      </w:pPr>
      <w:r>
        <w:t>Add below details to Cost component view only.</w:t>
      </w:r>
    </w:p>
    <w:p w14:paraId="65A1E193" w14:textId="77777777" w:rsidR="006C0BE2" w:rsidRPr="003930D3" w:rsidRDefault="006C0BE2" w:rsidP="006C0BE2">
      <w:pPr>
        <w:numPr>
          <w:ilvl w:val="0"/>
          <w:numId w:val="16"/>
        </w:numPr>
      </w:pPr>
      <w:r w:rsidRPr="003930D3">
        <w:t>Add new column “ZMAT BUY”</w:t>
      </w:r>
    </w:p>
    <w:p w14:paraId="0E57BE77" w14:textId="77777777" w:rsidR="006C0BE2" w:rsidRPr="003930D3" w:rsidRDefault="006C0BE2" w:rsidP="006C0BE2">
      <w:pPr>
        <w:numPr>
          <w:ilvl w:val="0"/>
          <w:numId w:val="16"/>
        </w:numPr>
      </w:pPr>
      <w:r w:rsidRPr="003930D3">
        <w:t>Check if Material Type (MARA-MTART = ZMAT) PT = F then Mark Line as “X” in new column ZMAT BUY.</w:t>
      </w:r>
    </w:p>
    <w:p w14:paraId="57328A96" w14:textId="77777777" w:rsidR="006C0BE2" w:rsidRPr="003930D3" w:rsidRDefault="006C0BE2" w:rsidP="006C0BE2">
      <w:pPr>
        <w:pStyle w:val="ListParagraph"/>
        <w:numPr>
          <w:ilvl w:val="0"/>
          <w:numId w:val="16"/>
        </w:numPr>
      </w:pPr>
      <w:r w:rsidRPr="003930D3">
        <w:t>Check if Material type is ZMAT , PT = F and SOBSL = SC/E5 then  if PO number available then go to EKET table and get RSNUM</w:t>
      </w:r>
      <w:r>
        <w:t xml:space="preserve"> from EKET table based on PO number and item. Insert RSNUM to RESB table and get all the component related to the PO number. Once we have all the part then Mark “X” as ZMAT Subcon part as well as Component under subcon PO.</w:t>
      </w:r>
    </w:p>
    <w:p w14:paraId="602BF6E7" w14:textId="77777777" w:rsidR="00CB2ABA" w:rsidRDefault="00CB2ABA" w:rsidP="005F2103"/>
    <w:p w14:paraId="6C42EC41" w14:textId="48C7C211" w:rsidR="005F2103" w:rsidRDefault="005F2103" w:rsidP="005F2103">
      <w:r w:rsidRPr="00623164">
        <w:rPr>
          <w:highlight w:val="yellow"/>
        </w:rPr>
        <w:t xml:space="preserve">VERSION </w:t>
      </w:r>
      <w:r>
        <w:rPr>
          <w:highlight w:val="yellow"/>
        </w:rPr>
        <w:t>10</w:t>
      </w:r>
      <w:r w:rsidRPr="00623164">
        <w:rPr>
          <w:highlight w:val="yellow"/>
        </w:rPr>
        <w:t xml:space="preserve"> -PCR026486</w:t>
      </w:r>
    </w:p>
    <w:p w14:paraId="326CCFD5" w14:textId="136DE710" w:rsidR="003E54CB" w:rsidRDefault="003E54CB" w:rsidP="005F2103"/>
    <w:tbl>
      <w:tblPr>
        <w:tblW w:w="9915" w:type="dxa"/>
        <w:tblCellMar>
          <w:left w:w="0" w:type="dxa"/>
          <w:right w:w="0" w:type="dxa"/>
        </w:tblCellMar>
        <w:tblLook w:val="04A0" w:firstRow="1" w:lastRow="0" w:firstColumn="1" w:lastColumn="0" w:noHBand="0" w:noVBand="1"/>
      </w:tblPr>
      <w:tblGrid>
        <w:gridCol w:w="1642"/>
        <w:gridCol w:w="1436"/>
        <w:gridCol w:w="2159"/>
        <w:gridCol w:w="4678"/>
      </w:tblGrid>
      <w:tr w:rsidR="003E54CB" w14:paraId="550C4C3C" w14:textId="77777777" w:rsidTr="00D91A00">
        <w:tc>
          <w:tcPr>
            <w:tcW w:w="1642"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6C390FE1" w14:textId="77777777" w:rsidR="003E54CB" w:rsidRDefault="003E54CB" w:rsidP="00D91A00">
            <w:pPr>
              <w:spacing w:line="276" w:lineRule="auto"/>
              <w:jc w:val="center"/>
              <w:rPr>
                <w:b/>
                <w:bCs/>
              </w:rPr>
            </w:pPr>
            <w:r>
              <w:rPr>
                <w:b/>
                <w:bCs/>
              </w:rPr>
              <w:t>Version #</w:t>
            </w:r>
          </w:p>
        </w:tc>
        <w:tc>
          <w:tcPr>
            <w:tcW w:w="1436"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hideMark/>
          </w:tcPr>
          <w:p w14:paraId="64231642" w14:textId="77777777" w:rsidR="003E54CB" w:rsidRDefault="003E54CB" w:rsidP="00D91A00">
            <w:pPr>
              <w:spacing w:line="276" w:lineRule="auto"/>
              <w:jc w:val="center"/>
              <w:rPr>
                <w:b/>
                <w:bCs/>
              </w:rPr>
            </w:pPr>
            <w:r>
              <w:rPr>
                <w:b/>
                <w:bCs/>
              </w:rPr>
              <w:t>Date Modified</w:t>
            </w:r>
          </w:p>
        </w:tc>
        <w:tc>
          <w:tcPr>
            <w:tcW w:w="2160" w:type="dxa"/>
            <w:tcBorders>
              <w:top w:val="single" w:sz="8" w:space="0" w:color="auto"/>
              <w:left w:val="single" w:sz="8" w:space="0" w:color="auto"/>
              <w:bottom w:val="single" w:sz="8" w:space="0" w:color="auto"/>
              <w:right w:val="nil"/>
            </w:tcBorders>
            <w:shd w:val="clear" w:color="auto" w:fill="C0C0C0"/>
            <w:tcMar>
              <w:top w:w="0" w:type="dxa"/>
              <w:left w:w="108" w:type="dxa"/>
              <w:bottom w:w="0" w:type="dxa"/>
              <w:right w:w="108" w:type="dxa"/>
            </w:tcMar>
            <w:hideMark/>
          </w:tcPr>
          <w:p w14:paraId="3119D4FE" w14:textId="77777777" w:rsidR="003E54CB" w:rsidRDefault="003E54CB" w:rsidP="00D91A00">
            <w:pPr>
              <w:spacing w:line="276" w:lineRule="auto"/>
              <w:jc w:val="center"/>
              <w:rPr>
                <w:b/>
                <w:bCs/>
              </w:rPr>
            </w:pPr>
            <w:r>
              <w:rPr>
                <w:b/>
                <w:bCs/>
              </w:rPr>
              <w:t>Modified By</w:t>
            </w:r>
          </w:p>
        </w:tc>
        <w:tc>
          <w:tcPr>
            <w:tcW w:w="4680" w:type="dxa"/>
            <w:tcBorders>
              <w:top w:val="single" w:sz="8" w:space="0" w:color="auto"/>
              <w:left w:val="single" w:sz="8" w:space="0" w:color="auto"/>
              <w:bottom w:val="single" w:sz="8" w:space="0" w:color="auto"/>
              <w:right w:val="double" w:sz="6" w:space="0" w:color="auto"/>
            </w:tcBorders>
            <w:shd w:val="clear" w:color="auto" w:fill="C0C0C0"/>
            <w:tcMar>
              <w:top w:w="0" w:type="dxa"/>
              <w:left w:w="108" w:type="dxa"/>
              <w:bottom w:w="0" w:type="dxa"/>
              <w:right w:w="108" w:type="dxa"/>
            </w:tcMar>
            <w:hideMark/>
          </w:tcPr>
          <w:p w14:paraId="470CE725" w14:textId="77777777" w:rsidR="003E54CB" w:rsidRDefault="003E54CB" w:rsidP="00D91A00">
            <w:pPr>
              <w:spacing w:line="276" w:lineRule="auto"/>
              <w:jc w:val="center"/>
              <w:rPr>
                <w:b/>
                <w:bCs/>
              </w:rPr>
            </w:pPr>
            <w:r>
              <w:rPr>
                <w:b/>
                <w:bCs/>
              </w:rPr>
              <w:t>Brief Description of Change</w:t>
            </w:r>
          </w:p>
        </w:tc>
      </w:tr>
      <w:tr w:rsidR="003E54CB" w14:paraId="38150ACA" w14:textId="77777777" w:rsidTr="00D91A00">
        <w:trPr>
          <w:trHeight w:val="786"/>
        </w:trPr>
        <w:tc>
          <w:tcPr>
            <w:tcW w:w="1642" w:type="dxa"/>
            <w:tcBorders>
              <w:top w:val="nil"/>
              <w:left w:val="double" w:sz="6" w:space="0" w:color="auto"/>
              <w:bottom w:val="single" w:sz="8" w:space="0" w:color="auto"/>
              <w:right w:val="single" w:sz="8" w:space="0" w:color="auto"/>
            </w:tcBorders>
            <w:tcMar>
              <w:top w:w="0" w:type="dxa"/>
              <w:left w:w="108" w:type="dxa"/>
              <w:bottom w:w="0" w:type="dxa"/>
              <w:right w:w="108" w:type="dxa"/>
            </w:tcMar>
            <w:hideMark/>
          </w:tcPr>
          <w:p w14:paraId="53D572D0" w14:textId="448FE158" w:rsidR="003E54CB" w:rsidRDefault="003E54CB" w:rsidP="00D91A00">
            <w:pPr>
              <w:spacing w:line="276" w:lineRule="auto"/>
              <w:jc w:val="both"/>
            </w:pPr>
            <w:r>
              <w:t>10</w:t>
            </w:r>
          </w:p>
        </w:tc>
        <w:tc>
          <w:tcPr>
            <w:tcW w:w="1436" w:type="dxa"/>
            <w:tcBorders>
              <w:top w:val="nil"/>
              <w:left w:val="nil"/>
              <w:bottom w:val="single" w:sz="8" w:space="0" w:color="auto"/>
              <w:right w:val="single" w:sz="8" w:space="0" w:color="auto"/>
            </w:tcBorders>
            <w:tcMar>
              <w:top w:w="0" w:type="dxa"/>
              <w:left w:w="108" w:type="dxa"/>
              <w:bottom w:w="0" w:type="dxa"/>
              <w:right w:w="108" w:type="dxa"/>
            </w:tcMar>
            <w:hideMark/>
          </w:tcPr>
          <w:p w14:paraId="3EA2674F" w14:textId="3E15525D" w:rsidR="003E54CB" w:rsidRDefault="003E54CB" w:rsidP="00D91A00">
            <w:pPr>
              <w:spacing w:line="276" w:lineRule="auto"/>
              <w:jc w:val="both"/>
            </w:pPr>
            <w:r>
              <w:t>08/25/2020</w:t>
            </w:r>
          </w:p>
        </w:tc>
        <w:tc>
          <w:tcPr>
            <w:tcW w:w="2160" w:type="dxa"/>
            <w:tcBorders>
              <w:top w:val="nil"/>
              <w:left w:val="nil"/>
              <w:bottom w:val="single" w:sz="8" w:space="0" w:color="auto"/>
              <w:right w:val="single" w:sz="8" w:space="0" w:color="auto"/>
            </w:tcBorders>
            <w:tcMar>
              <w:top w:w="0" w:type="dxa"/>
              <w:left w:w="108" w:type="dxa"/>
              <w:bottom w:w="0" w:type="dxa"/>
              <w:right w:w="108" w:type="dxa"/>
            </w:tcMar>
            <w:hideMark/>
          </w:tcPr>
          <w:p w14:paraId="7762220E" w14:textId="77777777" w:rsidR="003E54CB" w:rsidRDefault="003E54CB" w:rsidP="00D91A00">
            <w:pPr>
              <w:spacing w:line="276" w:lineRule="auto"/>
              <w:jc w:val="both"/>
            </w:pPr>
            <w:r>
              <w:t xml:space="preserve">Krishna </w:t>
            </w:r>
            <w:proofErr w:type="spellStart"/>
            <w:r>
              <w:t>Kamma</w:t>
            </w:r>
            <w:proofErr w:type="spellEnd"/>
          </w:p>
        </w:tc>
        <w:tc>
          <w:tcPr>
            <w:tcW w:w="4680" w:type="dxa"/>
            <w:tcBorders>
              <w:top w:val="nil"/>
              <w:left w:val="nil"/>
              <w:bottom w:val="single" w:sz="8" w:space="0" w:color="auto"/>
              <w:right w:val="double" w:sz="6" w:space="0" w:color="auto"/>
            </w:tcBorders>
            <w:tcMar>
              <w:top w:w="0" w:type="dxa"/>
              <w:left w:w="108" w:type="dxa"/>
              <w:bottom w:w="0" w:type="dxa"/>
              <w:right w:w="108" w:type="dxa"/>
            </w:tcMar>
            <w:hideMark/>
          </w:tcPr>
          <w:p w14:paraId="0AC1638F" w14:textId="74AA4ACE" w:rsidR="003E54CB" w:rsidRPr="003E54CB" w:rsidRDefault="003E54CB" w:rsidP="00D91A00">
            <w:pPr>
              <w:spacing w:line="276" w:lineRule="auto"/>
              <w:jc w:val="both"/>
              <w:rPr>
                <w:rFonts w:cs="Arial"/>
              </w:rPr>
            </w:pPr>
            <w:r w:rsidRPr="003E54CB">
              <w:rPr>
                <w:rFonts w:cs="Arial"/>
              </w:rPr>
              <w:t>Modifications in report ZAFGR261</w:t>
            </w:r>
          </w:p>
        </w:tc>
      </w:tr>
    </w:tbl>
    <w:p w14:paraId="7A460BA1" w14:textId="77777777" w:rsidR="003E54CB" w:rsidRDefault="003E54CB" w:rsidP="005F2103"/>
    <w:p w14:paraId="52DF0CA6" w14:textId="77777777" w:rsidR="008C176B" w:rsidRDefault="008C176B" w:rsidP="008C176B">
      <w:pPr>
        <w:rPr>
          <w:sz w:val="22"/>
          <w:szCs w:val="22"/>
        </w:rPr>
      </w:pPr>
      <w:r>
        <w:rPr>
          <w:b/>
          <w:bCs/>
        </w:rPr>
        <w:t>APPROVALS:</w:t>
      </w:r>
    </w:p>
    <w:p w14:paraId="51F52FD8" w14:textId="77777777" w:rsidR="008C176B" w:rsidRDefault="008C176B" w:rsidP="008C176B"/>
    <w:tbl>
      <w:tblPr>
        <w:tblW w:w="0" w:type="auto"/>
        <w:tblCellMar>
          <w:left w:w="0" w:type="dxa"/>
          <w:right w:w="0" w:type="dxa"/>
        </w:tblCellMar>
        <w:tblLook w:val="04A0" w:firstRow="1" w:lastRow="0" w:firstColumn="1" w:lastColumn="0" w:noHBand="0" w:noVBand="1"/>
      </w:tblPr>
      <w:tblGrid>
        <w:gridCol w:w="2316"/>
        <w:gridCol w:w="2066"/>
        <w:gridCol w:w="2088"/>
        <w:gridCol w:w="2387"/>
      </w:tblGrid>
      <w:tr w:rsidR="008C176B" w14:paraId="2CAE462B" w14:textId="77777777" w:rsidTr="00D91A00">
        <w:trPr>
          <w:trHeight w:val="323"/>
        </w:trPr>
        <w:tc>
          <w:tcPr>
            <w:tcW w:w="2316" w:type="dxa"/>
            <w:tcBorders>
              <w:top w:val="double" w:sz="6" w:space="0" w:color="auto"/>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46394EC1" w14:textId="77777777" w:rsidR="008C176B" w:rsidRDefault="008C176B" w:rsidP="00D91A00">
            <w:pPr>
              <w:spacing w:after="120" w:line="276" w:lineRule="auto"/>
              <w:rPr>
                <w:b/>
                <w:bCs/>
              </w:rPr>
            </w:pPr>
            <w:r>
              <w:rPr>
                <w:b/>
                <w:bCs/>
              </w:rPr>
              <w:t>Author</w:t>
            </w:r>
          </w:p>
        </w:tc>
        <w:tc>
          <w:tcPr>
            <w:tcW w:w="2066" w:type="dxa"/>
            <w:tcBorders>
              <w:top w:val="double" w:sz="6" w:space="0" w:color="auto"/>
              <w:left w:val="nil"/>
              <w:bottom w:val="single" w:sz="8" w:space="0" w:color="auto"/>
              <w:right w:val="single" w:sz="8" w:space="0" w:color="auto"/>
            </w:tcBorders>
            <w:tcMar>
              <w:top w:w="0" w:type="dxa"/>
              <w:left w:w="108" w:type="dxa"/>
              <w:bottom w:w="0" w:type="dxa"/>
              <w:right w:w="108" w:type="dxa"/>
            </w:tcMar>
            <w:hideMark/>
          </w:tcPr>
          <w:p w14:paraId="1F8F216D" w14:textId="77777777" w:rsidR="008C176B" w:rsidRDefault="008C176B" w:rsidP="00D91A00">
            <w:pPr>
              <w:spacing w:line="276" w:lineRule="auto"/>
            </w:pPr>
            <w:r>
              <w:t>Krishna K</w:t>
            </w:r>
          </w:p>
        </w:tc>
        <w:tc>
          <w:tcPr>
            <w:tcW w:w="2088" w:type="dxa"/>
            <w:tcBorders>
              <w:top w:val="double" w:sz="6" w:space="0" w:color="auto"/>
              <w:left w:val="nil"/>
              <w:bottom w:val="single" w:sz="8" w:space="0" w:color="auto"/>
              <w:right w:val="single" w:sz="8" w:space="0" w:color="auto"/>
            </w:tcBorders>
            <w:shd w:val="clear" w:color="auto" w:fill="C0C0C0"/>
            <w:tcMar>
              <w:top w:w="0" w:type="dxa"/>
              <w:left w:w="108" w:type="dxa"/>
              <w:bottom w:w="0" w:type="dxa"/>
              <w:right w:w="108" w:type="dxa"/>
            </w:tcMar>
            <w:hideMark/>
          </w:tcPr>
          <w:p w14:paraId="510207DF" w14:textId="77777777" w:rsidR="008C176B" w:rsidRDefault="008C176B" w:rsidP="00D91A00">
            <w:pPr>
              <w:spacing w:after="120" w:line="276" w:lineRule="auto"/>
              <w:rPr>
                <w:b/>
                <w:bCs/>
              </w:rPr>
            </w:pPr>
            <w:r>
              <w:rPr>
                <w:b/>
                <w:bCs/>
              </w:rPr>
              <w:t>Date Created:</w:t>
            </w:r>
          </w:p>
        </w:tc>
        <w:tc>
          <w:tcPr>
            <w:tcW w:w="2387" w:type="dxa"/>
            <w:tcBorders>
              <w:top w:val="double" w:sz="6" w:space="0" w:color="auto"/>
              <w:left w:val="nil"/>
              <w:bottom w:val="single" w:sz="8" w:space="0" w:color="auto"/>
              <w:right w:val="double" w:sz="6" w:space="0" w:color="auto"/>
            </w:tcBorders>
            <w:tcMar>
              <w:top w:w="0" w:type="dxa"/>
              <w:left w:w="108" w:type="dxa"/>
              <w:bottom w:w="0" w:type="dxa"/>
              <w:right w:w="108" w:type="dxa"/>
            </w:tcMar>
            <w:hideMark/>
          </w:tcPr>
          <w:p w14:paraId="55F4D578" w14:textId="446D4EB4" w:rsidR="008C176B" w:rsidRDefault="008C176B" w:rsidP="00D91A00">
            <w:pPr>
              <w:spacing w:line="276" w:lineRule="auto"/>
            </w:pPr>
            <w:r>
              <w:t>08/25/2020</w:t>
            </w:r>
          </w:p>
        </w:tc>
      </w:tr>
      <w:tr w:rsidR="008C176B" w14:paraId="3CF2C01F"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34C6B6D7" w14:textId="77777777" w:rsidR="008C176B" w:rsidRDefault="008C176B" w:rsidP="00D91A00">
            <w:pPr>
              <w:spacing w:after="120" w:line="276" w:lineRule="auto"/>
              <w:rPr>
                <w:b/>
                <w:bCs/>
              </w:rPr>
            </w:pPr>
            <w:r>
              <w:rPr>
                <w:b/>
                <w:bCs/>
              </w:rPr>
              <w:t xml:space="preserve">Functional Team Lead </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46611A11" w14:textId="77777777" w:rsidR="008C176B" w:rsidRDefault="008C176B" w:rsidP="00D91A00">
            <w:pPr>
              <w:spacing w:line="276" w:lineRule="auto"/>
            </w:pPr>
            <w:r>
              <w:t>Sapan Shenoy</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1631CE5A" w14:textId="77777777" w:rsidR="008C176B" w:rsidRDefault="008C176B"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0FC613D0" w14:textId="77777777" w:rsidR="008C176B" w:rsidRDefault="008C176B" w:rsidP="00D91A00">
            <w:pPr>
              <w:spacing w:line="276" w:lineRule="auto"/>
            </w:pPr>
          </w:p>
        </w:tc>
      </w:tr>
      <w:tr w:rsidR="008C176B" w14:paraId="60C9FEA7"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47C12985" w14:textId="77777777" w:rsidR="008C176B" w:rsidRDefault="008C176B" w:rsidP="00D91A00">
            <w:pPr>
              <w:spacing w:after="120" w:line="276" w:lineRule="auto"/>
              <w:rPr>
                <w:b/>
                <w:bCs/>
              </w:rPr>
            </w:pPr>
            <w:r>
              <w:rPr>
                <w:b/>
                <w:bCs/>
              </w:rPr>
              <w:t>Technical Team ASM</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5862BF5D" w14:textId="77777777" w:rsidR="008C176B" w:rsidRDefault="008C176B"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5F5429C6" w14:textId="77777777" w:rsidR="008C176B" w:rsidRDefault="008C176B"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3AD38CB6" w14:textId="77777777" w:rsidR="008C176B" w:rsidRDefault="008C176B" w:rsidP="00D91A00">
            <w:pPr>
              <w:spacing w:line="276" w:lineRule="auto"/>
            </w:pPr>
          </w:p>
        </w:tc>
      </w:tr>
      <w:tr w:rsidR="008C176B" w14:paraId="71498B73" w14:textId="77777777" w:rsidTr="00D91A00">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hideMark/>
          </w:tcPr>
          <w:p w14:paraId="403B3305" w14:textId="77777777" w:rsidR="008C176B" w:rsidRDefault="008C176B" w:rsidP="00D91A00">
            <w:pPr>
              <w:spacing w:after="120" w:line="276" w:lineRule="auto"/>
              <w:rPr>
                <w:b/>
                <w:bCs/>
              </w:rPr>
            </w:pPr>
            <w:r>
              <w:rPr>
                <w:b/>
                <w:bCs/>
              </w:rPr>
              <w:t>Technical Team Lead</w:t>
            </w:r>
          </w:p>
        </w:tc>
        <w:tc>
          <w:tcPr>
            <w:tcW w:w="2066" w:type="dxa"/>
            <w:tcBorders>
              <w:top w:val="nil"/>
              <w:left w:val="nil"/>
              <w:bottom w:val="single" w:sz="8" w:space="0" w:color="auto"/>
              <w:right w:val="single" w:sz="8" w:space="0" w:color="auto"/>
            </w:tcBorders>
            <w:tcMar>
              <w:top w:w="0" w:type="dxa"/>
              <w:left w:w="108" w:type="dxa"/>
              <w:bottom w:w="0" w:type="dxa"/>
              <w:right w:w="108" w:type="dxa"/>
            </w:tcMar>
            <w:hideMark/>
          </w:tcPr>
          <w:p w14:paraId="3A21254D" w14:textId="053D98C6" w:rsidR="008C176B" w:rsidRDefault="008C176B" w:rsidP="00D91A00">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hideMark/>
          </w:tcPr>
          <w:p w14:paraId="24A0D6B0" w14:textId="77777777" w:rsidR="008C176B" w:rsidRDefault="008C176B" w:rsidP="00D91A00">
            <w:pPr>
              <w:spacing w:after="120" w:line="276" w:lineRule="auto"/>
              <w:rPr>
                <w:b/>
                <w:bCs/>
              </w:rPr>
            </w:pPr>
            <w:r>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4958DE00" w14:textId="77777777" w:rsidR="008C176B" w:rsidRDefault="008C176B" w:rsidP="00D91A00">
            <w:pPr>
              <w:spacing w:line="276" w:lineRule="auto"/>
            </w:pPr>
          </w:p>
        </w:tc>
      </w:tr>
      <w:tr w:rsidR="008C176B" w14:paraId="3EC3638D" w14:textId="77777777" w:rsidTr="00D91A00">
        <w:trPr>
          <w:trHeight w:val="111"/>
        </w:trPr>
        <w:tc>
          <w:tcPr>
            <w:tcW w:w="2316" w:type="dxa"/>
            <w:tcBorders>
              <w:top w:val="nil"/>
              <w:left w:val="double" w:sz="6" w:space="0" w:color="auto"/>
              <w:bottom w:val="double" w:sz="6" w:space="0" w:color="auto"/>
              <w:right w:val="single" w:sz="8" w:space="0" w:color="auto"/>
            </w:tcBorders>
            <w:shd w:val="clear" w:color="auto" w:fill="C0C0C0"/>
            <w:tcMar>
              <w:top w:w="0" w:type="dxa"/>
              <w:left w:w="108" w:type="dxa"/>
              <w:bottom w:w="0" w:type="dxa"/>
              <w:right w:w="108" w:type="dxa"/>
            </w:tcMar>
            <w:hideMark/>
          </w:tcPr>
          <w:p w14:paraId="2D77B8BC" w14:textId="77777777" w:rsidR="008C176B" w:rsidRDefault="008C176B" w:rsidP="00D91A00">
            <w:pPr>
              <w:spacing w:after="120" w:line="276" w:lineRule="auto"/>
              <w:rPr>
                <w:b/>
                <w:bCs/>
              </w:rPr>
            </w:pPr>
            <w:r>
              <w:rPr>
                <w:b/>
                <w:bCs/>
              </w:rPr>
              <w:t>Project Manager</w:t>
            </w:r>
          </w:p>
        </w:tc>
        <w:tc>
          <w:tcPr>
            <w:tcW w:w="2066" w:type="dxa"/>
            <w:tcBorders>
              <w:top w:val="nil"/>
              <w:left w:val="nil"/>
              <w:bottom w:val="double" w:sz="6" w:space="0" w:color="auto"/>
              <w:right w:val="single" w:sz="8" w:space="0" w:color="auto"/>
            </w:tcBorders>
            <w:tcMar>
              <w:top w:w="0" w:type="dxa"/>
              <w:left w:w="108" w:type="dxa"/>
              <w:bottom w:w="0" w:type="dxa"/>
              <w:right w:w="108" w:type="dxa"/>
            </w:tcMar>
          </w:tcPr>
          <w:p w14:paraId="64F6C4CF" w14:textId="77777777" w:rsidR="008C176B" w:rsidRDefault="008C176B" w:rsidP="00D91A00">
            <w:pPr>
              <w:spacing w:line="276" w:lineRule="auto"/>
            </w:pPr>
            <w:r>
              <w:t>Sapan Shenoy</w:t>
            </w:r>
          </w:p>
        </w:tc>
        <w:tc>
          <w:tcPr>
            <w:tcW w:w="2088" w:type="dxa"/>
            <w:tcBorders>
              <w:top w:val="nil"/>
              <w:left w:val="nil"/>
              <w:bottom w:val="double" w:sz="6" w:space="0" w:color="auto"/>
              <w:right w:val="single" w:sz="8" w:space="0" w:color="auto"/>
            </w:tcBorders>
            <w:shd w:val="clear" w:color="auto" w:fill="C0C0C0"/>
            <w:tcMar>
              <w:top w:w="0" w:type="dxa"/>
              <w:left w:w="108" w:type="dxa"/>
              <w:bottom w:w="0" w:type="dxa"/>
              <w:right w:w="108" w:type="dxa"/>
            </w:tcMar>
            <w:hideMark/>
          </w:tcPr>
          <w:p w14:paraId="69E92219" w14:textId="77777777" w:rsidR="008C176B" w:rsidRDefault="008C176B" w:rsidP="00D91A00">
            <w:pPr>
              <w:spacing w:after="120" w:line="276" w:lineRule="auto"/>
              <w:rPr>
                <w:b/>
                <w:bCs/>
              </w:rPr>
            </w:pPr>
            <w:r>
              <w:rPr>
                <w:b/>
                <w:bCs/>
              </w:rPr>
              <w:t>Signature and Date Approved:</w:t>
            </w:r>
          </w:p>
        </w:tc>
        <w:tc>
          <w:tcPr>
            <w:tcW w:w="2387" w:type="dxa"/>
            <w:tcBorders>
              <w:top w:val="nil"/>
              <w:left w:val="nil"/>
              <w:bottom w:val="double" w:sz="6" w:space="0" w:color="auto"/>
              <w:right w:val="double" w:sz="6" w:space="0" w:color="auto"/>
            </w:tcBorders>
            <w:tcMar>
              <w:top w:w="0" w:type="dxa"/>
              <w:left w:w="108" w:type="dxa"/>
              <w:bottom w:w="0" w:type="dxa"/>
              <w:right w:w="108" w:type="dxa"/>
            </w:tcMar>
          </w:tcPr>
          <w:p w14:paraId="2FCDFE50" w14:textId="77777777" w:rsidR="008C176B" w:rsidRDefault="008C176B" w:rsidP="00D91A00">
            <w:pPr>
              <w:spacing w:line="276" w:lineRule="auto"/>
            </w:pPr>
          </w:p>
          <w:p w14:paraId="0CA205C1" w14:textId="77777777" w:rsidR="008C176B" w:rsidRDefault="008C176B" w:rsidP="00D91A00">
            <w:pPr>
              <w:spacing w:line="276" w:lineRule="auto"/>
            </w:pPr>
          </w:p>
        </w:tc>
      </w:tr>
    </w:tbl>
    <w:p w14:paraId="3D03B90D" w14:textId="77777777" w:rsidR="008C176B" w:rsidRDefault="008C176B" w:rsidP="005F2103"/>
    <w:p w14:paraId="3435F6A5" w14:textId="77777777" w:rsidR="008E7EFB" w:rsidRPr="00A03EE0" w:rsidRDefault="008E7EFB" w:rsidP="008E7EFB">
      <w:pPr>
        <w:pStyle w:val="Heading2"/>
        <w:numPr>
          <w:ilvl w:val="0"/>
          <w:numId w:val="0"/>
        </w:numPr>
        <w:rPr>
          <w:rFonts w:ascii="Tahoma" w:hAnsi="Tahoma" w:cs="Tahoma"/>
          <w:i w:val="0"/>
          <w:sz w:val="24"/>
          <w:szCs w:val="24"/>
        </w:rPr>
      </w:pPr>
      <w:r>
        <w:rPr>
          <w:rFonts w:ascii="Tahoma" w:hAnsi="Tahoma" w:cs="Tahoma"/>
          <w:i w:val="0"/>
          <w:sz w:val="24"/>
          <w:szCs w:val="24"/>
        </w:rPr>
        <w:t>Object Type:</w:t>
      </w:r>
    </w:p>
    <w:p w14:paraId="1543DF80" w14:textId="77777777" w:rsidR="008E7EFB" w:rsidRDefault="008E7EFB" w:rsidP="008E7EFB">
      <w:pPr>
        <w:rPr>
          <w:sz w:val="22"/>
          <w:szCs w:val="22"/>
        </w:rPr>
      </w:pPr>
      <w:r w:rsidRPr="00261D59">
        <w:rPr>
          <w:sz w:val="22"/>
          <w:szCs w:val="22"/>
        </w:rPr>
        <w:t>Report (</w:t>
      </w:r>
      <w:r>
        <w:rPr>
          <w:sz w:val="22"/>
          <w:szCs w:val="22"/>
        </w:rPr>
        <w:t>X</w:t>
      </w:r>
      <w:r w:rsidRPr="00261D59">
        <w:rPr>
          <w:sz w:val="22"/>
          <w:szCs w:val="22"/>
        </w:rPr>
        <w:t>) Interface (  )</w:t>
      </w:r>
      <w:r w:rsidRPr="00261D59">
        <w:rPr>
          <w:sz w:val="22"/>
          <w:szCs w:val="22"/>
        </w:rPr>
        <w:tab/>
        <w:t xml:space="preserve">  Conversion (  )</w:t>
      </w:r>
      <w:r w:rsidRPr="00261D59">
        <w:rPr>
          <w:sz w:val="22"/>
          <w:szCs w:val="22"/>
        </w:rPr>
        <w:tab/>
        <w:t>Enhancement ( )  Workflow (  ) Form (  )</w:t>
      </w:r>
      <w:r>
        <w:rPr>
          <w:sz w:val="22"/>
          <w:szCs w:val="22"/>
        </w:rPr>
        <w:t xml:space="preserve"> </w:t>
      </w:r>
      <w:proofErr w:type="spellStart"/>
      <w:r w:rsidRPr="00261D59">
        <w:rPr>
          <w:sz w:val="22"/>
          <w:szCs w:val="22"/>
        </w:rPr>
        <w:t>WebDynpro</w:t>
      </w:r>
      <w:proofErr w:type="spellEnd"/>
      <w:r w:rsidRPr="00261D59">
        <w:rPr>
          <w:sz w:val="22"/>
          <w:szCs w:val="22"/>
        </w:rPr>
        <w:t xml:space="preserve"> (  )Other (  ) Specify: _____________</w:t>
      </w:r>
    </w:p>
    <w:p w14:paraId="67E1F6E2" w14:textId="77777777" w:rsidR="008E7EFB" w:rsidRDefault="008E7EFB" w:rsidP="008E7EFB">
      <w:pPr>
        <w:rPr>
          <w:sz w:val="22"/>
          <w:szCs w:val="22"/>
        </w:rPr>
      </w:pPr>
    </w:p>
    <w:p w14:paraId="62C91D95" w14:textId="77777777" w:rsidR="008E7EFB" w:rsidRPr="00B73B47" w:rsidRDefault="008E7EFB" w:rsidP="008E7EFB">
      <w:pPr>
        <w:pStyle w:val="Heading2"/>
        <w:numPr>
          <w:ilvl w:val="0"/>
          <w:numId w:val="0"/>
        </w:numPr>
        <w:rPr>
          <w:rFonts w:ascii="Tahoma" w:hAnsi="Tahoma" w:cs="Tahoma"/>
          <w:sz w:val="24"/>
          <w:szCs w:val="24"/>
        </w:rPr>
      </w:pPr>
      <w:r w:rsidRPr="00B73B47">
        <w:rPr>
          <w:rFonts w:ascii="Tahoma" w:hAnsi="Tahoma" w:cs="Tahoma"/>
          <w:i w:val="0"/>
          <w:iCs w:val="0"/>
          <w:sz w:val="24"/>
          <w:szCs w:val="24"/>
        </w:rPr>
        <w:lastRenderedPageBreak/>
        <w:t>Systems</w:t>
      </w:r>
    </w:p>
    <w:p w14:paraId="5880C308" w14:textId="77777777" w:rsidR="008E7EFB" w:rsidRPr="00B73B47" w:rsidRDefault="008E7EFB" w:rsidP="008E7EFB">
      <w:pPr>
        <w:pStyle w:val="NormalWeb"/>
        <w:spacing w:before="0" w:beforeAutospacing="0" w:after="0" w:afterAutospacing="0"/>
        <w:rPr>
          <w:color w:val="000000" w:themeColor="text1"/>
        </w:rPr>
      </w:pPr>
      <w:r w:rsidRPr="00B73B47">
        <w:rPr>
          <w:color w:val="000000" w:themeColor="text1"/>
        </w:rPr>
        <w:t>BW (  )   CRM(  )  CUA/GRC(  )    ECC(X )  EPP(  ) GTS( ) HCM (  ) MDM(  ) PLM(  ) SCM(  )  SNC(  )  SEM(  ) SLM (  ) SRM (  )  XI(  )     Web Method(  )</w:t>
      </w:r>
    </w:p>
    <w:p w14:paraId="5E6E57A6"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3F1B721D"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A2553A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1506C0B4"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594065C5"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AF58945"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589FE186" w14:textId="77777777" w:rsidR="005F2103" w:rsidRDefault="005F2103" w:rsidP="00D91A00">
            <w:pPr>
              <w:pStyle w:val="Tabletext0"/>
              <w:ind w:left="0"/>
              <w:rPr>
                <w:rFonts w:ascii="Tahoma" w:eastAsia="Times New Roman" w:hAnsi="Tahoma" w:cs="Tahoma"/>
                <w:iCs/>
                <w:noProof/>
                <w:color w:val="000000"/>
                <w:szCs w:val="20"/>
              </w:rPr>
            </w:pPr>
            <w:r w:rsidRPr="00623164">
              <w:rPr>
                <w:rFonts w:ascii="Tahoma" w:eastAsia="Times New Roman" w:hAnsi="Tahoma" w:cs="Tahoma"/>
                <w:iCs/>
                <w:noProof/>
                <w:color w:val="000000"/>
                <w:szCs w:val="20"/>
              </w:rPr>
              <w:t>ZAFGR261</w:t>
            </w:r>
          </w:p>
          <w:p w14:paraId="089BBA22" w14:textId="77777777" w:rsidR="005F2103" w:rsidRPr="009405ED" w:rsidRDefault="005F2103" w:rsidP="00D91A00">
            <w:pPr>
              <w:pStyle w:val="Tabletext0"/>
              <w:rPr>
                <w:rFonts w:ascii="Tahoma" w:eastAsia="Times New Roman" w:hAnsi="Tahoma" w:cs="Tahoma"/>
                <w:iCs/>
                <w:noProof/>
                <w:color w:val="000000"/>
                <w:szCs w:val="20"/>
              </w:rPr>
            </w:pPr>
          </w:p>
        </w:tc>
      </w:tr>
      <w:tr w:rsidR="005F2103" w:rsidRPr="009405ED" w14:paraId="0111E63D"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68D11FB"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CF794BD"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55140DD2"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6BA61E4"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574A365A"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5FC5FBBA"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D6321D4"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5F15BB79" w14:textId="77777777" w:rsidR="005F2103" w:rsidRPr="009405ED" w:rsidRDefault="005F2103" w:rsidP="00D91A00">
            <w:pPr>
              <w:pStyle w:val="Tabletext0"/>
              <w:rPr>
                <w:rFonts w:ascii="Tahoma" w:eastAsia="Times New Roman" w:hAnsi="Tahoma" w:cs="Tahoma"/>
                <w:i/>
                <w:iCs/>
                <w:noProof/>
                <w:color w:val="000000"/>
                <w:szCs w:val="20"/>
              </w:rPr>
            </w:pPr>
            <w:r w:rsidRPr="00623164">
              <w:rPr>
                <w:rFonts w:ascii="Tahoma" w:eastAsia="Times New Roman" w:hAnsi="Tahoma" w:cs="Tahoma"/>
                <w:i/>
                <w:iCs/>
                <w:noProof/>
                <w:color w:val="000000"/>
                <w:szCs w:val="20"/>
              </w:rPr>
              <w:t>ZAFGR261</w:t>
            </w:r>
          </w:p>
        </w:tc>
      </w:tr>
      <w:tr w:rsidR="005F2103" w:rsidRPr="009405ED" w14:paraId="53FCFF69"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4957088E"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2AEFFE56"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093A5914"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BDF34A4"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2CF334B9"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1E780CC4"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5B24CFE5"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E8E6D07"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38F99DBB"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5646B3D7"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E48708A"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4FFA7426" w14:textId="682D6723" w:rsidR="005F2103" w:rsidRPr="009405ED" w:rsidRDefault="00813AA3" w:rsidP="00D91A00">
            <w:pPr>
              <w:pStyle w:val="Tabletext0"/>
              <w:rPr>
                <w:rFonts w:ascii="Tahoma" w:eastAsia="Times New Roman" w:hAnsi="Tahoma" w:cs="Tahoma"/>
                <w:iCs/>
                <w:noProof/>
                <w:color w:val="000000"/>
                <w:szCs w:val="20"/>
              </w:rPr>
            </w:pPr>
            <w:r w:rsidRPr="00813AA3">
              <w:rPr>
                <w:rFonts w:ascii="Tahoma" w:eastAsia="Times New Roman" w:hAnsi="Tahoma" w:cs="Tahoma"/>
                <w:iCs/>
                <w:noProof/>
                <w:color w:val="000000"/>
                <w:szCs w:val="20"/>
              </w:rPr>
              <w:t>ZAFGI261F</w:t>
            </w:r>
          </w:p>
        </w:tc>
      </w:tr>
      <w:tr w:rsidR="005F2103" w:rsidRPr="009405ED" w14:paraId="78781D40"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16E175E"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2783704E"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33FF9836"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30713F1"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3194C969"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1EEC8B06"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6F7F2C00"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7CC7FAC6"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66E88F2E"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39E19DA"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1352B4A3"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7800F772"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2C9B9DF"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0FEC518B"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5821B8DD" w14:textId="77777777" w:rsidR="005F2103" w:rsidRDefault="005F2103" w:rsidP="005F2103"/>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6"/>
        <w:gridCol w:w="7304"/>
      </w:tblGrid>
      <w:tr w:rsidR="005F2103" w:rsidRPr="009405ED" w14:paraId="1B194231" w14:textId="77777777" w:rsidTr="00D91A00">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20BDD838"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2E1C9F55" w14:textId="77777777" w:rsidR="005F2103" w:rsidRPr="009405ED" w:rsidRDefault="005F2103" w:rsidP="00D91A00">
            <w:pPr>
              <w:pStyle w:val="Tabletext0"/>
              <w:rPr>
                <w:rStyle w:val="Instructions"/>
                <w:rFonts w:eastAsia="Times New Roman"/>
                <w:i w:val="0"/>
                <w:szCs w:val="20"/>
              </w:rPr>
            </w:pPr>
            <w:r>
              <w:rPr>
                <w:rStyle w:val="Instructions"/>
                <w:rFonts w:eastAsia="Times New Roman"/>
                <w:i w:val="0"/>
                <w:szCs w:val="20"/>
              </w:rPr>
              <w:t>Report Source Code</w:t>
            </w:r>
          </w:p>
        </w:tc>
      </w:tr>
      <w:tr w:rsidR="005F2103" w:rsidRPr="009405ED" w14:paraId="24D76C0E"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330D2220"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32D15C87" w14:textId="47B4436C" w:rsidR="005F2103" w:rsidRPr="009405ED" w:rsidRDefault="00813AA3" w:rsidP="00D91A00">
            <w:pPr>
              <w:pStyle w:val="Tabletext0"/>
              <w:rPr>
                <w:rFonts w:ascii="Tahoma" w:eastAsia="Times New Roman" w:hAnsi="Tahoma" w:cs="Tahoma"/>
                <w:iCs/>
                <w:noProof/>
                <w:color w:val="000000"/>
                <w:szCs w:val="20"/>
              </w:rPr>
            </w:pPr>
            <w:r w:rsidRPr="00813AA3">
              <w:rPr>
                <w:rFonts w:ascii="Tahoma" w:eastAsia="Times New Roman" w:hAnsi="Tahoma" w:cs="Tahoma"/>
                <w:iCs/>
                <w:noProof/>
                <w:color w:val="000000"/>
                <w:szCs w:val="20"/>
              </w:rPr>
              <w:t>ZAFGI261T</w:t>
            </w:r>
          </w:p>
        </w:tc>
      </w:tr>
      <w:tr w:rsidR="005F2103" w:rsidRPr="009405ED" w14:paraId="287A37B9" w14:textId="77777777" w:rsidTr="00D91A00">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75913B9"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2F569AB7"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Costed BOM Report</w:t>
            </w:r>
          </w:p>
        </w:tc>
      </w:tr>
      <w:tr w:rsidR="005F2103" w:rsidRPr="009405ED" w14:paraId="45C3E3A8"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73B8747E"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065A0023" w14:textId="77777777" w:rsidR="005F2103" w:rsidRPr="009405ED" w:rsidRDefault="005F2103" w:rsidP="00D91A00">
            <w:pPr>
              <w:pStyle w:val="Tabletext0"/>
              <w:rPr>
                <w:rFonts w:ascii="Tahoma" w:eastAsia="Times New Roman" w:hAnsi="Tahoma" w:cs="Tahoma"/>
                <w:iCs/>
                <w:noProof/>
                <w:color w:val="000000"/>
                <w:szCs w:val="20"/>
              </w:rPr>
            </w:pPr>
            <w:r w:rsidRPr="008667D8">
              <w:rPr>
                <w:rFonts w:ascii="Tahoma" w:eastAsia="Times New Roman" w:hAnsi="Tahoma" w:cs="Tahoma"/>
                <w:iCs/>
                <w:noProof/>
                <w:color w:val="000000"/>
                <w:szCs w:val="20"/>
              </w:rPr>
              <w:t>ZAFG</w:t>
            </w:r>
          </w:p>
        </w:tc>
      </w:tr>
      <w:tr w:rsidR="005F2103" w:rsidRPr="009405ED" w14:paraId="32C57739" w14:textId="77777777" w:rsidTr="00D91A00">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07016C91"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5CAEA38E" w14:textId="77777777" w:rsidR="005F2103" w:rsidRPr="009405ED" w:rsidRDefault="005F2103" w:rsidP="00D91A00">
            <w:pPr>
              <w:pStyle w:val="Tabletext0"/>
              <w:rPr>
                <w:rFonts w:ascii="Tahoma" w:eastAsia="Times New Roman" w:hAnsi="Tahoma" w:cs="Tahoma"/>
                <w:i/>
                <w:iCs/>
                <w:noProof/>
                <w:color w:val="000000"/>
                <w:szCs w:val="20"/>
              </w:rPr>
            </w:pPr>
          </w:p>
        </w:tc>
      </w:tr>
      <w:tr w:rsidR="005F2103" w:rsidRPr="009405ED" w14:paraId="4A78E111" w14:textId="77777777" w:rsidTr="00D91A00">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5C7B8A1D"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0A6E7486" w14:textId="77777777" w:rsidR="005F2103" w:rsidRPr="009405ED" w:rsidRDefault="005F2103" w:rsidP="00D91A00">
            <w:pPr>
              <w:pStyle w:val="Tabletext0"/>
              <w:rPr>
                <w:rFonts w:ascii="Tahoma" w:eastAsia="Times New Roman" w:hAnsi="Tahoma" w:cs="Tahoma"/>
                <w:i/>
                <w:iCs/>
                <w:noProof/>
                <w:color w:val="000000"/>
                <w:szCs w:val="20"/>
              </w:rPr>
            </w:pPr>
            <w:r>
              <w:rPr>
                <w:rFonts w:ascii="Tahoma" w:eastAsia="Times New Roman" w:hAnsi="Tahoma" w:cs="Tahoma"/>
                <w:i/>
                <w:iCs/>
                <w:noProof/>
                <w:color w:val="000000"/>
                <w:szCs w:val="20"/>
              </w:rPr>
              <w:t>ZAF</w:t>
            </w:r>
          </w:p>
        </w:tc>
      </w:tr>
      <w:tr w:rsidR="005F2103" w:rsidRPr="009405ED" w14:paraId="5FE2BA5F" w14:textId="77777777" w:rsidTr="00D91A00">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hideMark/>
          </w:tcPr>
          <w:p w14:paraId="1A5F1F59" w14:textId="77777777" w:rsidR="005F2103" w:rsidRPr="009405ED" w:rsidRDefault="005F2103" w:rsidP="00D91A00">
            <w:pPr>
              <w:pStyle w:val="Tablehead"/>
              <w:rPr>
                <w:rFonts w:ascii="Arial" w:eastAsia="Times New Roman" w:hAnsi="Arial" w:cs="Arial"/>
                <w:b w:val="0"/>
                <w:sz w:val="20"/>
                <w:szCs w:val="20"/>
              </w:rPr>
            </w:pPr>
            <w:r w:rsidRPr="009405ED">
              <w:rPr>
                <w:rFonts w:ascii="Arial" w:eastAsia="Times New Roman" w:hAnsi="Arial" w:cs="Arial"/>
                <w:b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4E424876" w14:textId="77777777" w:rsidR="005F2103" w:rsidRPr="009405ED" w:rsidRDefault="005F2103" w:rsidP="00D91A00">
            <w:pPr>
              <w:pStyle w:val="Tabletext0"/>
              <w:rPr>
                <w:rStyle w:val="Instructions"/>
                <w:rFonts w:eastAsia="Times New Roman"/>
                <w:szCs w:val="20"/>
              </w:rPr>
            </w:pPr>
            <w:r>
              <w:rPr>
                <w:rStyle w:val="Instructions"/>
                <w:rFonts w:eastAsia="Times New Roman"/>
                <w:szCs w:val="20"/>
              </w:rPr>
              <w:t>N/A</w:t>
            </w:r>
          </w:p>
        </w:tc>
      </w:tr>
    </w:tbl>
    <w:p w14:paraId="1814B0BF" w14:textId="77777777" w:rsidR="005F2103" w:rsidRDefault="005F2103" w:rsidP="005F2103"/>
    <w:p w14:paraId="695AB7E8" w14:textId="77777777" w:rsidR="00CB2ABA" w:rsidRDefault="00CB2ABA" w:rsidP="00CB2ABA">
      <w:pPr>
        <w:rPr>
          <w:b/>
          <w:bCs/>
        </w:rPr>
      </w:pPr>
      <w:r w:rsidRPr="003B3F48">
        <w:rPr>
          <w:b/>
          <w:bCs/>
        </w:rPr>
        <w:t>Detailed Technical Specifications</w:t>
      </w:r>
    </w:p>
    <w:p w14:paraId="584E288E" w14:textId="77777777" w:rsidR="00CB2ABA" w:rsidRPr="003B3F48" w:rsidRDefault="00CB2ABA" w:rsidP="00CB2ABA">
      <w:pPr>
        <w:rPr>
          <w:u w:val="single"/>
        </w:rPr>
      </w:pPr>
      <w:r w:rsidRPr="003B3F48">
        <w:rPr>
          <w:u w:val="single"/>
        </w:rPr>
        <w:t>Requirement</w:t>
      </w:r>
    </w:p>
    <w:p w14:paraId="7248E416" w14:textId="77777777" w:rsidR="00A5282C" w:rsidRPr="00A5282C" w:rsidRDefault="00A5282C" w:rsidP="00A5282C">
      <w:pPr>
        <w:rPr>
          <w:ins w:id="1640" w:author="Keyur Panchal --CNTR" w:date="2019-11-19T09:06:00Z"/>
          <w:bCs/>
          <w:rPrChange w:id="1641" w:author="Keyur Panchal --CNTR" w:date="2019-11-19T09:07:00Z">
            <w:rPr>
              <w:ins w:id="1642" w:author="Keyur Panchal --CNTR" w:date="2019-11-19T09:06:00Z"/>
            </w:rPr>
          </w:rPrChange>
        </w:rPr>
      </w:pPr>
      <w:r w:rsidRPr="00A5282C">
        <w:rPr>
          <w:bCs/>
        </w:rPr>
        <w:t>Add a costing SPK MARC-SOBSK field to report layout.</w:t>
      </w:r>
    </w:p>
    <w:p w14:paraId="697C5EB0" w14:textId="77777777" w:rsidR="00CB2ABA" w:rsidRDefault="00CB2ABA" w:rsidP="00CB2ABA">
      <w:pPr>
        <w:rPr>
          <w:b/>
        </w:rPr>
      </w:pPr>
    </w:p>
    <w:p w14:paraId="63497AF9" w14:textId="77777777" w:rsidR="00CB2ABA" w:rsidRPr="003B3F48" w:rsidRDefault="00CB2ABA" w:rsidP="00CB2ABA">
      <w:pPr>
        <w:rPr>
          <w:bCs/>
          <w:u w:val="single"/>
        </w:rPr>
      </w:pPr>
      <w:r w:rsidRPr="003B3F48">
        <w:rPr>
          <w:bCs/>
          <w:u w:val="single"/>
        </w:rPr>
        <w:t>Solution</w:t>
      </w:r>
    </w:p>
    <w:p w14:paraId="14FF9806" w14:textId="721C5EB4" w:rsidR="00CB2ABA" w:rsidRDefault="00A5282C" w:rsidP="00CB2ABA">
      <w:pPr>
        <w:numPr>
          <w:ilvl w:val="0"/>
          <w:numId w:val="15"/>
        </w:numPr>
      </w:pPr>
      <w:r>
        <w:t xml:space="preserve">Add new field ‘COSTING_SPK’ to report </w:t>
      </w:r>
      <w:proofErr w:type="spellStart"/>
      <w:r>
        <w:t>output,change</w:t>
      </w:r>
      <w:proofErr w:type="spellEnd"/>
      <w:r>
        <w:t xml:space="preserve"> output structure.</w:t>
      </w:r>
    </w:p>
    <w:p w14:paraId="4A5AB253" w14:textId="6C5ED70F" w:rsidR="00A5282C" w:rsidRDefault="00A5282C" w:rsidP="00CB2ABA">
      <w:pPr>
        <w:numPr>
          <w:ilvl w:val="0"/>
          <w:numId w:val="15"/>
        </w:numPr>
      </w:pPr>
      <w:r>
        <w:lastRenderedPageBreak/>
        <w:t xml:space="preserve">Read SOBSK from MARC table based on material </w:t>
      </w:r>
      <w:proofErr w:type="spellStart"/>
      <w:r>
        <w:t>number,plant</w:t>
      </w:r>
      <w:proofErr w:type="spellEnd"/>
      <w:r>
        <w:t xml:space="preserve"> .</w:t>
      </w:r>
    </w:p>
    <w:p w14:paraId="2A38560A" w14:textId="3D2EAC9A" w:rsidR="006B3C2D" w:rsidRPr="00F0775F" w:rsidRDefault="00A5282C" w:rsidP="006B3C2D">
      <w:pPr>
        <w:numPr>
          <w:ilvl w:val="0"/>
          <w:numId w:val="15"/>
        </w:numPr>
      </w:pPr>
      <w:r>
        <w:t xml:space="preserve">To get </w:t>
      </w:r>
      <w:proofErr w:type="spellStart"/>
      <w:r>
        <w:t>components,use</w:t>
      </w:r>
      <w:proofErr w:type="spellEnd"/>
      <w:r>
        <w:t xml:space="preserve"> BAPI to explode  and read from </w:t>
      </w:r>
      <w:proofErr w:type="spellStart"/>
      <w:r>
        <w:t>MARC,populate</w:t>
      </w:r>
      <w:proofErr w:type="spellEnd"/>
      <w:r>
        <w:t xml:space="preserve"> field SOBSK to COSTING_SPK in output.</w:t>
      </w:r>
    </w:p>
    <w:p w14:paraId="252AF431" w14:textId="13DF52BF" w:rsidR="2CFE7841" w:rsidRDefault="2CFE7841" w:rsidP="2CFE7841"/>
    <w:p w14:paraId="310C030B" w14:textId="302CAF30" w:rsidR="2CFE7841" w:rsidRDefault="2CFE7841" w:rsidP="2CFE7841"/>
    <w:p w14:paraId="0C494505" w14:textId="6BF6B7F7" w:rsidR="2CFE7841" w:rsidRDefault="2CFE7841" w:rsidP="2CFE7841"/>
    <w:p w14:paraId="6C2DA11F" w14:textId="19AE15C3" w:rsidR="2CFE7841" w:rsidRDefault="2CFE7841" w:rsidP="2CFE7841"/>
    <w:p w14:paraId="0958178C" w14:textId="00B2427E" w:rsidR="2CFE7841" w:rsidRDefault="2CFE7841" w:rsidP="2CFE7841"/>
    <w:p w14:paraId="1F58EF2D" w14:textId="2F03B3C7" w:rsidR="246919AA" w:rsidRDefault="246919AA">
      <w:r w:rsidRPr="2CFE7841">
        <w:rPr>
          <w:highlight w:val="yellow"/>
        </w:rPr>
        <w:t>VERSION 11 - PCR032439</w:t>
      </w:r>
    </w:p>
    <w:p w14:paraId="511D63DC" w14:textId="136DE710" w:rsidR="2CFE7841" w:rsidRDefault="2CFE7841"/>
    <w:tbl>
      <w:tblPr>
        <w:tblW w:w="0" w:type="auto"/>
        <w:tblLook w:val="04A0" w:firstRow="1" w:lastRow="0" w:firstColumn="1" w:lastColumn="0" w:noHBand="0" w:noVBand="1"/>
      </w:tblPr>
      <w:tblGrid>
        <w:gridCol w:w="1559"/>
        <w:gridCol w:w="1419"/>
        <w:gridCol w:w="2074"/>
        <w:gridCol w:w="4262"/>
      </w:tblGrid>
      <w:tr w:rsidR="2CFE7841" w14:paraId="7A2EDB20" w14:textId="77777777" w:rsidTr="2CFE7841">
        <w:tc>
          <w:tcPr>
            <w:tcW w:w="1642"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tcPr>
          <w:p w14:paraId="7615649F" w14:textId="77777777" w:rsidR="2CFE7841" w:rsidRDefault="2CFE7841" w:rsidP="2CFE7841">
            <w:pPr>
              <w:spacing w:line="276" w:lineRule="auto"/>
              <w:jc w:val="center"/>
              <w:rPr>
                <w:b/>
                <w:bCs/>
              </w:rPr>
            </w:pPr>
            <w:r w:rsidRPr="2CFE7841">
              <w:rPr>
                <w:b/>
                <w:bCs/>
              </w:rPr>
              <w:t>Version #</w:t>
            </w:r>
          </w:p>
        </w:tc>
        <w:tc>
          <w:tcPr>
            <w:tcW w:w="1436" w:type="dxa"/>
            <w:tcBorders>
              <w:top w:val="single" w:sz="8" w:space="0" w:color="auto"/>
              <w:left w:val="double" w:sz="6" w:space="0" w:color="auto"/>
              <w:bottom w:val="single" w:sz="8" w:space="0" w:color="auto"/>
              <w:right w:val="nil"/>
            </w:tcBorders>
            <w:shd w:val="clear" w:color="auto" w:fill="C0C0C0"/>
            <w:tcMar>
              <w:top w:w="0" w:type="dxa"/>
              <w:left w:w="108" w:type="dxa"/>
              <w:bottom w:w="0" w:type="dxa"/>
              <w:right w:w="108" w:type="dxa"/>
            </w:tcMar>
          </w:tcPr>
          <w:p w14:paraId="1C54F9DE" w14:textId="77777777" w:rsidR="2CFE7841" w:rsidRDefault="2CFE7841" w:rsidP="2CFE7841">
            <w:pPr>
              <w:spacing w:line="276" w:lineRule="auto"/>
              <w:jc w:val="center"/>
              <w:rPr>
                <w:b/>
                <w:bCs/>
              </w:rPr>
            </w:pPr>
            <w:r w:rsidRPr="2CFE7841">
              <w:rPr>
                <w:b/>
                <w:bCs/>
              </w:rPr>
              <w:t>Date Modified</w:t>
            </w:r>
          </w:p>
        </w:tc>
        <w:tc>
          <w:tcPr>
            <w:tcW w:w="2159" w:type="dxa"/>
            <w:tcBorders>
              <w:top w:val="single" w:sz="8" w:space="0" w:color="auto"/>
              <w:left w:val="single" w:sz="8" w:space="0" w:color="auto"/>
              <w:bottom w:val="single" w:sz="8" w:space="0" w:color="auto"/>
              <w:right w:val="nil"/>
            </w:tcBorders>
            <w:shd w:val="clear" w:color="auto" w:fill="C0C0C0"/>
            <w:tcMar>
              <w:top w:w="0" w:type="dxa"/>
              <w:left w:w="108" w:type="dxa"/>
              <w:bottom w:w="0" w:type="dxa"/>
              <w:right w:w="108" w:type="dxa"/>
            </w:tcMar>
          </w:tcPr>
          <w:p w14:paraId="1C3D7A21" w14:textId="77777777" w:rsidR="2CFE7841" w:rsidRDefault="2CFE7841" w:rsidP="2CFE7841">
            <w:pPr>
              <w:spacing w:line="276" w:lineRule="auto"/>
              <w:jc w:val="center"/>
              <w:rPr>
                <w:b/>
                <w:bCs/>
              </w:rPr>
            </w:pPr>
            <w:r w:rsidRPr="2CFE7841">
              <w:rPr>
                <w:b/>
                <w:bCs/>
              </w:rPr>
              <w:t>Modified By</w:t>
            </w:r>
          </w:p>
        </w:tc>
        <w:tc>
          <w:tcPr>
            <w:tcW w:w="4678" w:type="dxa"/>
            <w:tcBorders>
              <w:top w:val="single" w:sz="8" w:space="0" w:color="auto"/>
              <w:left w:val="single" w:sz="8" w:space="0" w:color="auto"/>
              <w:bottom w:val="single" w:sz="8" w:space="0" w:color="auto"/>
              <w:right w:val="double" w:sz="6" w:space="0" w:color="auto"/>
            </w:tcBorders>
            <w:shd w:val="clear" w:color="auto" w:fill="C0C0C0"/>
            <w:tcMar>
              <w:top w:w="0" w:type="dxa"/>
              <w:left w:w="108" w:type="dxa"/>
              <w:bottom w:w="0" w:type="dxa"/>
              <w:right w:w="108" w:type="dxa"/>
            </w:tcMar>
          </w:tcPr>
          <w:p w14:paraId="3868D6EC" w14:textId="77777777" w:rsidR="2CFE7841" w:rsidRDefault="2CFE7841" w:rsidP="2CFE7841">
            <w:pPr>
              <w:spacing w:line="276" w:lineRule="auto"/>
              <w:jc w:val="center"/>
              <w:rPr>
                <w:b/>
                <w:bCs/>
              </w:rPr>
            </w:pPr>
            <w:r w:rsidRPr="2CFE7841">
              <w:rPr>
                <w:b/>
                <w:bCs/>
              </w:rPr>
              <w:t>Brief Description of Change</w:t>
            </w:r>
          </w:p>
        </w:tc>
      </w:tr>
      <w:tr w:rsidR="2CFE7841" w14:paraId="7D97757D" w14:textId="77777777" w:rsidTr="2CFE7841">
        <w:trPr>
          <w:trHeight w:val="786"/>
        </w:trPr>
        <w:tc>
          <w:tcPr>
            <w:tcW w:w="1642" w:type="dxa"/>
            <w:tcBorders>
              <w:top w:val="nil"/>
              <w:left w:val="double" w:sz="6" w:space="0" w:color="auto"/>
              <w:bottom w:val="single" w:sz="8" w:space="0" w:color="auto"/>
              <w:right w:val="single" w:sz="8" w:space="0" w:color="auto"/>
            </w:tcBorders>
            <w:tcMar>
              <w:top w:w="0" w:type="dxa"/>
              <w:left w:w="108" w:type="dxa"/>
              <w:bottom w:w="0" w:type="dxa"/>
              <w:right w:w="108" w:type="dxa"/>
            </w:tcMar>
          </w:tcPr>
          <w:p w14:paraId="6E563960" w14:textId="07FB44D3" w:rsidR="2CFE7841" w:rsidRDefault="2CFE7841" w:rsidP="2CFE7841">
            <w:pPr>
              <w:spacing w:line="276" w:lineRule="auto"/>
              <w:jc w:val="both"/>
            </w:pPr>
            <w:r>
              <w:t>1</w:t>
            </w:r>
            <w:r w:rsidR="41DC3F52">
              <w:t>1</w:t>
            </w:r>
          </w:p>
        </w:tc>
        <w:tc>
          <w:tcPr>
            <w:tcW w:w="1436" w:type="dxa"/>
            <w:tcBorders>
              <w:top w:val="nil"/>
              <w:left w:val="nil"/>
              <w:bottom w:val="single" w:sz="8" w:space="0" w:color="auto"/>
              <w:right w:val="single" w:sz="8" w:space="0" w:color="auto"/>
            </w:tcBorders>
            <w:tcMar>
              <w:top w:w="0" w:type="dxa"/>
              <w:left w:w="108" w:type="dxa"/>
              <w:bottom w:w="0" w:type="dxa"/>
              <w:right w:w="108" w:type="dxa"/>
            </w:tcMar>
          </w:tcPr>
          <w:p w14:paraId="38EFB031" w14:textId="48085264" w:rsidR="41DC3F52" w:rsidRDefault="41DC3F52" w:rsidP="2CFE7841">
            <w:pPr>
              <w:spacing w:line="276" w:lineRule="auto"/>
              <w:jc w:val="both"/>
            </w:pPr>
            <w:r>
              <w:t>12</w:t>
            </w:r>
            <w:r w:rsidR="2CFE7841">
              <w:t>/</w:t>
            </w:r>
            <w:r w:rsidR="2546AAFE">
              <w:t>01</w:t>
            </w:r>
            <w:r w:rsidR="2CFE7841">
              <w:t>/2020</w:t>
            </w:r>
          </w:p>
        </w:tc>
        <w:tc>
          <w:tcPr>
            <w:tcW w:w="2159" w:type="dxa"/>
            <w:tcBorders>
              <w:top w:val="nil"/>
              <w:left w:val="nil"/>
              <w:bottom w:val="single" w:sz="8" w:space="0" w:color="auto"/>
              <w:right w:val="single" w:sz="8" w:space="0" w:color="auto"/>
            </w:tcBorders>
            <w:tcMar>
              <w:top w:w="0" w:type="dxa"/>
              <w:left w:w="108" w:type="dxa"/>
              <w:bottom w:w="0" w:type="dxa"/>
              <w:right w:w="108" w:type="dxa"/>
            </w:tcMar>
          </w:tcPr>
          <w:p w14:paraId="35FF874D" w14:textId="153A4DD0" w:rsidR="2546AAFE" w:rsidRDefault="2546AAFE" w:rsidP="2CFE7841">
            <w:pPr>
              <w:spacing w:line="276" w:lineRule="auto"/>
              <w:jc w:val="both"/>
            </w:pPr>
            <w:r>
              <w:t>Srinivasa Annapureddy</w:t>
            </w:r>
          </w:p>
        </w:tc>
        <w:tc>
          <w:tcPr>
            <w:tcW w:w="4678" w:type="dxa"/>
            <w:tcBorders>
              <w:top w:val="nil"/>
              <w:left w:val="nil"/>
              <w:bottom w:val="single" w:sz="8" w:space="0" w:color="auto"/>
              <w:right w:val="double" w:sz="6" w:space="0" w:color="auto"/>
            </w:tcBorders>
            <w:tcMar>
              <w:top w:w="0" w:type="dxa"/>
              <w:left w:w="108" w:type="dxa"/>
              <w:bottom w:w="0" w:type="dxa"/>
              <w:right w:w="108" w:type="dxa"/>
            </w:tcMar>
          </w:tcPr>
          <w:p w14:paraId="17A15EDA" w14:textId="74AA4ACE" w:rsidR="2CFE7841" w:rsidRDefault="2CFE7841" w:rsidP="2CFE7841">
            <w:pPr>
              <w:spacing w:line="276" w:lineRule="auto"/>
              <w:jc w:val="both"/>
              <w:rPr>
                <w:rFonts w:cs="Arial"/>
              </w:rPr>
            </w:pPr>
            <w:r w:rsidRPr="2CFE7841">
              <w:rPr>
                <w:rFonts w:cs="Arial"/>
              </w:rPr>
              <w:t>Modifications in report ZAFGR261</w:t>
            </w:r>
          </w:p>
        </w:tc>
      </w:tr>
    </w:tbl>
    <w:p w14:paraId="5F17C2EF" w14:textId="77777777" w:rsidR="2CFE7841" w:rsidRDefault="2CFE7841"/>
    <w:p w14:paraId="6A04F631" w14:textId="77777777" w:rsidR="246919AA" w:rsidRDefault="246919AA" w:rsidP="2CFE7841">
      <w:pPr>
        <w:rPr>
          <w:sz w:val="22"/>
          <w:szCs w:val="22"/>
        </w:rPr>
      </w:pPr>
      <w:r w:rsidRPr="2CFE7841">
        <w:rPr>
          <w:b/>
          <w:bCs/>
        </w:rPr>
        <w:t>APPROVALS:</w:t>
      </w:r>
    </w:p>
    <w:p w14:paraId="540B4AF7" w14:textId="77777777" w:rsidR="2CFE7841" w:rsidRDefault="2CFE7841"/>
    <w:tbl>
      <w:tblPr>
        <w:tblW w:w="0" w:type="auto"/>
        <w:tblLook w:val="04A0" w:firstRow="1" w:lastRow="0" w:firstColumn="1" w:lastColumn="0" w:noHBand="0" w:noVBand="1"/>
      </w:tblPr>
      <w:tblGrid>
        <w:gridCol w:w="2316"/>
        <w:gridCol w:w="2066"/>
        <w:gridCol w:w="2088"/>
        <w:gridCol w:w="2387"/>
      </w:tblGrid>
      <w:tr w:rsidR="2CFE7841" w14:paraId="192B19CD" w14:textId="77777777" w:rsidTr="2CFE7841">
        <w:trPr>
          <w:trHeight w:val="323"/>
        </w:trPr>
        <w:tc>
          <w:tcPr>
            <w:tcW w:w="2316" w:type="dxa"/>
            <w:tcBorders>
              <w:top w:val="double" w:sz="6" w:space="0" w:color="auto"/>
              <w:left w:val="double" w:sz="6" w:space="0" w:color="auto"/>
              <w:bottom w:val="single" w:sz="8" w:space="0" w:color="auto"/>
              <w:right w:val="single" w:sz="8" w:space="0" w:color="auto"/>
            </w:tcBorders>
            <w:shd w:val="clear" w:color="auto" w:fill="C0C0C0"/>
            <w:tcMar>
              <w:top w:w="0" w:type="dxa"/>
              <w:left w:w="108" w:type="dxa"/>
              <w:bottom w:w="0" w:type="dxa"/>
              <w:right w:w="108" w:type="dxa"/>
            </w:tcMar>
          </w:tcPr>
          <w:p w14:paraId="438AF585" w14:textId="77777777" w:rsidR="2CFE7841" w:rsidRDefault="2CFE7841" w:rsidP="2CFE7841">
            <w:pPr>
              <w:spacing w:after="120" w:line="276" w:lineRule="auto"/>
              <w:rPr>
                <w:b/>
                <w:bCs/>
              </w:rPr>
            </w:pPr>
            <w:r w:rsidRPr="2CFE7841">
              <w:rPr>
                <w:b/>
                <w:bCs/>
              </w:rPr>
              <w:t>Author</w:t>
            </w:r>
          </w:p>
        </w:tc>
        <w:tc>
          <w:tcPr>
            <w:tcW w:w="2066" w:type="dxa"/>
            <w:tcBorders>
              <w:top w:val="double" w:sz="6" w:space="0" w:color="auto"/>
              <w:left w:val="nil"/>
              <w:bottom w:val="single" w:sz="8" w:space="0" w:color="auto"/>
              <w:right w:val="single" w:sz="8" w:space="0" w:color="auto"/>
            </w:tcBorders>
            <w:tcMar>
              <w:top w:w="0" w:type="dxa"/>
              <w:left w:w="108" w:type="dxa"/>
              <w:bottom w:w="0" w:type="dxa"/>
              <w:right w:w="108" w:type="dxa"/>
            </w:tcMar>
          </w:tcPr>
          <w:p w14:paraId="58FBC074" w14:textId="35C72A85" w:rsidR="54E3FF05" w:rsidRDefault="54E3FF05" w:rsidP="2CFE7841">
            <w:pPr>
              <w:spacing w:line="276" w:lineRule="auto"/>
            </w:pPr>
            <w:r>
              <w:t>Srinivasa Annapureddy</w:t>
            </w:r>
          </w:p>
        </w:tc>
        <w:tc>
          <w:tcPr>
            <w:tcW w:w="2088" w:type="dxa"/>
            <w:tcBorders>
              <w:top w:val="double" w:sz="6" w:space="0" w:color="auto"/>
              <w:left w:val="nil"/>
              <w:bottom w:val="single" w:sz="8" w:space="0" w:color="auto"/>
              <w:right w:val="single" w:sz="8" w:space="0" w:color="auto"/>
            </w:tcBorders>
            <w:shd w:val="clear" w:color="auto" w:fill="C0C0C0"/>
            <w:tcMar>
              <w:top w:w="0" w:type="dxa"/>
              <w:left w:w="108" w:type="dxa"/>
              <w:bottom w:w="0" w:type="dxa"/>
              <w:right w:w="108" w:type="dxa"/>
            </w:tcMar>
          </w:tcPr>
          <w:p w14:paraId="64FE415B" w14:textId="77777777" w:rsidR="2CFE7841" w:rsidRDefault="2CFE7841" w:rsidP="2CFE7841">
            <w:pPr>
              <w:spacing w:after="120" w:line="276" w:lineRule="auto"/>
              <w:rPr>
                <w:b/>
                <w:bCs/>
              </w:rPr>
            </w:pPr>
            <w:r w:rsidRPr="2CFE7841">
              <w:rPr>
                <w:b/>
                <w:bCs/>
              </w:rPr>
              <w:t>Date Created:</w:t>
            </w:r>
          </w:p>
        </w:tc>
        <w:tc>
          <w:tcPr>
            <w:tcW w:w="2387" w:type="dxa"/>
            <w:tcBorders>
              <w:top w:val="double" w:sz="6" w:space="0" w:color="auto"/>
              <w:left w:val="nil"/>
              <w:bottom w:val="single" w:sz="8" w:space="0" w:color="auto"/>
              <w:right w:val="double" w:sz="6" w:space="0" w:color="auto"/>
            </w:tcBorders>
            <w:tcMar>
              <w:top w:w="0" w:type="dxa"/>
              <w:left w:w="108" w:type="dxa"/>
              <w:bottom w:w="0" w:type="dxa"/>
              <w:right w:w="108" w:type="dxa"/>
            </w:tcMar>
          </w:tcPr>
          <w:p w14:paraId="5FDAC655" w14:textId="3BC3B6F8" w:rsidR="29740D89" w:rsidRDefault="29740D89" w:rsidP="2CFE7841">
            <w:pPr>
              <w:spacing w:line="276" w:lineRule="auto"/>
            </w:pPr>
            <w:r>
              <w:t>12</w:t>
            </w:r>
            <w:r w:rsidR="2CFE7841">
              <w:t>/</w:t>
            </w:r>
            <w:r w:rsidR="1827A71B">
              <w:t>01</w:t>
            </w:r>
            <w:r w:rsidR="2CFE7841">
              <w:t>/2020</w:t>
            </w:r>
          </w:p>
        </w:tc>
      </w:tr>
      <w:tr w:rsidR="2CFE7841" w14:paraId="21105C2C" w14:textId="77777777" w:rsidTr="2CFE7841">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tcPr>
          <w:p w14:paraId="2BDE5FA7" w14:textId="77777777" w:rsidR="2CFE7841" w:rsidRDefault="2CFE7841" w:rsidP="2CFE7841">
            <w:pPr>
              <w:spacing w:after="120" w:line="276" w:lineRule="auto"/>
              <w:rPr>
                <w:b/>
                <w:bCs/>
              </w:rPr>
            </w:pPr>
            <w:r w:rsidRPr="2CFE7841">
              <w:rPr>
                <w:b/>
                <w:bCs/>
              </w:rPr>
              <w:t xml:space="preserve">Functional Team Lead </w:t>
            </w:r>
          </w:p>
        </w:tc>
        <w:tc>
          <w:tcPr>
            <w:tcW w:w="2066" w:type="dxa"/>
            <w:tcBorders>
              <w:top w:val="nil"/>
              <w:left w:val="nil"/>
              <w:bottom w:val="single" w:sz="8" w:space="0" w:color="auto"/>
              <w:right w:val="single" w:sz="8" w:space="0" w:color="auto"/>
            </w:tcBorders>
            <w:tcMar>
              <w:top w:w="0" w:type="dxa"/>
              <w:left w:w="108" w:type="dxa"/>
              <w:bottom w:w="0" w:type="dxa"/>
              <w:right w:w="108" w:type="dxa"/>
            </w:tcMar>
          </w:tcPr>
          <w:p w14:paraId="4BFB3F82" w14:textId="77777777" w:rsidR="2CFE7841" w:rsidRDefault="2CFE7841" w:rsidP="2CFE7841">
            <w:pPr>
              <w:spacing w:line="276" w:lineRule="auto"/>
            </w:pPr>
            <w:r>
              <w:t>Sapan Shenoy</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tcPr>
          <w:p w14:paraId="4846E1BD" w14:textId="77777777" w:rsidR="2CFE7841" w:rsidRDefault="2CFE7841" w:rsidP="2CFE7841">
            <w:pPr>
              <w:spacing w:after="120" w:line="276" w:lineRule="auto"/>
              <w:rPr>
                <w:b/>
                <w:bCs/>
              </w:rPr>
            </w:pPr>
            <w:r w:rsidRPr="2CFE7841">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1DDCBCF2" w14:textId="77777777" w:rsidR="2CFE7841" w:rsidRDefault="2CFE7841" w:rsidP="2CFE7841">
            <w:pPr>
              <w:spacing w:line="276" w:lineRule="auto"/>
            </w:pPr>
          </w:p>
        </w:tc>
      </w:tr>
      <w:tr w:rsidR="2CFE7841" w14:paraId="1DE13F57" w14:textId="77777777" w:rsidTr="2CFE7841">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tcPr>
          <w:p w14:paraId="5D0F8FAE" w14:textId="77777777" w:rsidR="2CFE7841" w:rsidRDefault="2CFE7841" w:rsidP="2CFE7841">
            <w:pPr>
              <w:spacing w:after="120" w:line="276" w:lineRule="auto"/>
              <w:rPr>
                <w:b/>
                <w:bCs/>
              </w:rPr>
            </w:pPr>
            <w:r w:rsidRPr="2CFE7841">
              <w:rPr>
                <w:b/>
                <w:bCs/>
              </w:rPr>
              <w:t>Technical Team ASM</w:t>
            </w:r>
          </w:p>
        </w:tc>
        <w:tc>
          <w:tcPr>
            <w:tcW w:w="2066" w:type="dxa"/>
            <w:tcBorders>
              <w:top w:val="nil"/>
              <w:left w:val="nil"/>
              <w:bottom w:val="single" w:sz="8" w:space="0" w:color="auto"/>
              <w:right w:val="single" w:sz="8" w:space="0" w:color="auto"/>
            </w:tcBorders>
            <w:tcMar>
              <w:top w:w="0" w:type="dxa"/>
              <w:left w:w="108" w:type="dxa"/>
              <w:bottom w:w="0" w:type="dxa"/>
              <w:right w:w="108" w:type="dxa"/>
            </w:tcMar>
          </w:tcPr>
          <w:p w14:paraId="695A5C3F" w14:textId="77777777" w:rsidR="2CFE7841" w:rsidRDefault="2CFE7841" w:rsidP="2CFE7841">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tcPr>
          <w:p w14:paraId="595252CB" w14:textId="77777777" w:rsidR="2CFE7841" w:rsidRDefault="2CFE7841" w:rsidP="2CFE7841">
            <w:pPr>
              <w:spacing w:after="120" w:line="276" w:lineRule="auto"/>
              <w:rPr>
                <w:b/>
                <w:bCs/>
              </w:rPr>
            </w:pPr>
            <w:r w:rsidRPr="2CFE7841">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3F415108" w14:textId="77777777" w:rsidR="2CFE7841" w:rsidRDefault="2CFE7841" w:rsidP="2CFE7841">
            <w:pPr>
              <w:spacing w:line="276" w:lineRule="auto"/>
            </w:pPr>
          </w:p>
        </w:tc>
      </w:tr>
      <w:tr w:rsidR="2CFE7841" w14:paraId="7F50133E" w14:textId="77777777" w:rsidTr="2CFE7841">
        <w:trPr>
          <w:trHeight w:val="553"/>
        </w:trPr>
        <w:tc>
          <w:tcPr>
            <w:tcW w:w="2316" w:type="dxa"/>
            <w:tcBorders>
              <w:top w:val="nil"/>
              <w:left w:val="double" w:sz="6" w:space="0" w:color="auto"/>
              <w:bottom w:val="single" w:sz="8" w:space="0" w:color="auto"/>
              <w:right w:val="single" w:sz="8" w:space="0" w:color="auto"/>
            </w:tcBorders>
            <w:shd w:val="clear" w:color="auto" w:fill="C0C0C0"/>
            <w:tcMar>
              <w:top w:w="0" w:type="dxa"/>
              <w:left w:w="108" w:type="dxa"/>
              <w:bottom w:w="0" w:type="dxa"/>
              <w:right w:w="108" w:type="dxa"/>
            </w:tcMar>
          </w:tcPr>
          <w:p w14:paraId="7B70F106" w14:textId="77777777" w:rsidR="2CFE7841" w:rsidRDefault="2CFE7841" w:rsidP="2CFE7841">
            <w:pPr>
              <w:spacing w:after="120" w:line="276" w:lineRule="auto"/>
              <w:rPr>
                <w:b/>
                <w:bCs/>
              </w:rPr>
            </w:pPr>
            <w:r w:rsidRPr="2CFE7841">
              <w:rPr>
                <w:b/>
                <w:bCs/>
              </w:rPr>
              <w:t>Technical Team Lead</w:t>
            </w:r>
          </w:p>
        </w:tc>
        <w:tc>
          <w:tcPr>
            <w:tcW w:w="2066" w:type="dxa"/>
            <w:tcBorders>
              <w:top w:val="nil"/>
              <w:left w:val="nil"/>
              <w:bottom w:val="single" w:sz="8" w:space="0" w:color="auto"/>
              <w:right w:val="single" w:sz="8" w:space="0" w:color="auto"/>
            </w:tcBorders>
            <w:tcMar>
              <w:top w:w="0" w:type="dxa"/>
              <w:left w:w="108" w:type="dxa"/>
              <w:bottom w:w="0" w:type="dxa"/>
              <w:right w:w="108" w:type="dxa"/>
            </w:tcMar>
          </w:tcPr>
          <w:p w14:paraId="0AF27F20" w14:textId="053D98C6" w:rsidR="2CFE7841" w:rsidRDefault="2CFE7841" w:rsidP="2CFE7841">
            <w:pPr>
              <w:spacing w:line="276" w:lineRule="auto"/>
            </w:pPr>
            <w:r>
              <w:t>Yvonne Tai</w:t>
            </w:r>
          </w:p>
        </w:tc>
        <w:tc>
          <w:tcPr>
            <w:tcW w:w="2088" w:type="dxa"/>
            <w:tcBorders>
              <w:top w:val="nil"/>
              <w:left w:val="nil"/>
              <w:bottom w:val="single" w:sz="8" w:space="0" w:color="auto"/>
              <w:right w:val="single" w:sz="8" w:space="0" w:color="auto"/>
            </w:tcBorders>
            <w:shd w:val="clear" w:color="auto" w:fill="C0C0C0"/>
            <w:tcMar>
              <w:top w:w="0" w:type="dxa"/>
              <w:left w:w="108" w:type="dxa"/>
              <w:bottom w:w="0" w:type="dxa"/>
              <w:right w:w="108" w:type="dxa"/>
            </w:tcMar>
          </w:tcPr>
          <w:p w14:paraId="06623CB7" w14:textId="77777777" w:rsidR="2CFE7841" w:rsidRDefault="2CFE7841" w:rsidP="2CFE7841">
            <w:pPr>
              <w:spacing w:after="120" w:line="276" w:lineRule="auto"/>
              <w:rPr>
                <w:b/>
                <w:bCs/>
              </w:rPr>
            </w:pPr>
            <w:r w:rsidRPr="2CFE7841">
              <w:rPr>
                <w:b/>
                <w:bCs/>
              </w:rPr>
              <w:t>Signature and Date Approved:</w:t>
            </w:r>
          </w:p>
        </w:tc>
        <w:tc>
          <w:tcPr>
            <w:tcW w:w="2387" w:type="dxa"/>
            <w:tcBorders>
              <w:top w:val="nil"/>
              <w:left w:val="nil"/>
              <w:bottom w:val="single" w:sz="8" w:space="0" w:color="auto"/>
              <w:right w:val="double" w:sz="6" w:space="0" w:color="auto"/>
            </w:tcBorders>
            <w:tcMar>
              <w:top w:w="0" w:type="dxa"/>
              <w:left w:w="108" w:type="dxa"/>
              <w:bottom w:w="0" w:type="dxa"/>
              <w:right w:w="108" w:type="dxa"/>
            </w:tcMar>
          </w:tcPr>
          <w:p w14:paraId="65ED639E" w14:textId="77777777" w:rsidR="2CFE7841" w:rsidRDefault="2CFE7841" w:rsidP="2CFE7841">
            <w:pPr>
              <w:spacing w:line="276" w:lineRule="auto"/>
            </w:pPr>
          </w:p>
        </w:tc>
      </w:tr>
      <w:tr w:rsidR="2CFE7841" w14:paraId="74D367FE" w14:textId="77777777" w:rsidTr="2CFE7841">
        <w:trPr>
          <w:trHeight w:val="111"/>
        </w:trPr>
        <w:tc>
          <w:tcPr>
            <w:tcW w:w="2316" w:type="dxa"/>
            <w:tcBorders>
              <w:top w:val="nil"/>
              <w:left w:val="double" w:sz="6" w:space="0" w:color="auto"/>
              <w:bottom w:val="double" w:sz="6" w:space="0" w:color="auto"/>
              <w:right w:val="single" w:sz="8" w:space="0" w:color="auto"/>
            </w:tcBorders>
            <w:shd w:val="clear" w:color="auto" w:fill="C0C0C0"/>
            <w:tcMar>
              <w:top w:w="0" w:type="dxa"/>
              <w:left w:w="108" w:type="dxa"/>
              <w:bottom w:w="0" w:type="dxa"/>
              <w:right w:w="108" w:type="dxa"/>
            </w:tcMar>
          </w:tcPr>
          <w:p w14:paraId="63D56126" w14:textId="77777777" w:rsidR="2CFE7841" w:rsidRDefault="2CFE7841" w:rsidP="2CFE7841">
            <w:pPr>
              <w:spacing w:after="120" w:line="276" w:lineRule="auto"/>
              <w:rPr>
                <w:b/>
                <w:bCs/>
              </w:rPr>
            </w:pPr>
            <w:r w:rsidRPr="2CFE7841">
              <w:rPr>
                <w:b/>
                <w:bCs/>
              </w:rPr>
              <w:t>Project Manager</w:t>
            </w:r>
          </w:p>
        </w:tc>
        <w:tc>
          <w:tcPr>
            <w:tcW w:w="2066" w:type="dxa"/>
            <w:tcBorders>
              <w:top w:val="nil"/>
              <w:left w:val="nil"/>
              <w:bottom w:val="double" w:sz="6" w:space="0" w:color="auto"/>
              <w:right w:val="single" w:sz="8" w:space="0" w:color="auto"/>
            </w:tcBorders>
            <w:tcMar>
              <w:top w:w="0" w:type="dxa"/>
              <w:left w:w="108" w:type="dxa"/>
              <w:bottom w:w="0" w:type="dxa"/>
              <w:right w:w="108" w:type="dxa"/>
            </w:tcMar>
          </w:tcPr>
          <w:p w14:paraId="7300EAC7" w14:textId="77777777" w:rsidR="2CFE7841" w:rsidRDefault="2CFE7841" w:rsidP="2CFE7841">
            <w:pPr>
              <w:spacing w:line="276" w:lineRule="auto"/>
            </w:pPr>
            <w:r>
              <w:t>Sapan Shenoy</w:t>
            </w:r>
          </w:p>
        </w:tc>
        <w:tc>
          <w:tcPr>
            <w:tcW w:w="2088" w:type="dxa"/>
            <w:tcBorders>
              <w:top w:val="nil"/>
              <w:left w:val="nil"/>
              <w:bottom w:val="double" w:sz="6" w:space="0" w:color="auto"/>
              <w:right w:val="single" w:sz="8" w:space="0" w:color="auto"/>
            </w:tcBorders>
            <w:shd w:val="clear" w:color="auto" w:fill="C0C0C0"/>
            <w:tcMar>
              <w:top w:w="0" w:type="dxa"/>
              <w:left w:w="108" w:type="dxa"/>
              <w:bottom w:w="0" w:type="dxa"/>
              <w:right w:w="108" w:type="dxa"/>
            </w:tcMar>
          </w:tcPr>
          <w:p w14:paraId="37024E09" w14:textId="77777777" w:rsidR="2CFE7841" w:rsidRDefault="2CFE7841" w:rsidP="2CFE7841">
            <w:pPr>
              <w:spacing w:after="120" w:line="276" w:lineRule="auto"/>
              <w:rPr>
                <w:b/>
                <w:bCs/>
              </w:rPr>
            </w:pPr>
            <w:r w:rsidRPr="2CFE7841">
              <w:rPr>
                <w:b/>
                <w:bCs/>
              </w:rPr>
              <w:t>Signature and Date Approved:</w:t>
            </w:r>
          </w:p>
        </w:tc>
        <w:tc>
          <w:tcPr>
            <w:tcW w:w="2387" w:type="dxa"/>
            <w:tcBorders>
              <w:top w:val="nil"/>
              <w:left w:val="nil"/>
              <w:bottom w:val="double" w:sz="6" w:space="0" w:color="auto"/>
              <w:right w:val="double" w:sz="6" w:space="0" w:color="auto"/>
            </w:tcBorders>
            <w:tcMar>
              <w:top w:w="0" w:type="dxa"/>
              <w:left w:w="108" w:type="dxa"/>
              <w:bottom w:w="0" w:type="dxa"/>
              <w:right w:w="108" w:type="dxa"/>
            </w:tcMar>
          </w:tcPr>
          <w:p w14:paraId="073DE628" w14:textId="77777777" w:rsidR="2CFE7841" w:rsidRDefault="2CFE7841" w:rsidP="2CFE7841">
            <w:pPr>
              <w:spacing w:line="276" w:lineRule="auto"/>
            </w:pPr>
          </w:p>
          <w:p w14:paraId="319412F6" w14:textId="77777777" w:rsidR="2CFE7841" w:rsidRDefault="2CFE7841" w:rsidP="2CFE7841">
            <w:pPr>
              <w:spacing w:line="276" w:lineRule="auto"/>
            </w:pPr>
          </w:p>
        </w:tc>
      </w:tr>
    </w:tbl>
    <w:p w14:paraId="256DC40F" w14:textId="77777777" w:rsidR="2CFE7841" w:rsidRDefault="2CFE7841"/>
    <w:p w14:paraId="5532E42A" w14:textId="77777777" w:rsidR="246919AA" w:rsidRDefault="246919AA" w:rsidP="2CFE7841">
      <w:pPr>
        <w:pStyle w:val="Heading2"/>
        <w:numPr>
          <w:ilvl w:val="1"/>
          <w:numId w:val="0"/>
        </w:numPr>
        <w:rPr>
          <w:rFonts w:ascii="Tahoma" w:hAnsi="Tahoma" w:cs="Tahoma"/>
          <w:i w:val="0"/>
          <w:iCs w:val="0"/>
          <w:sz w:val="24"/>
          <w:szCs w:val="24"/>
        </w:rPr>
      </w:pPr>
      <w:r w:rsidRPr="2CFE7841">
        <w:rPr>
          <w:rFonts w:ascii="Tahoma" w:hAnsi="Tahoma" w:cs="Tahoma"/>
          <w:i w:val="0"/>
          <w:iCs w:val="0"/>
          <w:sz w:val="24"/>
          <w:szCs w:val="24"/>
        </w:rPr>
        <w:t>Object Type:</w:t>
      </w:r>
    </w:p>
    <w:p w14:paraId="789B6F31" w14:textId="77777777" w:rsidR="246919AA" w:rsidRDefault="246919AA" w:rsidP="2CFE7841">
      <w:pPr>
        <w:rPr>
          <w:sz w:val="22"/>
          <w:szCs w:val="22"/>
        </w:rPr>
      </w:pPr>
      <w:r w:rsidRPr="2CFE7841">
        <w:rPr>
          <w:sz w:val="22"/>
          <w:szCs w:val="22"/>
        </w:rPr>
        <w:t xml:space="preserve">Report (X) Interface (  )  Conversion (  )Enhancement ( )  Workflow (  ) Form (  ) </w:t>
      </w:r>
      <w:proofErr w:type="spellStart"/>
      <w:r w:rsidRPr="2CFE7841">
        <w:rPr>
          <w:sz w:val="22"/>
          <w:szCs w:val="22"/>
        </w:rPr>
        <w:t>WebDynpro</w:t>
      </w:r>
      <w:proofErr w:type="spellEnd"/>
      <w:r w:rsidRPr="2CFE7841">
        <w:rPr>
          <w:sz w:val="22"/>
          <w:szCs w:val="22"/>
        </w:rPr>
        <w:t xml:space="preserve"> (  )Other (  ) Specify: _____________</w:t>
      </w:r>
    </w:p>
    <w:p w14:paraId="10B5C696" w14:textId="77777777" w:rsidR="2CFE7841" w:rsidRDefault="2CFE7841" w:rsidP="2CFE7841">
      <w:pPr>
        <w:rPr>
          <w:sz w:val="22"/>
          <w:szCs w:val="22"/>
        </w:rPr>
      </w:pPr>
    </w:p>
    <w:p w14:paraId="453BCF5A" w14:textId="77777777" w:rsidR="246919AA" w:rsidRDefault="246919AA" w:rsidP="2CFE7841">
      <w:pPr>
        <w:pStyle w:val="Heading2"/>
        <w:numPr>
          <w:ilvl w:val="1"/>
          <w:numId w:val="0"/>
        </w:numPr>
        <w:rPr>
          <w:rFonts w:ascii="Tahoma" w:hAnsi="Tahoma" w:cs="Tahoma"/>
          <w:sz w:val="24"/>
          <w:szCs w:val="24"/>
        </w:rPr>
      </w:pPr>
      <w:r w:rsidRPr="2CFE7841">
        <w:rPr>
          <w:rFonts w:ascii="Tahoma" w:hAnsi="Tahoma" w:cs="Tahoma"/>
          <w:i w:val="0"/>
          <w:iCs w:val="0"/>
          <w:sz w:val="24"/>
          <w:szCs w:val="24"/>
        </w:rPr>
        <w:t>Systems</w:t>
      </w:r>
    </w:p>
    <w:p w14:paraId="61EF34B9" w14:textId="77777777" w:rsidR="246919AA" w:rsidRDefault="246919AA" w:rsidP="2CFE7841">
      <w:pPr>
        <w:pStyle w:val="NormalWeb"/>
        <w:spacing w:before="0" w:beforeAutospacing="0" w:after="0" w:afterAutospacing="0"/>
        <w:rPr>
          <w:color w:val="000000" w:themeColor="text1"/>
        </w:rPr>
      </w:pPr>
      <w:r w:rsidRPr="2CFE7841">
        <w:rPr>
          <w:color w:val="000000" w:themeColor="text1"/>
        </w:rPr>
        <w:t>BW (  )   CRM(  )  CUA/GRC(  )    ECC(X )  EPP(  ) GTS( ) HCM (  ) MDM(  ) PLM(  ) SCM(  )  SNC(  )  SEM(  ) SLM (  ) SRM (  )  XI(  )     Web Method(  )</w:t>
      </w:r>
    </w:p>
    <w:p w14:paraId="5C9FD987" w14:textId="77777777" w:rsidR="2CFE7841" w:rsidRDefault="2CFE784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7198"/>
      </w:tblGrid>
      <w:tr w:rsidR="2CFE7841" w14:paraId="3495471A" w14:textId="77777777" w:rsidTr="2CFE7841">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3161D3DF"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lastRenderedPageBreak/>
              <w:t>Object Type</w:t>
            </w:r>
          </w:p>
        </w:tc>
        <w:tc>
          <w:tcPr>
            <w:tcW w:w="7304" w:type="dxa"/>
            <w:tcBorders>
              <w:top w:val="single" w:sz="4" w:space="0" w:color="auto"/>
              <w:left w:val="single" w:sz="4" w:space="0" w:color="auto"/>
              <w:bottom w:val="single" w:sz="4" w:space="0" w:color="auto"/>
              <w:right w:val="single" w:sz="4" w:space="0" w:color="auto"/>
            </w:tcBorders>
          </w:tcPr>
          <w:p w14:paraId="766A9AC7" w14:textId="77777777" w:rsidR="2CFE7841" w:rsidRDefault="2CFE7841" w:rsidP="2CFE7841">
            <w:pPr>
              <w:pStyle w:val="Tabletext0"/>
              <w:rPr>
                <w:rStyle w:val="Instructions"/>
                <w:rFonts w:eastAsia="Times New Roman"/>
                <w:i w:val="0"/>
                <w:iCs w:val="0"/>
              </w:rPr>
            </w:pPr>
            <w:r w:rsidRPr="2CFE7841">
              <w:rPr>
                <w:rStyle w:val="Instructions"/>
                <w:rFonts w:eastAsia="Times New Roman"/>
                <w:i w:val="0"/>
                <w:iCs w:val="0"/>
              </w:rPr>
              <w:t>Report Source Code</w:t>
            </w:r>
          </w:p>
        </w:tc>
      </w:tr>
      <w:tr w:rsidR="2CFE7841" w14:paraId="4AFB8D56"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06121E74"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68776BA1" w14:textId="77777777" w:rsidR="2CFE7841" w:rsidRDefault="2CFE7841" w:rsidP="2CFE7841">
            <w:pPr>
              <w:pStyle w:val="Tabletext0"/>
              <w:ind w:lef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ZAFGR261</w:t>
            </w:r>
          </w:p>
          <w:p w14:paraId="3701667D" w14:textId="77777777" w:rsidR="2CFE7841" w:rsidRDefault="2CFE7841" w:rsidP="2CFE7841">
            <w:pPr>
              <w:pStyle w:val="Tabletext0"/>
              <w:rPr>
                <w:rFonts w:ascii="Tahoma" w:eastAsia="Times New Roman" w:hAnsi="Tahoma" w:cs="Tahoma"/>
                <w:noProof/>
                <w:color w:val="000000" w:themeColor="text1"/>
              </w:rPr>
            </w:pPr>
          </w:p>
        </w:tc>
      </w:tr>
      <w:tr w:rsidR="2CFE7841" w14:paraId="793B0562" w14:textId="77777777" w:rsidTr="2CFE7841">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063CD09E"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150CCB24"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Costed BOM Report</w:t>
            </w:r>
          </w:p>
        </w:tc>
      </w:tr>
      <w:tr w:rsidR="2CFE7841" w14:paraId="1B66A30E"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435C3935"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797B9A94"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w:t>
            </w:r>
          </w:p>
        </w:tc>
      </w:tr>
      <w:tr w:rsidR="2CFE7841" w14:paraId="655795BE"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63C958CE"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4A8EFE72" w14:textId="77777777" w:rsidR="2CFE7841" w:rsidRDefault="2CFE7841" w:rsidP="2CFE7841">
            <w:pPr>
              <w:pStyle w:val="Tabletext0"/>
              <w:rPr>
                <w:rFonts w:ascii="Tahoma" w:eastAsia="Times New Roman" w:hAnsi="Tahoma" w:cs="Tahoma"/>
                <w:i/>
                <w:iCs/>
                <w:noProof/>
                <w:color w:val="000000" w:themeColor="text1"/>
              </w:rPr>
            </w:pPr>
            <w:r w:rsidRPr="2CFE7841">
              <w:rPr>
                <w:rFonts w:ascii="Tahoma" w:eastAsia="Times New Roman" w:hAnsi="Tahoma" w:cs="Tahoma"/>
                <w:i/>
                <w:iCs/>
                <w:noProof/>
                <w:color w:val="000000" w:themeColor="text1"/>
              </w:rPr>
              <w:t>ZAFGR261</w:t>
            </w:r>
          </w:p>
        </w:tc>
      </w:tr>
      <w:tr w:rsidR="2CFE7841" w14:paraId="0C4D3013"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27BBA4A0"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760C364B" w14:textId="77777777" w:rsidR="2CFE7841" w:rsidRDefault="2CFE7841" w:rsidP="2CFE7841">
            <w:pPr>
              <w:pStyle w:val="Tabletext0"/>
              <w:rPr>
                <w:rFonts w:ascii="Tahoma" w:eastAsia="Times New Roman" w:hAnsi="Tahoma" w:cs="Tahoma"/>
                <w:i/>
                <w:iCs/>
                <w:noProof/>
                <w:color w:val="000000" w:themeColor="text1"/>
              </w:rPr>
            </w:pPr>
            <w:r w:rsidRPr="2CFE7841">
              <w:rPr>
                <w:rFonts w:ascii="Tahoma" w:eastAsia="Times New Roman" w:hAnsi="Tahoma" w:cs="Tahoma"/>
                <w:i/>
                <w:iCs/>
                <w:noProof/>
                <w:color w:val="000000" w:themeColor="text1"/>
              </w:rPr>
              <w:t>ZAF</w:t>
            </w:r>
          </w:p>
        </w:tc>
      </w:tr>
      <w:tr w:rsidR="2CFE7841" w14:paraId="5C410968" w14:textId="77777777" w:rsidTr="2CFE7841">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2FC33459"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10A76D59" w14:textId="77777777" w:rsidR="2CFE7841" w:rsidRDefault="2CFE7841" w:rsidP="2CFE7841">
            <w:pPr>
              <w:pStyle w:val="Tabletext0"/>
              <w:rPr>
                <w:rStyle w:val="Instructions"/>
                <w:rFonts w:eastAsia="Times New Roman"/>
              </w:rPr>
            </w:pPr>
            <w:r w:rsidRPr="2CFE7841">
              <w:rPr>
                <w:rStyle w:val="Instructions"/>
                <w:rFonts w:eastAsia="Times New Roman"/>
              </w:rPr>
              <w:t>N/A</w:t>
            </w:r>
          </w:p>
        </w:tc>
      </w:tr>
    </w:tbl>
    <w:p w14:paraId="2E34F636" w14:textId="77777777" w:rsidR="2CFE7841" w:rsidRDefault="2CFE784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7198"/>
      </w:tblGrid>
      <w:tr w:rsidR="2CFE7841" w14:paraId="1370B7A0" w14:textId="77777777" w:rsidTr="2CFE7841">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75AE9650"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3B617D30" w14:textId="77777777" w:rsidR="2CFE7841" w:rsidRDefault="2CFE7841" w:rsidP="2CFE7841">
            <w:pPr>
              <w:pStyle w:val="Tabletext0"/>
              <w:rPr>
                <w:rStyle w:val="Instructions"/>
                <w:rFonts w:eastAsia="Times New Roman"/>
                <w:i w:val="0"/>
                <w:iCs w:val="0"/>
              </w:rPr>
            </w:pPr>
            <w:r w:rsidRPr="2CFE7841">
              <w:rPr>
                <w:rStyle w:val="Instructions"/>
                <w:rFonts w:eastAsia="Times New Roman"/>
                <w:i w:val="0"/>
                <w:iCs w:val="0"/>
              </w:rPr>
              <w:t>Report Source Code</w:t>
            </w:r>
          </w:p>
        </w:tc>
      </w:tr>
      <w:tr w:rsidR="2CFE7841" w14:paraId="32428E00"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674BDDA0"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11932253" w14:textId="682D6723"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ZAFGI261F</w:t>
            </w:r>
          </w:p>
        </w:tc>
      </w:tr>
      <w:tr w:rsidR="2CFE7841" w14:paraId="252AAFF7" w14:textId="77777777" w:rsidTr="2CFE7841">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6BE5AAAC"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3C345A3D"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Costed BOM Report</w:t>
            </w:r>
          </w:p>
        </w:tc>
      </w:tr>
      <w:tr w:rsidR="2CFE7841" w14:paraId="797B5675"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3AB5AA70"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0CF5F46A"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w:t>
            </w:r>
          </w:p>
        </w:tc>
      </w:tr>
      <w:tr w:rsidR="2CFE7841" w14:paraId="18AACB2B"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589E8824"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3ECAFABE" w14:textId="77777777" w:rsidR="2CFE7841" w:rsidRDefault="2CFE7841" w:rsidP="2CFE7841">
            <w:pPr>
              <w:pStyle w:val="Tabletext0"/>
              <w:rPr>
                <w:rFonts w:ascii="Tahoma" w:eastAsia="Times New Roman" w:hAnsi="Tahoma" w:cs="Tahoma"/>
                <w:i/>
                <w:iCs/>
                <w:noProof/>
                <w:color w:val="000000" w:themeColor="text1"/>
              </w:rPr>
            </w:pPr>
          </w:p>
        </w:tc>
      </w:tr>
      <w:tr w:rsidR="2CFE7841" w14:paraId="72A81F19"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16DFF344"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0595BB4C" w14:textId="77777777" w:rsidR="2CFE7841" w:rsidRDefault="2CFE7841" w:rsidP="2CFE7841">
            <w:pPr>
              <w:pStyle w:val="Tabletext0"/>
              <w:rPr>
                <w:rFonts w:ascii="Tahoma" w:eastAsia="Times New Roman" w:hAnsi="Tahoma" w:cs="Tahoma"/>
                <w:i/>
                <w:iCs/>
                <w:noProof/>
                <w:color w:val="000000" w:themeColor="text1"/>
              </w:rPr>
            </w:pPr>
            <w:r w:rsidRPr="2CFE7841">
              <w:rPr>
                <w:rFonts w:ascii="Tahoma" w:eastAsia="Times New Roman" w:hAnsi="Tahoma" w:cs="Tahoma"/>
                <w:i/>
                <w:iCs/>
                <w:noProof/>
                <w:color w:val="000000" w:themeColor="text1"/>
              </w:rPr>
              <w:t>ZAF</w:t>
            </w:r>
          </w:p>
        </w:tc>
      </w:tr>
      <w:tr w:rsidR="2CFE7841" w14:paraId="79DB998C" w14:textId="77777777" w:rsidTr="2CFE7841">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523213C1"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74EA970E" w14:textId="77777777" w:rsidR="2CFE7841" w:rsidRDefault="2CFE7841" w:rsidP="2CFE7841">
            <w:pPr>
              <w:pStyle w:val="Tabletext0"/>
              <w:rPr>
                <w:rStyle w:val="Instructions"/>
                <w:rFonts w:eastAsia="Times New Roman"/>
              </w:rPr>
            </w:pPr>
            <w:r w:rsidRPr="2CFE7841">
              <w:rPr>
                <w:rStyle w:val="Instructions"/>
                <w:rFonts w:eastAsia="Times New Roman"/>
              </w:rPr>
              <w:t>N/A</w:t>
            </w:r>
          </w:p>
        </w:tc>
      </w:tr>
    </w:tbl>
    <w:p w14:paraId="1DF2D714" w14:textId="77777777" w:rsidR="2CFE7841" w:rsidRDefault="2CFE7841"/>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4"/>
        <w:gridCol w:w="7198"/>
      </w:tblGrid>
      <w:tr w:rsidR="2CFE7841" w14:paraId="0E960A4F" w14:textId="77777777" w:rsidTr="2CFE7841">
        <w:trPr>
          <w:trHeight w:val="33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67AF089B"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Type</w:t>
            </w:r>
          </w:p>
        </w:tc>
        <w:tc>
          <w:tcPr>
            <w:tcW w:w="7304" w:type="dxa"/>
            <w:tcBorders>
              <w:top w:val="single" w:sz="4" w:space="0" w:color="auto"/>
              <w:left w:val="single" w:sz="4" w:space="0" w:color="auto"/>
              <w:bottom w:val="single" w:sz="4" w:space="0" w:color="auto"/>
              <w:right w:val="single" w:sz="4" w:space="0" w:color="auto"/>
            </w:tcBorders>
          </w:tcPr>
          <w:p w14:paraId="0E0421B8" w14:textId="77777777" w:rsidR="2CFE7841" w:rsidRDefault="2CFE7841" w:rsidP="2CFE7841">
            <w:pPr>
              <w:pStyle w:val="Tabletext0"/>
              <w:rPr>
                <w:rStyle w:val="Instructions"/>
                <w:rFonts w:eastAsia="Times New Roman"/>
                <w:i w:val="0"/>
                <w:iCs w:val="0"/>
              </w:rPr>
            </w:pPr>
            <w:r w:rsidRPr="2CFE7841">
              <w:rPr>
                <w:rStyle w:val="Instructions"/>
                <w:rFonts w:eastAsia="Times New Roman"/>
                <w:i w:val="0"/>
                <w:iCs w:val="0"/>
              </w:rPr>
              <w:t>Report Source Code</w:t>
            </w:r>
          </w:p>
        </w:tc>
      </w:tr>
      <w:tr w:rsidR="2CFE7841" w14:paraId="375B0C31"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2F49FD84"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Name</w:t>
            </w:r>
          </w:p>
        </w:tc>
        <w:tc>
          <w:tcPr>
            <w:tcW w:w="7304" w:type="dxa"/>
            <w:tcBorders>
              <w:top w:val="single" w:sz="4" w:space="0" w:color="auto"/>
              <w:left w:val="single" w:sz="4" w:space="0" w:color="auto"/>
              <w:bottom w:val="single" w:sz="4" w:space="0" w:color="auto"/>
              <w:right w:val="single" w:sz="4" w:space="0" w:color="auto"/>
            </w:tcBorders>
          </w:tcPr>
          <w:p w14:paraId="3E866B9A" w14:textId="47B4436C"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ZAFGI261T</w:t>
            </w:r>
          </w:p>
        </w:tc>
      </w:tr>
      <w:tr w:rsidR="2CFE7841" w14:paraId="41CAE91D" w14:textId="77777777" w:rsidTr="2CFE7841">
        <w:trPr>
          <w:trHeight w:val="467"/>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07F9C242"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Object Description</w:t>
            </w:r>
          </w:p>
        </w:tc>
        <w:tc>
          <w:tcPr>
            <w:tcW w:w="7304" w:type="dxa"/>
            <w:tcBorders>
              <w:top w:val="single" w:sz="4" w:space="0" w:color="auto"/>
              <w:left w:val="single" w:sz="4" w:space="0" w:color="auto"/>
              <w:bottom w:val="single" w:sz="4" w:space="0" w:color="auto"/>
              <w:right w:val="single" w:sz="4" w:space="0" w:color="auto"/>
            </w:tcBorders>
          </w:tcPr>
          <w:p w14:paraId="1FFE3AD6"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Costed BOM Report</w:t>
            </w:r>
          </w:p>
        </w:tc>
      </w:tr>
      <w:tr w:rsidR="2CFE7841" w14:paraId="4778B7FD"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7D6F13CD"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Development Class</w:t>
            </w:r>
          </w:p>
        </w:tc>
        <w:tc>
          <w:tcPr>
            <w:tcW w:w="7304" w:type="dxa"/>
            <w:tcBorders>
              <w:top w:val="single" w:sz="4" w:space="0" w:color="auto"/>
              <w:left w:val="single" w:sz="4" w:space="0" w:color="auto"/>
              <w:bottom w:val="single" w:sz="4" w:space="0" w:color="auto"/>
              <w:right w:val="single" w:sz="4" w:space="0" w:color="auto"/>
            </w:tcBorders>
          </w:tcPr>
          <w:p w14:paraId="75216853" w14:textId="77777777" w:rsidR="2CFE7841" w:rsidRDefault="2CFE7841" w:rsidP="2CFE7841">
            <w:pPr>
              <w:pStyle w:val="Tabletext0"/>
              <w:rPr>
                <w:rFonts w:ascii="Tahoma" w:eastAsia="Times New Roman" w:hAnsi="Tahoma" w:cs="Tahoma"/>
                <w:noProof/>
                <w:color w:val="000000" w:themeColor="text1"/>
              </w:rPr>
            </w:pPr>
            <w:r w:rsidRPr="2CFE7841">
              <w:rPr>
                <w:rFonts w:ascii="Tahoma" w:eastAsia="Times New Roman" w:hAnsi="Tahoma" w:cs="Tahoma"/>
                <w:noProof/>
                <w:color w:val="000000" w:themeColor="text1"/>
              </w:rPr>
              <w:t>ZAFG</w:t>
            </w:r>
          </w:p>
        </w:tc>
      </w:tr>
      <w:tr w:rsidR="2CFE7841" w14:paraId="03C4C0D3" w14:textId="77777777" w:rsidTr="2CFE7841">
        <w:trPr>
          <w:trHeight w:val="350"/>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632DD521"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Transaction Code</w:t>
            </w:r>
          </w:p>
        </w:tc>
        <w:tc>
          <w:tcPr>
            <w:tcW w:w="7304" w:type="dxa"/>
            <w:tcBorders>
              <w:top w:val="single" w:sz="4" w:space="0" w:color="auto"/>
              <w:left w:val="single" w:sz="4" w:space="0" w:color="auto"/>
              <w:bottom w:val="single" w:sz="4" w:space="0" w:color="auto"/>
              <w:right w:val="single" w:sz="4" w:space="0" w:color="auto"/>
            </w:tcBorders>
          </w:tcPr>
          <w:p w14:paraId="686A6608" w14:textId="77777777" w:rsidR="2CFE7841" w:rsidRDefault="2CFE7841" w:rsidP="2CFE7841">
            <w:pPr>
              <w:pStyle w:val="Tabletext0"/>
              <w:rPr>
                <w:rFonts w:ascii="Tahoma" w:eastAsia="Times New Roman" w:hAnsi="Tahoma" w:cs="Tahoma"/>
                <w:i/>
                <w:iCs/>
                <w:noProof/>
                <w:color w:val="000000" w:themeColor="text1"/>
              </w:rPr>
            </w:pPr>
          </w:p>
        </w:tc>
      </w:tr>
      <w:tr w:rsidR="2CFE7841" w14:paraId="6806A90A" w14:textId="77777777" w:rsidTr="2CFE7841">
        <w:trPr>
          <w:trHeight w:val="33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0028695E"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Message Class</w:t>
            </w:r>
          </w:p>
        </w:tc>
        <w:tc>
          <w:tcPr>
            <w:tcW w:w="7304" w:type="dxa"/>
            <w:tcBorders>
              <w:top w:val="single" w:sz="4" w:space="0" w:color="auto"/>
              <w:left w:val="single" w:sz="4" w:space="0" w:color="auto"/>
              <w:bottom w:val="single" w:sz="4" w:space="0" w:color="auto"/>
              <w:right w:val="single" w:sz="4" w:space="0" w:color="auto"/>
            </w:tcBorders>
          </w:tcPr>
          <w:p w14:paraId="6F576F71" w14:textId="77777777" w:rsidR="2CFE7841" w:rsidRDefault="2CFE7841" w:rsidP="2CFE7841">
            <w:pPr>
              <w:pStyle w:val="Tabletext0"/>
              <w:rPr>
                <w:rFonts w:ascii="Tahoma" w:eastAsia="Times New Roman" w:hAnsi="Tahoma" w:cs="Tahoma"/>
                <w:i/>
                <w:iCs/>
                <w:noProof/>
                <w:color w:val="000000" w:themeColor="text1"/>
              </w:rPr>
            </w:pPr>
            <w:r w:rsidRPr="2CFE7841">
              <w:rPr>
                <w:rFonts w:ascii="Tahoma" w:eastAsia="Times New Roman" w:hAnsi="Tahoma" w:cs="Tahoma"/>
                <w:i/>
                <w:iCs/>
                <w:noProof/>
                <w:color w:val="000000" w:themeColor="text1"/>
              </w:rPr>
              <w:t>ZAF</w:t>
            </w:r>
          </w:p>
        </w:tc>
      </w:tr>
      <w:tr w:rsidR="2CFE7841" w14:paraId="462BE6A3" w14:textId="77777777" w:rsidTr="2CFE7841">
        <w:trPr>
          <w:trHeight w:val="422"/>
        </w:trPr>
        <w:tc>
          <w:tcPr>
            <w:tcW w:w="2056" w:type="dxa"/>
            <w:tcBorders>
              <w:top w:val="single" w:sz="4" w:space="0" w:color="auto"/>
              <w:left w:val="single" w:sz="4" w:space="0" w:color="auto"/>
              <w:bottom w:val="single" w:sz="4" w:space="0" w:color="auto"/>
              <w:right w:val="single" w:sz="4" w:space="0" w:color="auto"/>
            </w:tcBorders>
            <w:shd w:val="clear" w:color="auto" w:fill="000000" w:themeFill="text1"/>
          </w:tcPr>
          <w:p w14:paraId="5BD1686E" w14:textId="77777777" w:rsidR="2CFE7841" w:rsidRDefault="2CFE7841" w:rsidP="2CFE7841">
            <w:pPr>
              <w:pStyle w:val="Tablehead"/>
              <w:rPr>
                <w:rFonts w:ascii="Arial" w:eastAsia="Times New Roman" w:hAnsi="Arial" w:cs="Arial"/>
                <w:b w:val="0"/>
                <w:bCs w:val="0"/>
                <w:sz w:val="20"/>
                <w:szCs w:val="20"/>
              </w:rPr>
            </w:pPr>
            <w:r w:rsidRPr="2CFE7841">
              <w:rPr>
                <w:rFonts w:ascii="Arial" w:eastAsia="Times New Roman" w:hAnsi="Arial" w:cs="Arial"/>
                <w:b w:val="0"/>
                <w:bCs w:val="0"/>
                <w:sz w:val="20"/>
                <w:szCs w:val="20"/>
              </w:rPr>
              <w:t>Other Relevant Information</w:t>
            </w:r>
          </w:p>
        </w:tc>
        <w:tc>
          <w:tcPr>
            <w:tcW w:w="7304" w:type="dxa"/>
            <w:tcBorders>
              <w:top w:val="single" w:sz="4" w:space="0" w:color="auto"/>
              <w:left w:val="single" w:sz="4" w:space="0" w:color="auto"/>
              <w:bottom w:val="single" w:sz="4" w:space="0" w:color="auto"/>
              <w:right w:val="single" w:sz="4" w:space="0" w:color="auto"/>
            </w:tcBorders>
          </w:tcPr>
          <w:p w14:paraId="011C0F73" w14:textId="77777777" w:rsidR="2CFE7841" w:rsidRDefault="2CFE7841" w:rsidP="2CFE7841">
            <w:pPr>
              <w:pStyle w:val="Tabletext0"/>
              <w:rPr>
                <w:rStyle w:val="Instructions"/>
                <w:rFonts w:eastAsia="Times New Roman"/>
              </w:rPr>
            </w:pPr>
            <w:r w:rsidRPr="2CFE7841">
              <w:rPr>
                <w:rStyle w:val="Instructions"/>
                <w:rFonts w:eastAsia="Times New Roman"/>
              </w:rPr>
              <w:t>N/A</w:t>
            </w:r>
          </w:p>
        </w:tc>
      </w:tr>
    </w:tbl>
    <w:p w14:paraId="11C3D3EA" w14:textId="77777777" w:rsidR="2CFE7841" w:rsidRDefault="2CFE7841"/>
    <w:p w14:paraId="39FF0AD7" w14:textId="77777777" w:rsidR="246919AA" w:rsidRDefault="246919AA" w:rsidP="2CFE7841">
      <w:pPr>
        <w:rPr>
          <w:b/>
          <w:bCs/>
        </w:rPr>
      </w:pPr>
      <w:r w:rsidRPr="2CFE7841">
        <w:rPr>
          <w:b/>
          <w:bCs/>
        </w:rPr>
        <w:t>Detailed Technical Specifications</w:t>
      </w:r>
    </w:p>
    <w:p w14:paraId="36AEBAD0" w14:textId="77777777" w:rsidR="246919AA" w:rsidRDefault="246919AA" w:rsidP="2CFE7841">
      <w:pPr>
        <w:rPr>
          <w:u w:val="single"/>
        </w:rPr>
      </w:pPr>
      <w:r w:rsidRPr="2CFE7841">
        <w:rPr>
          <w:u w:val="single"/>
        </w:rPr>
        <w:t>Requirement</w:t>
      </w:r>
    </w:p>
    <w:p w14:paraId="7F78FEE5" w14:textId="558516CC" w:rsidR="2BA43091" w:rsidRDefault="2BA43091">
      <w:r>
        <w:t xml:space="preserve">1) </w:t>
      </w:r>
      <w:r w:rsidR="1253A1F3">
        <w:t>BESKZ(Procurement type)</w:t>
      </w:r>
      <w:r>
        <w:t xml:space="preserve"> should come from table </w:t>
      </w:r>
      <w:r w:rsidR="246919AA">
        <w:t>MARC</w:t>
      </w:r>
      <w:r w:rsidR="3A9E388B">
        <w:t xml:space="preserve"> not from MVKE</w:t>
      </w:r>
      <w:r w:rsidR="246919AA">
        <w:t>.</w:t>
      </w:r>
    </w:p>
    <w:p w14:paraId="282090CC" w14:textId="6AA87CD1" w:rsidR="09B89009" w:rsidRDefault="09B89009" w:rsidP="2CFE7841">
      <w:r>
        <w:t xml:space="preserve">2) Addition of the PO Item Category text field to report output </w:t>
      </w:r>
    </w:p>
    <w:p w14:paraId="149BD724" w14:textId="7C90C8FE" w:rsidR="09B89009" w:rsidRDefault="09B89009" w:rsidP="2CFE7841">
      <w:r>
        <w:t>3) Should get PO or subcon PO details when procurement type is X or F</w:t>
      </w:r>
    </w:p>
    <w:p w14:paraId="5D077095" w14:textId="77777777" w:rsidR="2CFE7841" w:rsidRDefault="2CFE7841" w:rsidP="2CFE7841">
      <w:pPr>
        <w:rPr>
          <w:b/>
          <w:bCs/>
        </w:rPr>
      </w:pPr>
    </w:p>
    <w:p w14:paraId="057C7709" w14:textId="77777777" w:rsidR="246919AA" w:rsidRDefault="246919AA" w:rsidP="2CFE7841">
      <w:pPr>
        <w:rPr>
          <w:u w:val="single"/>
        </w:rPr>
      </w:pPr>
      <w:r w:rsidRPr="2CFE7841">
        <w:rPr>
          <w:u w:val="single"/>
        </w:rPr>
        <w:t>Solution</w:t>
      </w:r>
    </w:p>
    <w:p w14:paraId="395D43F9" w14:textId="4D558D87" w:rsidR="6EEE51C8" w:rsidRDefault="6EEE51C8" w:rsidP="2CFE7841">
      <w:r>
        <w:t xml:space="preserve">1) Made changes to make sure value of </w:t>
      </w:r>
      <w:r w:rsidR="0C713DB1">
        <w:t>BESKZ</w:t>
      </w:r>
      <w:r>
        <w:t xml:space="preserve"> from MARC table only</w:t>
      </w:r>
      <w:r w:rsidR="246919AA">
        <w:t>.</w:t>
      </w:r>
    </w:p>
    <w:p w14:paraId="589275E8" w14:textId="750A8F5D" w:rsidR="6B45215F" w:rsidRDefault="6B45215F" w:rsidP="2CFE7841">
      <w:r>
        <w:t xml:space="preserve">2) PO item category text has been added to report </w:t>
      </w:r>
      <w:r w:rsidR="194B86F5">
        <w:t>output.</w:t>
      </w:r>
    </w:p>
    <w:p w14:paraId="625B6712" w14:textId="258A360D" w:rsidR="402D5E8C" w:rsidRDefault="402D5E8C" w:rsidP="2CFE7841">
      <w:r>
        <w:t>3) Now Report getting the PO details for procurement type X or F</w:t>
      </w:r>
      <w:r w:rsidR="246919AA">
        <w:t>.</w:t>
      </w:r>
    </w:p>
    <w:p w14:paraId="3A2C3178" w14:textId="198D2E25" w:rsidR="2CFE7841" w:rsidRDefault="2CFE7841" w:rsidP="2CFE7841"/>
    <w:p w14:paraId="35D848CB" w14:textId="488CD3A9" w:rsidR="2CFE7841" w:rsidRDefault="2CFE7841" w:rsidP="2CFE7841"/>
    <w:p w14:paraId="1270AD56" w14:textId="73A0FE06" w:rsidR="468E51B8" w:rsidRDefault="468E51B8" w:rsidP="2CFE7841">
      <w:r>
        <w:rPr>
          <w:noProof/>
        </w:rPr>
        <w:drawing>
          <wp:inline distT="0" distB="0" distL="0" distR="0" wp14:anchorId="2D2FBDD5" wp14:editId="71BCA0AB">
            <wp:extent cx="5943600" cy="1781175"/>
            <wp:effectExtent l="0" t="0" r="0" b="0"/>
            <wp:docPr id="1872822872" name="Picture 187282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822872"/>
                    <pic:cNvPicPr/>
                  </pic:nvPicPr>
                  <pic:blipFill>
                    <a:blip r:embed="rId37">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0E098B2C" w14:textId="0A292E7A" w:rsidR="468E51B8" w:rsidRDefault="468E51B8" w:rsidP="2CFE7841">
      <w:r>
        <w:rPr>
          <w:noProof/>
        </w:rPr>
        <w:drawing>
          <wp:inline distT="0" distB="0" distL="0" distR="0" wp14:anchorId="1547F228" wp14:editId="45FBB7F6">
            <wp:extent cx="5943600" cy="990600"/>
            <wp:effectExtent l="0" t="0" r="0" b="0"/>
            <wp:docPr id="190640196" name="Picture 19064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40196"/>
                    <pic:cNvPicPr/>
                  </pic:nvPicPr>
                  <pic:blipFill>
                    <a:blip r:embed="rId38">
                      <a:extLst>
                        <a:ext uri="{28A0092B-C50C-407E-A947-70E740481C1C}">
                          <a14:useLocalDpi xmlns:a14="http://schemas.microsoft.com/office/drawing/2010/main" val="0"/>
                        </a:ext>
                      </a:extLst>
                    </a:blip>
                    <a:stretch>
                      <a:fillRect/>
                    </a:stretch>
                  </pic:blipFill>
                  <pic:spPr>
                    <a:xfrm>
                      <a:off x="0" y="0"/>
                      <a:ext cx="5943600" cy="990600"/>
                    </a:xfrm>
                    <a:prstGeom prst="rect">
                      <a:avLst/>
                    </a:prstGeom>
                  </pic:spPr>
                </pic:pic>
              </a:graphicData>
            </a:graphic>
          </wp:inline>
        </w:drawing>
      </w:r>
    </w:p>
    <w:p w14:paraId="70A8F82B" w14:textId="1F37C171" w:rsidR="2CFE7841" w:rsidRDefault="2CFE7841" w:rsidP="2CFE7841"/>
    <w:p w14:paraId="1D1F4880" w14:textId="5C7B2231" w:rsidR="00602968" w:rsidRDefault="00602968" w:rsidP="006B3C2D">
      <w:pPr>
        <w:rPr>
          <w:b/>
          <w:u w:val="single"/>
        </w:rPr>
      </w:pPr>
    </w:p>
    <w:p w14:paraId="4E7DBECC" w14:textId="490D6CB4" w:rsidR="005F2103" w:rsidRDefault="005F2103" w:rsidP="006B3C2D">
      <w:pPr>
        <w:rPr>
          <w:b/>
          <w:u w:val="single"/>
        </w:rPr>
      </w:pPr>
    </w:p>
    <w:p w14:paraId="23101201" w14:textId="77777777" w:rsidR="005F2103" w:rsidRPr="00A03DFE" w:rsidRDefault="005F2103" w:rsidP="006B3C2D">
      <w:pPr>
        <w:rPr>
          <w:b/>
          <w:u w:val="single"/>
        </w:rPr>
      </w:pPr>
    </w:p>
    <w:p w14:paraId="718D9CD5" w14:textId="77777777" w:rsidR="00602968" w:rsidRPr="00A03DFE" w:rsidRDefault="00602968" w:rsidP="00602968">
      <w:pPr>
        <w:pStyle w:val="Heading1"/>
        <w:numPr>
          <w:ilvl w:val="0"/>
          <w:numId w:val="0"/>
        </w:numPr>
        <w:rPr>
          <w:u w:val="single"/>
        </w:rPr>
      </w:pPr>
      <w:r w:rsidRPr="00A03DFE">
        <w:rPr>
          <w:u w:val="single"/>
        </w:rPr>
        <w:t>Unit Test Data and Testing Procedures</w:t>
      </w:r>
    </w:p>
    <w:tbl>
      <w:tblPr>
        <w:tblW w:w="11783" w:type="dxa"/>
        <w:tblInd w:w="-702" w:type="dxa"/>
        <w:tblLayout w:type="fixed"/>
        <w:tblLook w:val="0000" w:firstRow="0" w:lastRow="0" w:firstColumn="0" w:lastColumn="0" w:noHBand="0" w:noVBand="0"/>
      </w:tblPr>
      <w:tblGrid>
        <w:gridCol w:w="1170"/>
        <w:gridCol w:w="990"/>
        <w:gridCol w:w="1440"/>
        <w:gridCol w:w="1710"/>
        <w:gridCol w:w="1170"/>
        <w:gridCol w:w="720"/>
        <w:gridCol w:w="1350"/>
        <w:gridCol w:w="1170"/>
        <w:gridCol w:w="2063"/>
      </w:tblGrid>
      <w:tr w:rsidR="00602968" w:rsidRPr="00E94EE8" w14:paraId="7A941ADB" w14:textId="77777777" w:rsidTr="001C7010">
        <w:trPr>
          <w:trHeight w:val="845"/>
        </w:trPr>
        <w:tc>
          <w:tcPr>
            <w:tcW w:w="1170" w:type="dxa"/>
            <w:tcBorders>
              <w:top w:val="single" w:sz="4" w:space="0" w:color="auto"/>
              <w:left w:val="single" w:sz="4" w:space="0" w:color="auto"/>
              <w:bottom w:val="single" w:sz="4" w:space="0" w:color="auto"/>
              <w:right w:val="single" w:sz="4" w:space="0" w:color="auto"/>
            </w:tcBorders>
            <w:shd w:val="clear" w:color="auto" w:fill="00FF00"/>
            <w:vAlign w:val="bottom"/>
          </w:tcPr>
          <w:p w14:paraId="27EC9BBD" w14:textId="77777777" w:rsidR="00602968" w:rsidRPr="00E94EE8" w:rsidRDefault="00602968" w:rsidP="001C7010">
            <w:pPr>
              <w:jc w:val="center"/>
              <w:rPr>
                <w:rFonts w:eastAsia="SimSun" w:cs="Arial"/>
                <w:b/>
                <w:bCs/>
                <w:lang w:eastAsia="zh-CN" w:bidi="he-IL"/>
              </w:rPr>
            </w:pPr>
            <w:r>
              <w:rPr>
                <w:rFonts w:eastAsia="SimSun" w:cs="Arial"/>
                <w:b/>
                <w:bCs/>
                <w:lang w:eastAsia="zh-CN" w:bidi="he-IL"/>
              </w:rPr>
              <w:t>Step No.</w:t>
            </w:r>
          </w:p>
        </w:tc>
        <w:tc>
          <w:tcPr>
            <w:tcW w:w="990" w:type="dxa"/>
            <w:tcBorders>
              <w:top w:val="single" w:sz="4" w:space="0" w:color="auto"/>
              <w:left w:val="nil"/>
              <w:bottom w:val="single" w:sz="4" w:space="0" w:color="auto"/>
              <w:right w:val="single" w:sz="4" w:space="0" w:color="auto"/>
            </w:tcBorders>
            <w:shd w:val="clear" w:color="auto" w:fill="00FF00"/>
            <w:vAlign w:val="bottom"/>
          </w:tcPr>
          <w:p w14:paraId="5D66BA53" w14:textId="77777777" w:rsidR="00602968" w:rsidRPr="00E94EE8" w:rsidRDefault="00602968" w:rsidP="001C7010">
            <w:pPr>
              <w:jc w:val="center"/>
              <w:rPr>
                <w:rFonts w:eastAsia="SimSun" w:cs="Arial"/>
                <w:b/>
                <w:bCs/>
                <w:lang w:eastAsia="zh-CN" w:bidi="he-IL"/>
              </w:rPr>
            </w:pPr>
            <w:r w:rsidRPr="00E94EE8">
              <w:rPr>
                <w:rFonts w:eastAsia="SimSun" w:cs="Arial"/>
                <w:b/>
                <w:bCs/>
                <w:lang w:eastAsia="zh-CN" w:bidi="he-IL"/>
              </w:rPr>
              <w:t>Test System</w:t>
            </w:r>
          </w:p>
        </w:tc>
        <w:tc>
          <w:tcPr>
            <w:tcW w:w="1440" w:type="dxa"/>
            <w:tcBorders>
              <w:top w:val="single" w:sz="4" w:space="0" w:color="auto"/>
              <w:left w:val="nil"/>
              <w:bottom w:val="single" w:sz="4" w:space="0" w:color="auto"/>
              <w:right w:val="single" w:sz="4" w:space="0" w:color="auto"/>
            </w:tcBorders>
            <w:shd w:val="clear" w:color="auto" w:fill="00FF00"/>
            <w:vAlign w:val="bottom"/>
          </w:tcPr>
          <w:p w14:paraId="0EAC518F" w14:textId="77777777" w:rsidR="00602968" w:rsidRPr="00E94EE8" w:rsidRDefault="00602968" w:rsidP="001C7010">
            <w:pPr>
              <w:jc w:val="center"/>
              <w:rPr>
                <w:rFonts w:eastAsia="SimSun" w:cs="Arial"/>
                <w:b/>
                <w:bCs/>
                <w:lang w:eastAsia="zh-CN" w:bidi="he-IL"/>
              </w:rPr>
            </w:pPr>
            <w:proofErr w:type="spellStart"/>
            <w:r w:rsidRPr="00E94EE8">
              <w:rPr>
                <w:rFonts w:eastAsia="SimSun" w:cs="Arial"/>
                <w:b/>
                <w:bCs/>
                <w:lang w:eastAsia="zh-CN" w:bidi="he-IL"/>
              </w:rPr>
              <w:t>Tcode</w:t>
            </w:r>
            <w:proofErr w:type="spellEnd"/>
          </w:p>
        </w:tc>
        <w:tc>
          <w:tcPr>
            <w:tcW w:w="1710" w:type="dxa"/>
            <w:tcBorders>
              <w:top w:val="single" w:sz="4" w:space="0" w:color="auto"/>
              <w:left w:val="nil"/>
              <w:bottom w:val="single" w:sz="4" w:space="0" w:color="auto"/>
              <w:right w:val="single" w:sz="4" w:space="0" w:color="auto"/>
            </w:tcBorders>
            <w:shd w:val="clear" w:color="auto" w:fill="00FF00"/>
            <w:vAlign w:val="bottom"/>
          </w:tcPr>
          <w:p w14:paraId="6B274920" w14:textId="77777777" w:rsidR="00602968" w:rsidRPr="00E94EE8" w:rsidRDefault="00602968" w:rsidP="001C7010">
            <w:pPr>
              <w:jc w:val="center"/>
              <w:rPr>
                <w:rFonts w:eastAsia="SimSun" w:cs="Arial"/>
                <w:b/>
                <w:bCs/>
                <w:color w:val="000000"/>
                <w:lang w:eastAsia="zh-CN" w:bidi="he-IL"/>
              </w:rPr>
            </w:pPr>
            <w:r w:rsidRPr="00E94EE8">
              <w:rPr>
                <w:rFonts w:eastAsia="SimSun" w:cs="Arial"/>
                <w:b/>
                <w:bCs/>
                <w:color w:val="000000"/>
                <w:lang w:eastAsia="zh-CN" w:bidi="he-IL"/>
              </w:rPr>
              <w:t>Test Condition</w:t>
            </w:r>
          </w:p>
        </w:tc>
        <w:tc>
          <w:tcPr>
            <w:tcW w:w="1170" w:type="dxa"/>
            <w:tcBorders>
              <w:top w:val="single" w:sz="4" w:space="0" w:color="auto"/>
              <w:left w:val="nil"/>
              <w:bottom w:val="single" w:sz="4" w:space="0" w:color="auto"/>
              <w:right w:val="single" w:sz="4" w:space="0" w:color="auto"/>
            </w:tcBorders>
            <w:shd w:val="clear" w:color="auto" w:fill="00FF00"/>
            <w:vAlign w:val="bottom"/>
          </w:tcPr>
          <w:p w14:paraId="079A47B9" w14:textId="77777777" w:rsidR="00602968" w:rsidRPr="00E94EE8" w:rsidRDefault="00602968" w:rsidP="001C7010">
            <w:pPr>
              <w:jc w:val="center"/>
              <w:rPr>
                <w:rFonts w:eastAsia="SimSun" w:cs="Arial"/>
                <w:b/>
                <w:bCs/>
                <w:color w:val="000000"/>
                <w:lang w:eastAsia="zh-CN" w:bidi="he-IL"/>
              </w:rPr>
            </w:pPr>
            <w:r w:rsidRPr="00E94EE8">
              <w:rPr>
                <w:rFonts w:eastAsia="SimSun" w:cs="Arial"/>
                <w:b/>
                <w:bCs/>
                <w:color w:val="000000"/>
                <w:lang w:eastAsia="zh-CN" w:bidi="he-IL"/>
              </w:rPr>
              <w:t>Input Parameters</w:t>
            </w:r>
          </w:p>
        </w:tc>
        <w:tc>
          <w:tcPr>
            <w:tcW w:w="720" w:type="dxa"/>
            <w:tcBorders>
              <w:top w:val="single" w:sz="4" w:space="0" w:color="auto"/>
              <w:left w:val="nil"/>
              <w:bottom w:val="single" w:sz="4" w:space="0" w:color="auto"/>
              <w:right w:val="single" w:sz="4" w:space="0" w:color="auto"/>
            </w:tcBorders>
            <w:shd w:val="clear" w:color="auto" w:fill="00FF00"/>
            <w:vAlign w:val="bottom"/>
          </w:tcPr>
          <w:p w14:paraId="3012E49A" w14:textId="77777777" w:rsidR="00602968" w:rsidRPr="00E94EE8" w:rsidRDefault="00602968" w:rsidP="001C7010">
            <w:pPr>
              <w:jc w:val="center"/>
              <w:rPr>
                <w:rFonts w:eastAsia="SimSun" w:cs="Arial"/>
                <w:b/>
                <w:bCs/>
                <w:lang w:eastAsia="zh-CN" w:bidi="he-IL"/>
              </w:rPr>
            </w:pPr>
            <w:r w:rsidRPr="00E94EE8">
              <w:rPr>
                <w:rFonts w:eastAsia="SimSun" w:cs="Arial"/>
                <w:b/>
                <w:bCs/>
                <w:lang w:eastAsia="zh-CN" w:bidi="he-IL"/>
              </w:rPr>
              <w:t>Expected Results</w:t>
            </w:r>
          </w:p>
        </w:tc>
        <w:tc>
          <w:tcPr>
            <w:tcW w:w="1350" w:type="dxa"/>
            <w:tcBorders>
              <w:top w:val="single" w:sz="4" w:space="0" w:color="auto"/>
              <w:left w:val="nil"/>
              <w:bottom w:val="single" w:sz="4" w:space="0" w:color="auto"/>
              <w:right w:val="single" w:sz="4" w:space="0" w:color="auto"/>
            </w:tcBorders>
            <w:shd w:val="clear" w:color="auto" w:fill="EAEAEA"/>
            <w:vAlign w:val="bottom"/>
          </w:tcPr>
          <w:p w14:paraId="1C677A46" w14:textId="77777777" w:rsidR="00602968" w:rsidRPr="00E94EE8" w:rsidRDefault="00602968" w:rsidP="001C7010">
            <w:pPr>
              <w:jc w:val="center"/>
              <w:rPr>
                <w:rFonts w:eastAsia="SimSun" w:cs="Arial"/>
                <w:b/>
                <w:bCs/>
                <w:lang w:eastAsia="zh-CN" w:bidi="he-IL"/>
              </w:rPr>
            </w:pPr>
            <w:r w:rsidRPr="00E94EE8">
              <w:rPr>
                <w:rFonts w:eastAsia="SimSun" w:cs="Arial"/>
                <w:b/>
                <w:bCs/>
                <w:lang w:eastAsia="zh-CN" w:bidi="he-IL"/>
              </w:rPr>
              <w:t>Actual Results</w:t>
            </w:r>
          </w:p>
        </w:tc>
        <w:tc>
          <w:tcPr>
            <w:tcW w:w="1170" w:type="dxa"/>
            <w:tcBorders>
              <w:top w:val="single" w:sz="4" w:space="0" w:color="auto"/>
              <w:left w:val="nil"/>
              <w:bottom w:val="single" w:sz="4" w:space="0" w:color="auto"/>
              <w:right w:val="single" w:sz="4" w:space="0" w:color="auto"/>
            </w:tcBorders>
            <w:shd w:val="clear" w:color="auto" w:fill="EAEAEA"/>
            <w:vAlign w:val="bottom"/>
          </w:tcPr>
          <w:p w14:paraId="04134E93" w14:textId="77777777" w:rsidR="00602968" w:rsidRPr="00E94EE8" w:rsidRDefault="00602968" w:rsidP="001C7010">
            <w:pPr>
              <w:jc w:val="center"/>
              <w:rPr>
                <w:rFonts w:eastAsia="SimSun" w:cs="Arial"/>
                <w:b/>
                <w:bCs/>
                <w:lang w:eastAsia="zh-CN" w:bidi="he-IL"/>
              </w:rPr>
            </w:pPr>
            <w:r w:rsidRPr="00E94EE8">
              <w:rPr>
                <w:rFonts w:eastAsia="SimSun" w:cs="Arial"/>
                <w:b/>
                <w:bCs/>
                <w:lang w:eastAsia="zh-CN" w:bidi="he-IL"/>
              </w:rPr>
              <w:t>Tester</w:t>
            </w:r>
          </w:p>
        </w:tc>
        <w:tc>
          <w:tcPr>
            <w:tcW w:w="2063" w:type="dxa"/>
            <w:tcBorders>
              <w:top w:val="single" w:sz="4" w:space="0" w:color="auto"/>
              <w:left w:val="nil"/>
              <w:bottom w:val="single" w:sz="4" w:space="0" w:color="auto"/>
              <w:right w:val="single" w:sz="4" w:space="0" w:color="auto"/>
            </w:tcBorders>
            <w:shd w:val="clear" w:color="auto" w:fill="EAEAEA"/>
            <w:vAlign w:val="bottom"/>
          </w:tcPr>
          <w:p w14:paraId="19F94097" w14:textId="77777777" w:rsidR="00602968" w:rsidRPr="00E94EE8" w:rsidRDefault="00602968" w:rsidP="001C7010">
            <w:pPr>
              <w:jc w:val="center"/>
              <w:rPr>
                <w:rFonts w:eastAsia="SimSun" w:cs="Arial"/>
                <w:b/>
                <w:bCs/>
                <w:lang w:eastAsia="zh-CN" w:bidi="he-IL"/>
              </w:rPr>
            </w:pPr>
            <w:r w:rsidRPr="00E94EE8">
              <w:rPr>
                <w:rFonts w:eastAsia="SimSun" w:cs="Arial"/>
                <w:b/>
                <w:bCs/>
                <w:lang w:eastAsia="zh-CN" w:bidi="he-IL"/>
              </w:rPr>
              <w:t xml:space="preserve">Pass </w:t>
            </w:r>
            <w:r w:rsidRPr="00E94EE8">
              <w:rPr>
                <w:rFonts w:eastAsia="SimSun" w:cs="Arial"/>
                <w:b/>
                <w:bCs/>
                <w:lang w:eastAsia="zh-CN" w:bidi="he-IL"/>
              </w:rPr>
              <w:br/>
              <w:t>/ Fail</w:t>
            </w:r>
          </w:p>
        </w:tc>
      </w:tr>
      <w:tr w:rsidR="00602968" w:rsidRPr="00E94EE8" w14:paraId="26151B9C" w14:textId="77777777" w:rsidTr="001C7010">
        <w:trPr>
          <w:trHeight w:val="534"/>
        </w:trPr>
        <w:tc>
          <w:tcPr>
            <w:tcW w:w="1170" w:type="dxa"/>
            <w:tcBorders>
              <w:top w:val="nil"/>
              <w:left w:val="single" w:sz="4" w:space="0" w:color="auto"/>
              <w:bottom w:val="nil"/>
              <w:right w:val="single" w:sz="4" w:space="0" w:color="auto"/>
            </w:tcBorders>
            <w:shd w:val="clear" w:color="auto" w:fill="FFFFFF"/>
          </w:tcPr>
          <w:p w14:paraId="511F3AB7" w14:textId="77777777" w:rsidR="00602968" w:rsidRDefault="00602968" w:rsidP="001C7010">
            <w:pPr>
              <w:rPr>
                <w:rFonts w:eastAsia="SimSun" w:cs="Arial"/>
                <w:lang w:eastAsia="zh-CN" w:bidi="he-IL"/>
              </w:rPr>
            </w:pPr>
            <w:r>
              <w:rPr>
                <w:rFonts w:eastAsia="SimSun" w:cs="Arial"/>
                <w:lang w:eastAsia="zh-CN" w:bidi="he-IL"/>
              </w:rPr>
              <w:t>1</w:t>
            </w:r>
          </w:p>
        </w:tc>
        <w:tc>
          <w:tcPr>
            <w:tcW w:w="990" w:type="dxa"/>
            <w:tcBorders>
              <w:top w:val="nil"/>
              <w:left w:val="nil"/>
              <w:bottom w:val="nil"/>
              <w:right w:val="single" w:sz="4" w:space="0" w:color="auto"/>
            </w:tcBorders>
            <w:shd w:val="clear" w:color="auto" w:fill="FFFFFF"/>
          </w:tcPr>
          <w:p w14:paraId="503C541E" w14:textId="77777777" w:rsidR="00602968" w:rsidRDefault="00602968" w:rsidP="001C7010">
            <w:pPr>
              <w:jc w:val="center"/>
              <w:rPr>
                <w:rFonts w:eastAsia="SimSun" w:cs="Arial"/>
                <w:lang w:eastAsia="zh-CN" w:bidi="he-IL"/>
              </w:rPr>
            </w:pPr>
            <w:r>
              <w:rPr>
                <w:rFonts w:eastAsia="SimSun" w:cs="Arial"/>
                <w:lang w:eastAsia="zh-CN" w:bidi="he-IL"/>
              </w:rPr>
              <w:t>X08</w:t>
            </w:r>
          </w:p>
        </w:tc>
        <w:tc>
          <w:tcPr>
            <w:tcW w:w="1440" w:type="dxa"/>
            <w:tcBorders>
              <w:top w:val="nil"/>
              <w:left w:val="nil"/>
              <w:bottom w:val="nil"/>
              <w:right w:val="single" w:sz="4" w:space="0" w:color="auto"/>
            </w:tcBorders>
            <w:shd w:val="clear" w:color="auto" w:fill="FFFFFF"/>
          </w:tcPr>
          <w:p w14:paraId="7F42CFEA" w14:textId="77777777" w:rsidR="00602968" w:rsidRDefault="00602968" w:rsidP="001C7010">
            <w:pPr>
              <w:rPr>
                <w:rFonts w:eastAsia="SimSun" w:cs="Arial"/>
                <w:lang w:eastAsia="zh-CN" w:bidi="he-IL"/>
              </w:rPr>
            </w:pPr>
            <w:r>
              <w:rPr>
                <w:rFonts w:eastAsia="SimSun" w:cs="Arial"/>
                <w:lang w:eastAsia="zh-CN" w:bidi="he-IL"/>
              </w:rPr>
              <w:t>ZAFGR261</w:t>
            </w:r>
          </w:p>
        </w:tc>
        <w:tc>
          <w:tcPr>
            <w:tcW w:w="1710" w:type="dxa"/>
            <w:tcBorders>
              <w:top w:val="nil"/>
              <w:left w:val="nil"/>
              <w:bottom w:val="nil"/>
              <w:right w:val="single" w:sz="4" w:space="0" w:color="auto"/>
            </w:tcBorders>
            <w:shd w:val="clear" w:color="auto" w:fill="FFFFFF"/>
          </w:tcPr>
          <w:p w14:paraId="1EE2F2F4" w14:textId="02A500C0" w:rsidR="00602968" w:rsidRPr="00841B87" w:rsidRDefault="00FA3197" w:rsidP="001C7010">
            <w:pPr>
              <w:rPr>
                <w:rFonts w:eastAsia="SimSun" w:cs="Arial"/>
                <w:color w:val="000000"/>
                <w:lang w:eastAsia="zh-CN" w:bidi="he-IL"/>
              </w:rPr>
            </w:pPr>
            <w:r>
              <w:rPr>
                <w:rFonts w:eastAsia="SimSun" w:cs="Arial"/>
                <w:color w:val="000000"/>
                <w:lang w:eastAsia="zh-CN" w:bidi="he-IL"/>
              </w:rPr>
              <w:t>DFCT3588</w:t>
            </w:r>
          </w:p>
        </w:tc>
        <w:tc>
          <w:tcPr>
            <w:tcW w:w="1170" w:type="dxa"/>
            <w:tcBorders>
              <w:top w:val="nil"/>
              <w:left w:val="nil"/>
              <w:bottom w:val="nil"/>
              <w:right w:val="single" w:sz="4" w:space="0" w:color="auto"/>
            </w:tcBorders>
            <w:shd w:val="clear" w:color="auto" w:fill="FFFFFF"/>
          </w:tcPr>
          <w:p w14:paraId="0612E972" w14:textId="77777777" w:rsidR="00602968" w:rsidRDefault="00602968" w:rsidP="001C7010">
            <w:pPr>
              <w:rPr>
                <w:rFonts w:eastAsia="SimSun" w:cs="Arial"/>
                <w:color w:val="000000"/>
                <w:lang w:eastAsia="zh-CN" w:bidi="he-IL"/>
              </w:rPr>
            </w:pPr>
          </w:p>
        </w:tc>
        <w:tc>
          <w:tcPr>
            <w:tcW w:w="720" w:type="dxa"/>
            <w:tcBorders>
              <w:top w:val="nil"/>
              <w:left w:val="nil"/>
              <w:bottom w:val="nil"/>
              <w:right w:val="single" w:sz="4" w:space="0" w:color="auto"/>
            </w:tcBorders>
            <w:shd w:val="clear" w:color="auto" w:fill="FFFFFF"/>
          </w:tcPr>
          <w:p w14:paraId="4DFFF28C" w14:textId="77777777" w:rsidR="00602968" w:rsidRPr="00E94EE8" w:rsidRDefault="00602968" w:rsidP="001C7010">
            <w:pPr>
              <w:rPr>
                <w:rFonts w:eastAsia="SimSun" w:cs="Arial"/>
                <w:lang w:eastAsia="zh-CN" w:bidi="he-IL"/>
              </w:rPr>
            </w:pPr>
          </w:p>
        </w:tc>
        <w:tc>
          <w:tcPr>
            <w:tcW w:w="1350" w:type="dxa"/>
            <w:tcBorders>
              <w:top w:val="nil"/>
              <w:left w:val="nil"/>
              <w:bottom w:val="nil"/>
              <w:right w:val="single" w:sz="4" w:space="0" w:color="auto"/>
            </w:tcBorders>
            <w:shd w:val="clear" w:color="auto" w:fill="auto"/>
          </w:tcPr>
          <w:p w14:paraId="202BE22B" w14:textId="77777777" w:rsidR="00602968" w:rsidRDefault="00602968" w:rsidP="001C7010">
            <w:pPr>
              <w:rPr>
                <w:rFonts w:eastAsia="SimSun" w:cs="Arial"/>
                <w:lang w:eastAsia="zh-CN" w:bidi="he-IL"/>
              </w:rPr>
            </w:pPr>
            <w:r>
              <w:rPr>
                <w:rFonts w:eastAsia="SimSun" w:cs="Arial"/>
                <w:lang w:eastAsia="zh-CN" w:bidi="he-IL"/>
              </w:rPr>
              <w:t>As</w:t>
            </w:r>
          </w:p>
          <w:p w14:paraId="6BF38868" w14:textId="77777777" w:rsidR="00602968" w:rsidRDefault="00602968" w:rsidP="001C7010">
            <w:pPr>
              <w:rPr>
                <w:rFonts w:eastAsia="SimSun" w:cs="Arial"/>
                <w:lang w:eastAsia="zh-CN" w:bidi="he-IL"/>
              </w:rPr>
            </w:pPr>
            <w:r>
              <w:rPr>
                <w:rFonts w:eastAsia="SimSun" w:cs="Arial"/>
                <w:lang w:eastAsia="zh-CN" w:bidi="he-IL"/>
              </w:rPr>
              <w:t>Expected</w:t>
            </w:r>
          </w:p>
        </w:tc>
        <w:tc>
          <w:tcPr>
            <w:tcW w:w="1170" w:type="dxa"/>
            <w:tcBorders>
              <w:top w:val="nil"/>
              <w:left w:val="nil"/>
              <w:bottom w:val="nil"/>
              <w:right w:val="single" w:sz="4" w:space="0" w:color="auto"/>
            </w:tcBorders>
            <w:shd w:val="clear" w:color="auto" w:fill="auto"/>
          </w:tcPr>
          <w:p w14:paraId="7A64F1C1" w14:textId="77777777" w:rsidR="00602968" w:rsidRDefault="00602968" w:rsidP="001C7010">
            <w:pPr>
              <w:rPr>
                <w:rFonts w:eastAsia="SimSun" w:cs="Arial"/>
                <w:lang w:eastAsia="zh-CN" w:bidi="he-IL"/>
              </w:rPr>
            </w:pPr>
            <w:r>
              <w:rPr>
                <w:rFonts w:eastAsia="SimSun" w:cs="Arial"/>
                <w:lang w:eastAsia="zh-CN" w:bidi="he-IL"/>
              </w:rPr>
              <w:t>Krishna</w:t>
            </w:r>
          </w:p>
        </w:tc>
        <w:tc>
          <w:tcPr>
            <w:tcW w:w="2063" w:type="dxa"/>
            <w:tcBorders>
              <w:top w:val="nil"/>
              <w:left w:val="nil"/>
              <w:bottom w:val="nil"/>
              <w:right w:val="single" w:sz="4" w:space="0" w:color="auto"/>
            </w:tcBorders>
            <w:shd w:val="clear" w:color="auto" w:fill="auto"/>
          </w:tcPr>
          <w:p w14:paraId="45708136" w14:textId="77777777" w:rsidR="00602968" w:rsidRDefault="00602968" w:rsidP="001C7010">
            <w:pPr>
              <w:jc w:val="center"/>
              <w:rPr>
                <w:rFonts w:eastAsia="SimSun" w:cs="Arial"/>
                <w:lang w:eastAsia="zh-CN" w:bidi="he-IL"/>
              </w:rPr>
            </w:pPr>
            <w:r>
              <w:rPr>
                <w:rFonts w:eastAsia="SimSun" w:cs="Arial"/>
                <w:lang w:eastAsia="zh-CN" w:bidi="he-IL"/>
              </w:rPr>
              <w:t>Pass</w:t>
            </w:r>
          </w:p>
        </w:tc>
      </w:tr>
      <w:bookmarkEnd w:id="1228"/>
      <w:bookmarkEnd w:id="1229"/>
      <w:bookmarkEnd w:id="1230"/>
    </w:tbl>
    <w:p w14:paraId="66FCFE07" w14:textId="77777777" w:rsidR="00110144" w:rsidRPr="00E94EE8" w:rsidRDefault="00110144" w:rsidP="00110144">
      <w:pPr>
        <w:pStyle w:val="BodyText"/>
        <w:rPr>
          <w:rStyle w:val="Instructions"/>
          <w:rFonts w:cs="Arial"/>
          <w:i w:val="0"/>
          <w:sz w:val="16"/>
          <w:szCs w:val="16"/>
        </w:rPr>
      </w:pPr>
    </w:p>
    <w:p w14:paraId="0CE5CD97" w14:textId="77777777" w:rsidR="00110144" w:rsidRDefault="00110144" w:rsidP="00110144">
      <w:pPr>
        <w:rPr>
          <w:color w:val="0000FF"/>
        </w:rPr>
      </w:pPr>
    </w:p>
    <w:p w14:paraId="4BF80958" w14:textId="77777777" w:rsidR="00110144" w:rsidRDefault="00110144" w:rsidP="00110144">
      <w:pPr>
        <w:pStyle w:val="Heading1"/>
        <w:rPr>
          <w:sz w:val="18"/>
          <w:szCs w:val="18"/>
        </w:rPr>
      </w:pPr>
      <w:bookmarkStart w:id="1643" w:name="_Toc164755217"/>
      <w:bookmarkStart w:id="1644" w:name="_Toc364426863"/>
      <w:bookmarkStart w:id="1645" w:name="_Toc364391510"/>
      <w:r>
        <w:t xml:space="preserve">Open Items / Issues Log / Proposed Solutions </w:t>
      </w:r>
      <w:r w:rsidRPr="0078477B">
        <w:rPr>
          <w:sz w:val="18"/>
          <w:szCs w:val="18"/>
        </w:rPr>
        <w:t>(Keep all history)</w:t>
      </w:r>
      <w:bookmarkEnd w:id="1643"/>
      <w:bookmarkEnd w:id="1644"/>
      <w:bookmarkEnd w:id="1645"/>
    </w:p>
    <w:p w14:paraId="1C87148C" w14:textId="77777777" w:rsidR="00110144" w:rsidRDefault="00110144" w:rsidP="00110144">
      <w:pPr>
        <w:rPr>
          <w:color w:val="0000FF"/>
        </w:rPr>
      </w:pPr>
      <w:r w:rsidRPr="00064255">
        <w:rPr>
          <w:color w:val="0000FF"/>
        </w:rPr>
        <w:t>Indicate a</w:t>
      </w:r>
      <w:r>
        <w:rPr>
          <w:color w:val="0000FF"/>
        </w:rPr>
        <w:t xml:space="preserve">ny issues, </w:t>
      </w:r>
      <w:r w:rsidRPr="00064255">
        <w:rPr>
          <w:color w:val="0000FF"/>
        </w:rPr>
        <w:t xml:space="preserve">questions </w:t>
      </w:r>
      <w:r>
        <w:rPr>
          <w:color w:val="0000FF"/>
        </w:rPr>
        <w:t xml:space="preserve">or proposed solutions </w:t>
      </w:r>
      <w:r w:rsidRPr="00064255">
        <w:rPr>
          <w:color w:val="0000FF"/>
        </w:rPr>
        <w:t>related to the specification</w:t>
      </w:r>
    </w:p>
    <w:p w14:paraId="6BB828DF" w14:textId="77777777" w:rsidR="00110144" w:rsidRPr="00B420DC" w:rsidRDefault="00110144" w:rsidP="00110144">
      <w:pPr>
        <w:autoSpaceDE w:val="0"/>
        <w:autoSpaceDN w:val="0"/>
        <w:adjustRightInd w:val="0"/>
        <w:spacing w:line="240" w:lineRule="atLeast"/>
        <w:ind w:left="108"/>
        <w:rPr>
          <w:rFonts w:eastAsia="SimSun"/>
          <w:color w:val="000000"/>
          <w:lang w:eastAsia="zh-CN" w:bidi="he-IL"/>
        </w:rPr>
      </w:pPr>
      <w:r w:rsidRPr="00B420DC">
        <w:rPr>
          <w:rFonts w:ascii="Symbol" w:eastAsia="SimSun" w:hAnsi="Symbol" w:cs="Symbol"/>
          <w:color w:val="000000"/>
          <w:lang w:eastAsia="zh-CN" w:bidi="he-IL"/>
        </w:rPr>
        <w:t></w:t>
      </w:r>
      <w:r w:rsidRPr="00B420DC">
        <w:rPr>
          <w:rFonts w:ascii="Symbol" w:eastAsia="SimSun" w:hAnsi="Symbol" w:cs="Symbol"/>
          <w:color w:val="000000"/>
          <w:lang w:eastAsia="zh-CN" w:bidi="he-IL"/>
        </w:rPr>
        <w:tab/>
      </w:r>
      <w:r w:rsidRPr="00B420DC">
        <w:rPr>
          <w:rFonts w:eastAsia="SimSun"/>
          <w:color w:val="000000"/>
          <w:lang w:eastAsia="zh-CN" w:bidi="he-IL"/>
        </w:rPr>
        <w:t>Gaps in functionality</w:t>
      </w:r>
    </w:p>
    <w:p w14:paraId="6E46B04A" w14:textId="77777777" w:rsidR="00110144" w:rsidRPr="00B420DC" w:rsidRDefault="00110144" w:rsidP="00110144">
      <w:pPr>
        <w:autoSpaceDE w:val="0"/>
        <w:autoSpaceDN w:val="0"/>
        <w:adjustRightInd w:val="0"/>
        <w:spacing w:line="240" w:lineRule="atLeast"/>
        <w:ind w:left="108"/>
        <w:rPr>
          <w:rFonts w:eastAsia="SimSun"/>
          <w:color w:val="000000"/>
          <w:lang w:eastAsia="zh-CN" w:bidi="he-IL"/>
        </w:rPr>
      </w:pPr>
      <w:r w:rsidRPr="00B420DC">
        <w:rPr>
          <w:rFonts w:ascii="Symbol" w:eastAsia="SimSun" w:hAnsi="Symbol" w:cs="Symbol"/>
          <w:color w:val="000000"/>
          <w:lang w:eastAsia="zh-CN" w:bidi="he-IL"/>
        </w:rPr>
        <w:t></w:t>
      </w:r>
      <w:r w:rsidRPr="00B420DC">
        <w:rPr>
          <w:rFonts w:ascii="Symbol" w:eastAsia="SimSun" w:hAnsi="Symbol" w:cs="Symbol"/>
          <w:color w:val="000000"/>
          <w:lang w:eastAsia="zh-CN" w:bidi="he-IL"/>
        </w:rPr>
        <w:tab/>
      </w:r>
      <w:r w:rsidRPr="00B420DC">
        <w:rPr>
          <w:rFonts w:eastAsia="SimSun"/>
          <w:color w:val="000000"/>
          <w:lang w:eastAsia="zh-CN" w:bidi="he-IL"/>
        </w:rPr>
        <w:t>Missing or incomplete data elements</w:t>
      </w:r>
    </w:p>
    <w:p w14:paraId="6A427613" w14:textId="77777777" w:rsidR="00110144" w:rsidRPr="00B420DC" w:rsidRDefault="00110144" w:rsidP="00110144">
      <w:pPr>
        <w:autoSpaceDE w:val="0"/>
        <w:autoSpaceDN w:val="0"/>
        <w:adjustRightInd w:val="0"/>
        <w:spacing w:line="240" w:lineRule="atLeast"/>
        <w:ind w:left="108"/>
        <w:rPr>
          <w:rFonts w:eastAsia="SimSun"/>
          <w:color w:val="000000"/>
          <w:lang w:eastAsia="zh-CN" w:bidi="he-IL"/>
        </w:rPr>
      </w:pPr>
      <w:r w:rsidRPr="00B420DC">
        <w:rPr>
          <w:rFonts w:ascii="Symbol" w:eastAsia="SimSun" w:hAnsi="Symbol" w:cs="Symbol"/>
          <w:color w:val="000000"/>
          <w:lang w:eastAsia="zh-CN" w:bidi="he-IL"/>
        </w:rPr>
        <w:t></w:t>
      </w:r>
      <w:r w:rsidRPr="00B420DC">
        <w:rPr>
          <w:rFonts w:ascii="Symbol" w:eastAsia="SimSun" w:hAnsi="Symbol" w:cs="Symbol"/>
          <w:color w:val="000000"/>
          <w:lang w:eastAsia="zh-CN" w:bidi="he-IL"/>
        </w:rPr>
        <w:tab/>
      </w:r>
      <w:r w:rsidRPr="00B420DC">
        <w:rPr>
          <w:rFonts w:eastAsia="SimSun"/>
          <w:color w:val="000000"/>
          <w:lang w:eastAsia="zh-CN" w:bidi="he-IL"/>
        </w:rPr>
        <w:t>Activity requires an organizational policy, procedural, and/or people change</w:t>
      </w:r>
    </w:p>
    <w:p w14:paraId="33A0AE41" w14:textId="77777777" w:rsidR="00110144" w:rsidRPr="00FF472F" w:rsidRDefault="00110144" w:rsidP="00110144"/>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1178"/>
        <w:gridCol w:w="1015"/>
        <w:gridCol w:w="772"/>
        <w:gridCol w:w="873"/>
        <w:gridCol w:w="2753"/>
        <w:gridCol w:w="2753"/>
      </w:tblGrid>
      <w:tr w:rsidR="00110144" w:rsidRPr="00F13693" w14:paraId="4164BC48" w14:textId="77777777" w:rsidTr="009974B6">
        <w:tc>
          <w:tcPr>
            <w:tcW w:w="631" w:type="pct"/>
            <w:tcBorders>
              <w:top w:val="single" w:sz="6" w:space="0" w:color="auto"/>
              <w:left w:val="single" w:sz="6" w:space="0" w:color="auto"/>
              <w:bottom w:val="single" w:sz="6" w:space="0" w:color="auto"/>
              <w:right w:val="single" w:sz="6" w:space="0" w:color="auto"/>
            </w:tcBorders>
            <w:shd w:val="clear" w:color="auto" w:fill="000000"/>
          </w:tcPr>
          <w:p w14:paraId="56716343" w14:textId="77777777" w:rsidR="00110144" w:rsidRPr="00961568" w:rsidRDefault="00110144" w:rsidP="009974B6">
            <w:pPr>
              <w:rPr>
                <w:rFonts w:cs="Arial"/>
              </w:rPr>
            </w:pPr>
            <w:r w:rsidRPr="00961568">
              <w:rPr>
                <w:rFonts w:cs="Arial"/>
              </w:rPr>
              <w:t>Assigned To</w:t>
            </w:r>
          </w:p>
          <w:p w14:paraId="2AAE455D" w14:textId="77777777" w:rsidR="00110144" w:rsidRPr="00961568" w:rsidRDefault="00110144" w:rsidP="009974B6">
            <w:pPr>
              <w:rPr>
                <w:rFonts w:cs="Arial"/>
              </w:rPr>
            </w:pPr>
            <w:r w:rsidRPr="00961568">
              <w:rPr>
                <w:rFonts w:cs="Arial"/>
              </w:rPr>
              <w:t>&lt;Name&gt;</w:t>
            </w:r>
          </w:p>
        </w:tc>
        <w:tc>
          <w:tcPr>
            <w:tcW w:w="543" w:type="pct"/>
            <w:tcBorders>
              <w:top w:val="single" w:sz="6" w:space="0" w:color="auto"/>
              <w:left w:val="single" w:sz="6" w:space="0" w:color="auto"/>
              <w:bottom w:val="single" w:sz="6" w:space="0" w:color="auto"/>
              <w:right w:val="single" w:sz="6" w:space="0" w:color="auto"/>
            </w:tcBorders>
            <w:shd w:val="clear" w:color="auto" w:fill="000000"/>
          </w:tcPr>
          <w:p w14:paraId="3AF0B659" w14:textId="77777777" w:rsidR="00110144" w:rsidRPr="00961568" w:rsidRDefault="00110144" w:rsidP="009974B6">
            <w:pPr>
              <w:rPr>
                <w:rFonts w:cs="Arial"/>
              </w:rPr>
            </w:pPr>
            <w:r w:rsidRPr="00961568">
              <w:rPr>
                <w:rFonts w:cs="Arial"/>
              </w:rPr>
              <w:t>Date Opened</w:t>
            </w:r>
          </w:p>
        </w:tc>
        <w:tc>
          <w:tcPr>
            <w:tcW w:w="413" w:type="pct"/>
            <w:tcBorders>
              <w:top w:val="single" w:sz="6" w:space="0" w:color="auto"/>
              <w:left w:val="single" w:sz="6" w:space="0" w:color="auto"/>
              <w:bottom w:val="single" w:sz="6" w:space="0" w:color="auto"/>
              <w:right w:val="single" w:sz="6" w:space="0" w:color="auto"/>
            </w:tcBorders>
            <w:shd w:val="clear" w:color="auto" w:fill="000000"/>
          </w:tcPr>
          <w:p w14:paraId="4861851C" w14:textId="77777777" w:rsidR="00110144" w:rsidRPr="00961568" w:rsidRDefault="00110144" w:rsidP="009974B6">
            <w:pPr>
              <w:rPr>
                <w:rFonts w:cs="Arial"/>
              </w:rPr>
            </w:pPr>
            <w:r w:rsidRPr="00961568">
              <w:rPr>
                <w:rFonts w:cs="Arial"/>
              </w:rPr>
              <w:t>Due Date</w:t>
            </w:r>
          </w:p>
        </w:tc>
        <w:tc>
          <w:tcPr>
            <w:tcW w:w="467" w:type="pct"/>
            <w:tcBorders>
              <w:top w:val="single" w:sz="6" w:space="0" w:color="auto"/>
              <w:left w:val="single" w:sz="6" w:space="0" w:color="auto"/>
              <w:bottom w:val="single" w:sz="6" w:space="0" w:color="auto"/>
              <w:right w:val="single" w:sz="6" w:space="0" w:color="auto"/>
            </w:tcBorders>
            <w:shd w:val="clear" w:color="auto" w:fill="000000"/>
          </w:tcPr>
          <w:p w14:paraId="1B9FBFDD" w14:textId="77777777" w:rsidR="00110144" w:rsidRPr="00961568" w:rsidRDefault="00110144" w:rsidP="009974B6">
            <w:pPr>
              <w:rPr>
                <w:rFonts w:cs="Arial"/>
              </w:rPr>
            </w:pPr>
            <w:r w:rsidRPr="00961568">
              <w:rPr>
                <w:rFonts w:cs="Arial"/>
              </w:rPr>
              <w:t>Status</w:t>
            </w:r>
          </w:p>
        </w:tc>
        <w:tc>
          <w:tcPr>
            <w:tcW w:w="1473" w:type="pct"/>
            <w:tcBorders>
              <w:top w:val="single" w:sz="6" w:space="0" w:color="auto"/>
              <w:left w:val="single" w:sz="6" w:space="0" w:color="auto"/>
              <w:bottom w:val="single" w:sz="6" w:space="0" w:color="auto"/>
              <w:right w:val="single" w:sz="6" w:space="0" w:color="auto"/>
            </w:tcBorders>
            <w:shd w:val="clear" w:color="auto" w:fill="000000"/>
          </w:tcPr>
          <w:p w14:paraId="6A712C68" w14:textId="77777777" w:rsidR="00110144" w:rsidRPr="00961568" w:rsidRDefault="00110144" w:rsidP="009974B6">
            <w:pPr>
              <w:rPr>
                <w:rFonts w:cs="Arial"/>
                <w:lang w:val="fr-FR"/>
              </w:rPr>
            </w:pPr>
            <w:r w:rsidRPr="00961568">
              <w:rPr>
                <w:rFonts w:cs="Arial"/>
                <w:lang w:val="fr-FR"/>
              </w:rPr>
              <w:t xml:space="preserve">Description </w:t>
            </w:r>
          </w:p>
        </w:tc>
        <w:tc>
          <w:tcPr>
            <w:tcW w:w="1473" w:type="pct"/>
            <w:tcBorders>
              <w:top w:val="single" w:sz="6" w:space="0" w:color="auto"/>
              <w:left w:val="single" w:sz="6" w:space="0" w:color="auto"/>
              <w:bottom w:val="single" w:sz="6" w:space="0" w:color="auto"/>
              <w:right w:val="single" w:sz="6" w:space="0" w:color="auto"/>
            </w:tcBorders>
            <w:shd w:val="clear" w:color="auto" w:fill="000000"/>
          </w:tcPr>
          <w:p w14:paraId="658137B7" w14:textId="77777777" w:rsidR="00110144" w:rsidRPr="00961568" w:rsidRDefault="00110144" w:rsidP="009974B6">
            <w:pPr>
              <w:rPr>
                <w:rFonts w:cs="Arial"/>
                <w:lang w:val="fr-FR"/>
              </w:rPr>
            </w:pPr>
            <w:proofErr w:type="spellStart"/>
            <w:r w:rsidRPr="00961568">
              <w:rPr>
                <w:rFonts w:cs="Arial"/>
                <w:lang w:val="fr-FR"/>
              </w:rPr>
              <w:t>Resolution</w:t>
            </w:r>
            <w:proofErr w:type="spellEnd"/>
          </w:p>
        </w:tc>
      </w:tr>
      <w:tr w:rsidR="00110144" w14:paraId="061FEB43" w14:textId="77777777" w:rsidTr="009974B6">
        <w:trPr>
          <w:trHeight w:hRule="exact" w:val="1005"/>
        </w:trPr>
        <w:tc>
          <w:tcPr>
            <w:tcW w:w="631" w:type="pct"/>
            <w:tcBorders>
              <w:top w:val="single" w:sz="6" w:space="0" w:color="auto"/>
            </w:tcBorders>
          </w:tcPr>
          <w:p w14:paraId="188425CC" w14:textId="77777777" w:rsidR="00110144" w:rsidRDefault="00110144" w:rsidP="009974B6">
            <w:pPr>
              <w:rPr>
                <w:rFonts w:cs="Arial"/>
              </w:rPr>
            </w:pPr>
          </w:p>
        </w:tc>
        <w:tc>
          <w:tcPr>
            <w:tcW w:w="543" w:type="pct"/>
            <w:tcBorders>
              <w:top w:val="single" w:sz="6" w:space="0" w:color="auto"/>
            </w:tcBorders>
          </w:tcPr>
          <w:p w14:paraId="30563357" w14:textId="77777777" w:rsidR="00110144" w:rsidRDefault="00110144" w:rsidP="009974B6">
            <w:pPr>
              <w:rPr>
                <w:rFonts w:cs="Arial"/>
              </w:rPr>
            </w:pPr>
          </w:p>
        </w:tc>
        <w:tc>
          <w:tcPr>
            <w:tcW w:w="413" w:type="pct"/>
            <w:tcBorders>
              <w:top w:val="single" w:sz="6" w:space="0" w:color="auto"/>
            </w:tcBorders>
          </w:tcPr>
          <w:p w14:paraId="43F804A0" w14:textId="77777777" w:rsidR="00110144" w:rsidRDefault="00110144" w:rsidP="009974B6">
            <w:pPr>
              <w:rPr>
                <w:rFonts w:cs="Arial"/>
              </w:rPr>
            </w:pPr>
          </w:p>
        </w:tc>
        <w:tc>
          <w:tcPr>
            <w:tcW w:w="467" w:type="pct"/>
            <w:tcBorders>
              <w:top w:val="single" w:sz="6" w:space="0" w:color="auto"/>
            </w:tcBorders>
          </w:tcPr>
          <w:p w14:paraId="4200D767" w14:textId="77777777" w:rsidR="00110144" w:rsidRDefault="00110144" w:rsidP="009974B6">
            <w:pPr>
              <w:rPr>
                <w:rFonts w:cs="Arial"/>
              </w:rPr>
            </w:pPr>
          </w:p>
        </w:tc>
        <w:tc>
          <w:tcPr>
            <w:tcW w:w="1473" w:type="pct"/>
            <w:tcBorders>
              <w:top w:val="single" w:sz="6" w:space="0" w:color="auto"/>
            </w:tcBorders>
          </w:tcPr>
          <w:p w14:paraId="496217B0" w14:textId="77777777" w:rsidR="00110144" w:rsidRDefault="00110144" w:rsidP="009974B6">
            <w:pPr>
              <w:tabs>
                <w:tab w:val="left" w:pos="945"/>
              </w:tabs>
              <w:rPr>
                <w:rFonts w:cs="Arial"/>
              </w:rPr>
            </w:pPr>
          </w:p>
        </w:tc>
        <w:tc>
          <w:tcPr>
            <w:tcW w:w="1473" w:type="pct"/>
            <w:tcBorders>
              <w:top w:val="single" w:sz="6" w:space="0" w:color="auto"/>
            </w:tcBorders>
          </w:tcPr>
          <w:p w14:paraId="66C82AA8" w14:textId="77777777" w:rsidR="00110144" w:rsidRDefault="00110144" w:rsidP="009974B6">
            <w:pPr>
              <w:tabs>
                <w:tab w:val="left" w:pos="945"/>
              </w:tabs>
              <w:rPr>
                <w:rFonts w:cs="Arial"/>
              </w:rPr>
            </w:pPr>
          </w:p>
        </w:tc>
      </w:tr>
      <w:tr w:rsidR="00110144" w14:paraId="4631F88E" w14:textId="77777777" w:rsidTr="009974B6">
        <w:trPr>
          <w:trHeight w:hRule="exact" w:val="888"/>
        </w:trPr>
        <w:tc>
          <w:tcPr>
            <w:tcW w:w="631" w:type="pct"/>
          </w:tcPr>
          <w:p w14:paraId="4AF909B0" w14:textId="77777777" w:rsidR="00110144" w:rsidRPr="00FE7EF0" w:rsidRDefault="00110144" w:rsidP="009974B6">
            <w:pPr>
              <w:rPr>
                <w:rFonts w:cs="Arial"/>
              </w:rPr>
            </w:pPr>
          </w:p>
        </w:tc>
        <w:tc>
          <w:tcPr>
            <w:tcW w:w="543" w:type="pct"/>
          </w:tcPr>
          <w:p w14:paraId="4885100A" w14:textId="77777777" w:rsidR="00110144" w:rsidRDefault="00110144" w:rsidP="009974B6">
            <w:pPr>
              <w:rPr>
                <w:rFonts w:cs="Arial"/>
              </w:rPr>
            </w:pPr>
          </w:p>
        </w:tc>
        <w:tc>
          <w:tcPr>
            <w:tcW w:w="413" w:type="pct"/>
          </w:tcPr>
          <w:p w14:paraId="3D7CEA7F" w14:textId="77777777" w:rsidR="00110144" w:rsidRDefault="00110144" w:rsidP="009974B6">
            <w:pPr>
              <w:rPr>
                <w:rFonts w:cs="Arial"/>
              </w:rPr>
            </w:pPr>
          </w:p>
        </w:tc>
        <w:tc>
          <w:tcPr>
            <w:tcW w:w="467" w:type="pct"/>
          </w:tcPr>
          <w:p w14:paraId="6DF670E6" w14:textId="77777777" w:rsidR="00110144" w:rsidRDefault="00110144" w:rsidP="009974B6">
            <w:pPr>
              <w:rPr>
                <w:rFonts w:cs="Arial"/>
              </w:rPr>
            </w:pPr>
          </w:p>
        </w:tc>
        <w:tc>
          <w:tcPr>
            <w:tcW w:w="1473" w:type="pct"/>
          </w:tcPr>
          <w:p w14:paraId="66597038" w14:textId="77777777" w:rsidR="00110144" w:rsidRDefault="00110144" w:rsidP="009974B6">
            <w:pPr>
              <w:tabs>
                <w:tab w:val="left" w:pos="945"/>
              </w:tabs>
              <w:rPr>
                <w:rFonts w:cs="Arial"/>
              </w:rPr>
            </w:pPr>
          </w:p>
        </w:tc>
        <w:tc>
          <w:tcPr>
            <w:tcW w:w="1473" w:type="pct"/>
          </w:tcPr>
          <w:p w14:paraId="017458F3" w14:textId="77777777" w:rsidR="00110144" w:rsidRDefault="00110144" w:rsidP="009974B6">
            <w:pPr>
              <w:tabs>
                <w:tab w:val="left" w:pos="945"/>
              </w:tabs>
              <w:rPr>
                <w:rFonts w:cs="Arial"/>
              </w:rPr>
            </w:pPr>
          </w:p>
        </w:tc>
      </w:tr>
    </w:tbl>
    <w:p w14:paraId="60086500" w14:textId="77777777" w:rsidR="00110144" w:rsidRPr="0003577F" w:rsidRDefault="00110144" w:rsidP="00110144">
      <w:pPr>
        <w:ind w:left="720"/>
        <w:rPr>
          <w:rStyle w:val="Instructions"/>
          <w:rFonts w:cs="Arial"/>
          <w:i w:val="0"/>
        </w:rPr>
      </w:pPr>
    </w:p>
    <w:p w14:paraId="6A9BAC8F" w14:textId="77777777" w:rsidR="00110144" w:rsidRPr="00BF51A3" w:rsidRDefault="00110144" w:rsidP="00110144">
      <w:pPr>
        <w:rPr>
          <w:rFonts w:ascii="Tahoma" w:hAnsi="Tahoma" w:cs="Tahoma"/>
          <w:sz w:val="20"/>
        </w:rPr>
      </w:pPr>
    </w:p>
    <w:p w14:paraId="2C28ACFC" w14:textId="77777777" w:rsidR="00110144" w:rsidRDefault="00110144" w:rsidP="00110144">
      <w:pPr>
        <w:rPr>
          <w:rFonts w:ascii="Courier New" w:hAnsi="Courier New" w:cs="Courier New"/>
          <w:color w:val="000000"/>
          <w:sz w:val="20"/>
          <w:shd w:val="clear" w:color="auto" w:fill="FFFFFF"/>
        </w:rPr>
      </w:pPr>
    </w:p>
    <w:p w14:paraId="20A8FDC3" w14:textId="284C8FE4" w:rsidR="00110144" w:rsidRPr="003A6BEC" w:rsidRDefault="00110144" w:rsidP="5A55D362">
      <w:pPr>
        <w:rPr>
          <w:rFonts w:ascii="Arial" w:eastAsia="Arial" w:hAnsi="Arial" w:cs="Arial"/>
        </w:rPr>
      </w:pPr>
    </w:p>
    <w:p w14:paraId="2753DA6C" w14:textId="5B593FCB" w:rsidR="00110144" w:rsidRPr="003A6BEC" w:rsidRDefault="29E04B68" w:rsidP="5A55D362">
      <w:pPr>
        <w:pStyle w:val="Heading1"/>
        <w:rPr>
          <w:rFonts w:ascii="Calibri" w:hAnsi="Calibri" w:cs="Calibri"/>
          <w:bCs/>
          <w:sz w:val="28"/>
          <w:szCs w:val="28"/>
        </w:rPr>
      </w:pPr>
      <w:r w:rsidRPr="5A55D362">
        <w:rPr>
          <w:rFonts w:ascii="Calibri" w:hAnsi="Calibri" w:cs="Calibri"/>
          <w:bCs/>
          <w:sz w:val="28"/>
          <w:szCs w:val="28"/>
        </w:rPr>
        <w:t>Technical Section</w:t>
      </w:r>
    </w:p>
    <w:p w14:paraId="3448879F" w14:textId="51F7F1EE" w:rsidR="00110144" w:rsidRPr="003A6BEC" w:rsidRDefault="00110144" w:rsidP="5A55D362">
      <w:pPr>
        <w:rPr>
          <w:rFonts w:ascii="Calibri" w:hAnsi="Calibri" w:cs="Calibri"/>
        </w:rPr>
      </w:pPr>
    </w:p>
    <w:tbl>
      <w:tblPr>
        <w:tblW w:w="0" w:type="auto"/>
        <w:tblLayout w:type="fixed"/>
        <w:tblLook w:val="0000" w:firstRow="0" w:lastRow="0" w:firstColumn="0" w:lastColumn="0" w:noHBand="0" w:noVBand="0"/>
      </w:tblPr>
      <w:tblGrid>
        <w:gridCol w:w="1620"/>
        <w:gridCol w:w="1620"/>
        <w:gridCol w:w="1935"/>
        <w:gridCol w:w="4050"/>
      </w:tblGrid>
      <w:tr w:rsidR="5A55D362" w14:paraId="6D3F4520" w14:textId="77777777" w:rsidTr="5A55D362">
        <w:tc>
          <w:tcPr>
            <w:tcW w:w="1620" w:type="dxa"/>
            <w:tcBorders>
              <w:top w:val="single" w:sz="6" w:space="0" w:color="auto"/>
              <w:left w:val="double" w:sz="6" w:space="0" w:color="auto"/>
              <w:bottom w:val="single" w:sz="6" w:space="0" w:color="auto"/>
              <w:right w:val="nil"/>
            </w:tcBorders>
            <w:shd w:val="clear" w:color="auto" w:fill="C0C0C0"/>
          </w:tcPr>
          <w:p w14:paraId="61258486" w14:textId="77180335" w:rsidR="5A55D362" w:rsidRDefault="5A55D362" w:rsidP="5A55D362">
            <w:pPr>
              <w:jc w:val="center"/>
              <w:rPr>
                <w:rFonts w:ascii="Calibri" w:hAnsi="Calibri" w:cs="Calibri"/>
                <w:sz w:val="20"/>
                <w:szCs w:val="20"/>
              </w:rPr>
            </w:pPr>
            <w:r w:rsidRPr="5A55D362">
              <w:rPr>
                <w:rFonts w:ascii="Calibri" w:hAnsi="Calibri" w:cs="Calibri"/>
                <w:b/>
                <w:bCs/>
                <w:sz w:val="20"/>
                <w:szCs w:val="20"/>
              </w:rPr>
              <w:t>Version #</w:t>
            </w:r>
          </w:p>
        </w:tc>
        <w:tc>
          <w:tcPr>
            <w:tcW w:w="1620" w:type="dxa"/>
            <w:tcBorders>
              <w:top w:val="single" w:sz="6" w:space="0" w:color="auto"/>
              <w:left w:val="double" w:sz="6" w:space="0" w:color="auto"/>
              <w:bottom w:val="single" w:sz="6" w:space="0" w:color="auto"/>
              <w:right w:val="nil"/>
            </w:tcBorders>
            <w:shd w:val="clear" w:color="auto" w:fill="C0C0C0"/>
          </w:tcPr>
          <w:p w14:paraId="40054532" w14:textId="6B0AE9AB" w:rsidR="5A55D362" w:rsidRDefault="5A55D362" w:rsidP="5A55D362">
            <w:pPr>
              <w:jc w:val="center"/>
              <w:rPr>
                <w:rFonts w:ascii="Calibri" w:hAnsi="Calibri" w:cs="Calibri"/>
                <w:sz w:val="20"/>
                <w:szCs w:val="20"/>
              </w:rPr>
            </w:pPr>
            <w:r w:rsidRPr="5A55D362">
              <w:rPr>
                <w:rFonts w:ascii="Calibri" w:hAnsi="Calibri" w:cs="Calibri"/>
                <w:b/>
                <w:bCs/>
                <w:sz w:val="20"/>
                <w:szCs w:val="20"/>
              </w:rPr>
              <w:t>Date Modified</w:t>
            </w:r>
          </w:p>
        </w:tc>
        <w:tc>
          <w:tcPr>
            <w:tcW w:w="1935" w:type="dxa"/>
            <w:tcBorders>
              <w:top w:val="single" w:sz="6" w:space="0" w:color="auto"/>
              <w:left w:val="single" w:sz="6" w:space="0" w:color="auto"/>
              <w:bottom w:val="single" w:sz="6" w:space="0" w:color="auto"/>
              <w:right w:val="nil"/>
            </w:tcBorders>
            <w:shd w:val="clear" w:color="auto" w:fill="C0C0C0"/>
          </w:tcPr>
          <w:p w14:paraId="3FC313F5" w14:textId="388FFE70" w:rsidR="5A55D362" w:rsidRDefault="5A55D362" w:rsidP="5A55D362">
            <w:pPr>
              <w:jc w:val="center"/>
              <w:rPr>
                <w:rFonts w:ascii="Calibri" w:hAnsi="Calibri" w:cs="Calibri"/>
                <w:sz w:val="20"/>
                <w:szCs w:val="20"/>
              </w:rPr>
            </w:pPr>
            <w:r w:rsidRPr="5A55D362">
              <w:rPr>
                <w:rFonts w:ascii="Calibri" w:hAnsi="Calibri" w:cs="Calibri"/>
                <w:b/>
                <w:bCs/>
                <w:sz w:val="20"/>
                <w:szCs w:val="20"/>
              </w:rPr>
              <w:t xml:space="preserve">Modified By </w:t>
            </w:r>
          </w:p>
          <w:p w14:paraId="70AAC96F" w14:textId="1A8E3D5D" w:rsidR="5A55D362" w:rsidRDefault="5A55D362" w:rsidP="5A55D362">
            <w:pPr>
              <w:jc w:val="center"/>
              <w:rPr>
                <w:rFonts w:ascii="Calibri" w:hAnsi="Calibri" w:cs="Calibri"/>
                <w:sz w:val="20"/>
                <w:szCs w:val="20"/>
              </w:rPr>
            </w:pPr>
            <w:r w:rsidRPr="5A55D362">
              <w:rPr>
                <w:rFonts w:ascii="Calibri" w:hAnsi="Calibri" w:cs="Calibri"/>
                <w:b/>
                <w:bCs/>
                <w:sz w:val="20"/>
                <w:szCs w:val="20"/>
              </w:rPr>
              <w:t>(Name and Employee ID)</w:t>
            </w:r>
          </w:p>
        </w:tc>
        <w:tc>
          <w:tcPr>
            <w:tcW w:w="4050" w:type="dxa"/>
            <w:tcBorders>
              <w:top w:val="single" w:sz="6" w:space="0" w:color="auto"/>
              <w:left w:val="single" w:sz="6" w:space="0" w:color="auto"/>
              <w:bottom w:val="single" w:sz="6" w:space="0" w:color="auto"/>
              <w:right w:val="double" w:sz="6" w:space="0" w:color="auto"/>
            </w:tcBorders>
            <w:shd w:val="clear" w:color="auto" w:fill="C0C0C0"/>
          </w:tcPr>
          <w:p w14:paraId="2B37DD0E" w14:textId="2036FA16" w:rsidR="5A55D362" w:rsidRDefault="5A55D362" w:rsidP="5A55D362">
            <w:pPr>
              <w:jc w:val="center"/>
              <w:rPr>
                <w:rFonts w:ascii="Calibri" w:hAnsi="Calibri" w:cs="Calibri"/>
                <w:sz w:val="20"/>
                <w:szCs w:val="20"/>
              </w:rPr>
            </w:pPr>
            <w:r w:rsidRPr="5A55D362">
              <w:rPr>
                <w:rFonts w:ascii="Calibri" w:hAnsi="Calibri" w:cs="Calibri"/>
                <w:b/>
                <w:bCs/>
                <w:sz w:val="20"/>
                <w:szCs w:val="20"/>
              </w:rPr>
              <w:t>&lt;PCR number&gt; - Brief Description of Change</w:t>
            </w:r>
          </w:p>
        </w:tc>
      </w:tr>
      <w:tr w:rsidR="5A55D362" w14:paraId="1E6C8DB7" w14:textId="77777777" w:rsidTr="5A55D362">
        <w:tc>
          <w:tcPr>
            <w:tcW w:w="1620" w:type="dxa"/>
            <w:tcBorders>
              <w:top w:val="single" w:sz="6" w:space="0" w:color="auto"/>
              <w:left w:val="double" w:sz="6" w:space="0" w:color="auto"/>
              <w:bottom w:val="single" w:sz="6" w:space="0" w:color="auto"/>
              <w:right w:val="single" w:sz="6" w:space="0" w:color="auto"/>
            </w:tcBorders>
          </w:tcPr>
          <w:p w14:paraId="089EB9F4" w14:textId="2517F9EB" w:rsidR="5A55D362" w:rsidRDefault="5A55D362" w:rsidP="5A55D362">
            <w:pPr>
              <w:jc w:val="center"/>
              <w:rPr>
                <w:rFonts w:ascii="Calibri" w:hAnsi="Calibri" w:cs="Calibri"/>
                <w:sz w:val="20"/>
                <w:szCs w:val="20"/>
              </w:rPr>
            </w:pPr>
            <w:r w:rsidRPr="5A55D362">
              <w:rPr>
                <w:rFonts w:ascii="Calibri" w:hAnsi="Calibri" w:cs="Calibri"/>
                <w:sz w:val="20"/>
                <w:szCs w:val="20"/>
              </w:rPr>
              <w:t>V</w:t>
            </w:r>
            <w:r w:rsidR="39CBC194" w:rsidRPr="5A55D362">
              <w:rPr>
                <w:rFonts w:ascii="Calibri" w:hAnsi="Calibri" w:cs="Calibri"/>
                <w:sz w:val="20"/>
                <w:szCs w:val="20"/>
              </w:rPr>
              <w:t>1</w:t>
            </w:r>
            <w:r w:rsidRPr="5A55D362">
              <w:rPr>
                <w:rFonts w:ascii="Calibri" w:hAnsi="Calibri" w:cs="Calibri"/>
                <w:sz w:val="20"/>
                <w:szCs w:val="20"/>
              </w:rPr>
              <w:t>2.0</w:t>
            </w:r>
          </w:p>
        </w:tc>
        <w:tc>
          <w:tcPr>
            <w:tcW w:w="1620" w:type="dxa"/>
            <w:tcBorders>
              <w:top w:val="single" w:sz="6" w:space="0" w:color="auto"/>
              <w:left w:val="double" w:sz="6" w:space="0" w:color="auto"/>
              <w:bottom w:val="single" w:sz="6" w:space="0" w:color="auto"/>
              <w:right w:val="single" w:sz="6" w:space="0" w:color="auto"/>
            </w:tcBorders>
          </w:tcPr>
          <w:p w14:paraId="311EF707" w14:textId="504C0E29" w:rsidR="0F82F1D1" w:rsidRDefault="0F82F1D1" w:rsidP="5A55D362">
            <w:pPr>
              <w:rPr>
                <w:rFonts w:ascii="Calibri" w:hAnsi="Calibri" w:cs="Calibri"/>
                <w:sz w:val="20"/>
                <w:szCs w:val="20"/>
              </w:rPr>
            </w:pPr>
            <w:r w:rsidRPr="5A55D362">
              <w:rPr>
                <w:rFonts w:ascii="Calibri" w:hAnsi="Calibri" w:cs="Calibri"/>
                <w:sz w:val="20"/>
                <w:szCs w:val="20"/>
              </w:rPr>
              <w:t>05</w:t>
            </w:r>
            <w:r w:rsidR="5A55D362" w:rsidRPr="5A55D362">
              <w:rPr>
                <w:rFonts w:ascii="Calibri" w:hAnsi="Calibri" w:cs="Calibri"/>
                <w:sz w:val="20"/>
                <w:szCs w:val="20"/>
              </w:rPr>
              <w:t>/</w:t>
            </w:r>
            <w:r w:rsidR="75170BDD" w:rsidRPr="5A55D362">
              <w:rPr>
                <w:rFonts w:ascii="Calibri" w:hAnsi="Calibri" w:cs="Calibri"/>
                <w:sz w:val="20"/>
                <w:szCs w:val="20"/>
              </w:rPr>
              <w:t>06</w:t>
            </w:r>
            <w:r w:rsidR="5A55D362" w:rsidRPr="5A55D362">
              <w:rPr>
                <w:rFonts w:ascii="Calibri" w:hAnsi="Calibri" w:cs="Calibri"/>
                <w:sz w:val="20"/>
                <w:szCs w:val="20"/>
              </w:rPr>
              <w:t>/2021</w:t>
            </w:r>
          </w:p>
        </w:tc>
        <w:tc>
          <w:tcPr>
            <w:tcW w:w="1935" w:type="dxa"/>
            <w:tcBorders>
              <w:top w:val="single" w:sz="6" w:space="0" w:color="auto"/>
              <w:left w:val="single" w:sz="6" w:space="0" w:color="auto"/>
              <w:bottom w:val="single" w:sz="6" w:space="0" w:color="auto"/>
              <w:right w:val="single" w:sz="6" w:space="0" w:color="auto"/>
            </w:tcBorders>
          </w:tcPr>
          <w:p w14:paraId="44411A4A" w14:textId="7571815E" w:rsidR="5A55D362" w:rsidRDefault="5A55D362" w:rsidP="5A55D362">
            <w:pPr>
              <w:rPr>
                <w:rFonts w:ascii="Calibri" w:hAnsi="Calibri" w:cs="Calibri"/>
                <w:sz w:val="20"/>
                <w:szCs w:val="20"/>
              </w:rPr>
            </w:pPr>
            <w:r w:rsidRPr="5A55D362">
              <w:rPr>
                <w:rFonts w:ascii="Calibri" w:hAnsi="Calibri" w:cs="Calibri"/>
                <w:sz w:val="20"/>
                <w:szCs w:val="20"/>
              </w:rPr>
              <w:t>Khurshida Shaik</w:t>
            </w:r>
          </w:p>
        </w:tc>
        <w:tc>
          <w:tcPr>
            <w:tcW w:w="4050" w:type="dxa"/>
            <w:tcBorders>
              <w:top w:val="single" w:sz="6" w:space="0" w:color="auto"/>
              <w:left w:val="single" w:sz="6" w:space="0" w:color="auto"/>
              <w:bottom w:val="single" w:sz="6" w:space="0" w:color="auto"/>
              <w:right w:val="double" w:sz="6" w:space="0" w:color="auto"/>
            </w:tcBorders>
          </w:tcPr>
          <w:p w14:paraId="4FD317D0" w14:textId="219C77A0" w:rsidR="56F8D4E6" w:rsidRDefault="56F8D4E6" w:rsidP="5A55D362">
            <w:r w:rsidRPr="5A55D362">
              <w:rPr>
                <w:rFonts w:ascii="Calibri" w:hAnsi="Calibri" w:cs="Calibri"/>
                <w:sz w:val="20"/>
                <w:szCs w:val="20"/>
              </w:rPr>
              <w:t>PCR034981: Need to add price strategy column in ZAFGR261 report.</w:t>
            </w:r>
          </w:p>
        </w:tc>
      </w:tr>
      <w:tr w:rsidR="5A55D362" w14:paraId="3CD0E88C" w14:textId="77777777" w:rsidTr="5A55D362">
        <w:tc>
          <w:tcPr>
            <w:tcW w:w="1620" w:type="dxa"/>
            <w:tcBorders>
              <w:top w:val="single" w:sz="6" w:space="0" w:color="auto"/>
              <w:left w:val="double" w:sz="6" w:space="0" w:color="auto"/>
              <w:bottom w:val="single" w:sz="6" w:space="0" w:color="auto"/>
              <w:right w:val="single" w:sz="6" w:space="0" w:color="auto"/>
            </w:tcBorders>
          </w:tcPr>
          <w:p w14:paraId="00FA5058" w14:textId="47C8C618" w:rsidR="5A55D362" w:rsidRDefault="5A55D362" w:rsidP="5A55D362">
            <w:pPr>
              <w:jc w:val="center"/>
              <w:rPr>
                <w:rFonts w:ascii="Calibri" w:hAnsi="Calibri" w:cs="Calibri"/>
                <w:sz w:val="20"/>
                <w:szCs w:val="20"/>
              </w:rPr>
            </w:pPr>
          </w:p>
        </w:tc>
        <w:tc>
          <w:tcPr>
            <w:tcW w:w="1620" w:type="dxa"/>
            <w:tcBorders>
              <w:top w:val="single" w:sz="6" w:space="0" w:color="auto"/>
              <w:left w:val="double" w:sz="6" w:space="0" w:color="auto"/>
              <w:bottom w:val="single" w:sz="6" w:space="0" w:color="auto"/>
              <w:right w:val="single" w:sz="6" w:space="0" w:color="auto"/>
            </w:tcBorders>
          </w:tcPr>
          <w:p w14:paraId="23017F83" w14:textId="5BAB70ED" w:rsidR="5A55D362" w:rsidRDefault="5A55D362" w:rsidP="5A55D362">
            <w:pPr>
              <w:rPr>
                <w:rFonts w:ascii="Calibri" w:hAnsi="Calibri" w:cs="Calibri"/>
                <w:sz w:val="20"/>
                <w:szCs w:val="20"/>
              </w:rPr>
            </w:pPr>
          </w:p>
        </w:tc>
        <w:tc>
          <w:tcPr>
            <w:tcW w:w="1935" w:type="dxa"/>
            <w:tcBorders>
              <w:top w:val="single" w:sz="6" w:space="0" w:color="auto"/>
              <w:left w:val="single" w:sz="6" w:space="0" w:color="auto"/>
              <w:bottom w:val="single" w:sz="6" w:space="0" w:color="auto"/>
              <w:right w:val="single" w:sz="6" w:space="0" w:color="auto"/>
            </w:tcBorders>
          </w:tcPr>
          <w:p w14:paraId="256A9795" w14:textId="78AC78EC" w:rsidR="5A55D362" w:rsidRDefault="5A55D362" w:rsidP="5A55D362">
            <w:pPr>
              <w:rPr>
                <w:rFonts w:ascii="Calibri" w:hAnsi="Calibri" w:cs="Calibri"/>
                <w:sz w:val="20"/>
                <w:szCs w:val="20"/>
              </w:rPr>
            </w:pPr>
          </w:p>
        </w:tc>
        <w:tc>
          <w:tcPr>
            <w:tcW w:w="4050" w:type="dxa"/>
            <w:tcBorders>
              <w:top w:val="single" w:sz="6" w:space="0" w:color="auto"/>
              <w:left w:val="single" w:sz="6" w:space="0" w:color="auto"/>
              <w:bottom w:val="single" w:sz="6" w:space="0" w:color="auto"/>
              <w:right w:val="double" w:sz="6" w:space="0" w:color="auto"/>
            </w:tcBorders>
          </w:tcPr>
          <w:p w14:paraId="7BC9F440" w14:textId="2A0BE442" w:rsidR="5A55D362" w:rsidRDefault="5A55D362" w:rsidP="5A55D362">
            <w:pPr>
              <w:rPr>
                <w:rFonts w:ascii="Calibri" w:hAnsi="Calibri" w:cs="Calibri"/>
                <w:sz w:val="20"/>
                <w:szCs w:val="20"/>
              </w:rPr>
            </w:pPr>
          </w:p>
        </w:tc>
      </w:tr>
    </w:tbl>
    <w:p w14:paraId="76FEFC68" w14:textId="7914FC2C" w:rsidR="00110144" w:rsidRPr="003A6BEC" w:rsidRDefault="00110144" w:rsidP="5A55D362">
      <w:pPr>
        <w:rPr>
          <w:rFonts w:ascii="Arial" w:eastAsia="Arial" w:hAnsi="Arial" w:cs="Arial"/>
        </w:rPr>
      </w:pPr>
    </w:p>
    <w:p w14:paraId="58E2B907" w14:textId="69FA14CF" w:rsidR="00110144" w:rsidRPr="003A6BEC" w:rsidRDefault="29E04B68" w:rsidP="5A55D362">
      <w:pPr>
        <w:pStyle w:val="Heading2"/>
        <w:ind w:left="0"/>
        <w:rPr>
          <w:rFonts w:ascii="Calibri" w:hAnsi="Calibri" w:cs="Calibri"/>
        </w:rPr>
      </w:pPr>
      <w:r w:rsidRPr="5A55D362">
        <w:rPr>
          <w:rFonts w:ascii="Calibri" w:hAnsi="Calibri" w:cs="Calibri"/>
        </w:rPr>
        <w:t>Systems:</w:t>
      </w:r>
    </w:p>
    <w:p w14:paraId="7AAB9A4E" w14:textId="5EF8C301" w:rsidR="00110144" w:rsidRPr="003A6BEC" w:rsidRDefault="00110144" w:rsidP="5A55D362">
      <w:pPr>
        <w:rPr>
          <w:rFonts w:ascii="Arial" w:eastAsia="Arial" w:hAnsi="Arial" w:cs="Arial"/>
        </w:rPr>
      </w:pPr>
    </w:p>
    <w:p w14:paraId="20285950" w14:textId="26D0A441" w:rsidR="00110144" w:rsidRPr="003A6BEC" w:rsidRDefault="29E04B68" w:rsidP="5A55D362">
      <w:pPr>
        <w:rPr>
          <w:rFonts w:ascii="Arial" w:eastAsia="Arial" w:hAnsi="Arial" w:cs="Arial"/>
          <w:sz w:val="20"/>
          <w:szCs w:val="20"/>
        </w:rPr>
      </w:pPr>
      <w:r w:rsidRPr="5A55D362">
        <w:rPr>
          <w:rStyle w:val="Instructions"/>
          <w:rFonts w:ascii="Arial" w:eastAsia="Arial" w:hAnsi="Arial" w:cs="Arial"/>
          <w:szCs w:val="20"/>
        </w:rPr>
        <w:t xml:space="preserve">ECC( </w:t>
      </w:r>
      <w:r w:rsidRPr="5A55D362">
        <w:rPr>
          <w:rStyle w:val="Instructions"/>
          <w:rFonts w:ascii="Arial" w:eastAsia="Arial" w:hAnsi="Arial" w:cs="Arial"/>
          <w:color w:val="000000" w:themeColor="text1"/>
          <w:szCs w:val="20"/>
        </w:rPr>
        <w:t>X</w:t>
      </w:r>
      <w:r w:rsidRPr="5A55D362">
        <w:rPr>
          <w:rStyle w:val="Instructions"/>
          <w:rFonts w:ascii="Arial" w:eastAsia="Arial" w:hAnsi="Arial" w:cs="Arial"/>
          <w:szCs w:val="20"/>
        </w:rPr>
        <w:t xml:space="preserve"> )              </w:t>
      </w:r>
      <w:r w:rsidRPr="5A55D362">
        <w:rPr>
          <w:rStyle w:val="Instructions"/>
          <w:rFonts w:ascii="Arial" w:eastAsia="Arial" w:hAnsi="Arial" w:cs="Arial"/>
          <w:i w:val="0"/>
          <w:iCs w:val="0"/>
          <w:szCs w:val="20"/>
        </w:rPr>
        <w:t>BW(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CRM(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CUA/GRC(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EPP(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 xml:space="preserve">GTS( ) </w:t>
      </w:r>
      <w:r w:rsidRPr="5A55D362">
        <w:rPr>
          <w:rFonts w:ascii="Arial" w:eastAsia="Arial" w:hAnsi="Arial" w:cs="Arial"/>
          <w:sz w:val="20"/>
          <w:szCs w:val="20"/>
        </w:rPr>
        <w:t xml:space="preserve"> </w:t>
      </w:r>
    </w:p>
    <w:p w14:paraId="12F3D5D9" w14:textId="04A049C7" w:rsidR="00110144" w:rsidRPr="003A6BEC" w:rsidRDefault="00110144" w:rsidP="5A55D362">
      <w:pPr>
        <w:rPr>
          <w:rFonts w:ascii="Arial" w:eastAsia="Arial" w:hAnsi="Arial" w:cs="Arial"/>
          <w:sz w:val="20"/>
          <w:szCs w:val="20"/>
        </w:rPr>
      </w:pPr>
    </w:p>
    <w:p w14:paraId="0DCA49D0" w14:textId="601B4E73" w:rsidR="00110144" w:rsidRPr="003A6BEC" w:rsidRDefault="29E04B68" w:rsidP="5A55D362">
      <w:pPr>
        <w:rPr>
          <w:rFonts w:ascii="Arial" w:eastAsia="Arial" w:hAnsi="Arial" w:cs="Arial"/>
          <w:color w:val="0000FF"/>
          <w:sz w:val="20"/>
          <w:szCs w:val="20"/>
        </w:rPr>
      </w:pPr>
      <w:r w:rsidRPr="5A55D362">
        <w:rPr>
          <w:rStyle w:val="Instructions"/>
          <w:rFonts w:ascii="Arial" w:eastAsia="Arial" w:hAnsi="Arial" w:cs="Arial"/>
          <w:szCs w:val="20"/>
        </w:rPr>
        <w:t>HCM(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MDM(  )</w:t>
      </w:r>
      <w:r w:rsidRPr="5A55D362">
        <w:rPr>
          <w:rFonts w:ascii="Arial" w:eastAsia="Arial" w:hAnsi="Arial" w:cs="Arial"/>
          <w:sz w:val="20"/>
          <w:szCs w:val="20"/>
        </w:rPr>
        <w:t xml:space="preserve"> </w:t>
      </w:r>
      <w:r w:rsidRPr="5A55D362">
        <w:rPr>
          <w:rStyle w:val="Instructions"/>
          <w:rFonts w:ascii="Arial" w:eastAsia="Arial" w:hAnsi="Arial" w:cs="Arial"/>
          <w:szCs w:val="20"/>
        </w:rPr>
        <w:t>PLM(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 xml:space="preserve">SCM(  )     </w:t>
      </w:r>
      <w:r w:rsidRPr="5A55D362">
        <w:rPr>
          <w:rFonts w:ascii="Arial" w:eastAsia="Arial" w:hAnsi="Arial" w:cs="Arial"/>
          <w:sz w:val="20"/>
          <w:szCs w:val="20"/>
        </w:rPr>
        <w:t xml:space="preserve"> </w:t>
      </w:r>
      <w:r w:rsidRPr="5A55D362">
        <w:rPr>
          <w:rStyle w:val="Instructions"/>
          <w:rFonts w:ascii="Arial" w:eastAsia="Arial" w:hAnsi="Arial" w:cs="Arial"/>
          <w:szCs w:val="20"/>
        </w:rPr>
        <w:t>SNC(  )              SEM(  )</w:t>
      </w:r>
      <w:r w:rsidRPr="5A55D362">
        <w:rPr>
          <w:rFonts w:ascii="Arial" w:eastAsia="Arial" w:hAnsi="Arial" w:cs="Arial"/>
          <w:sz w:val="20"/>
          <w:szCs w:val="20"/>
        </w:rPr>
        <w:t xml:space="preserve"> </w:t>
      </w:r>
      <w:r w:rsidRPr="5A55D362">
        <w:rPr>
          <w:rStyle w:val="Instructions"/>
          <w:rFonts w:ascii="Arial" w:eastAsia="Arial" w:hAnsi="Arial" w:cs="Arial"/>
          <w:szCs w:val="20"/>
        </w:rPr>
        <w:t xml:space="preserve"> </w:t>
      </w:r>
    </w:p>
    <w:p w14:paraId="67F03DAE" w14:textId="6BB44C10" w:rsidR="00110144" w:rsidRPr="003A6BEC" w:rsidRDefault="00110144" w:rsidP="5A55D362">
      <w:pPr>
        <w:rPr>
          <w:rFonts w:ascii="Arial" w:eastAsia="Arial" w:hAnsi="Arial" w:cs="Arial"/>
          <w:sz w:val="20"/>
          <w:szCs w:val="20"/>
        </w:rPr>
      </w:pPr>
    </w:p>
    <w:p w14:paraId="674C3EF4" w14:textId="358449AA" w:rsidR="00110144" w:rsidRPr="003A6BEC" w:rsidRDefault="29E04B68" w:rsidP="5A55D362">
      <w:pPr>
        <w:rPr>
          <w:rFonts w:ascii="Arial" w:eastAsia="Arial" w:hAnsi="Arial" w:cs="Arial"/>
          <w:color w:val="0000FF"/>
          <w:sz w:val="20"/>
          <w:szCs w:val="20"/>
        </w:rPr>
      </w:pPr>
      <w:r w:rsidRPr="5A55D362">
        <w:rPr>
          <w:rStyle w:val="Instructions"/>
          <w:rFonts w:ascii="Arial" w:eastAsia="Arial" w:hAnsi="Arial" w:cs="Arial"/>
          <w:szCs w:val="20"/>
        </w:rPr>
        <w:t xml:space="preserve">SLM(  )  </w:t>
      </w:r>
      <w:r w:rsidRPr="5A55D362">
        <w:rPr>
          <w:rFonts w:ascii="Arial" w:eastAsia="Arial" w:hAnsi="Arial" w:cs="Arial"/>
          <w:sz w:val="20"/>
          <w:szCs w:val="20"/>
        </w:rPr>
        <w:t xml:space="preserve"> </w:t>
      </w:r>
      <w:r w:rsidRPr="5A55D362">
        <w:rPr>
          <w:rStyle w:val="Instructions"/>
          <w:rFonts w:ascii="Arial" w:eastAsia="Arial" w:hAnsi="Arial" w:cs="Arial"/>
          <w:szCs w:val="20"/>
        </w:rPr>
        <w:t>SRM (  )</w:t>
      </w:r>
      <w:r w:rsidRPr="5A55D362">
        <w:rPr>
          <w:rFonts w:ascii="Arial" w:eastAsia="Arial" w:hAnsi="Arial" w:cs="Arial"/>
          <w:sz w:val="20"/>
          <w:szCs w:val="20"/>
        </w:rPr>
        <w:t xml:space="preserve"> </w:t>
      </w:r>
      <w:r w:rsidRPr="5A55D362">
        <w:rPr>
          <w:rStyle w:val="Instructions"/>
          <w:rFonts w:ascii="Arial" w:eastAsia="Arial" w:hAnsi="Arial" w:cs="Arial"/>
          <w:szCs w:val="20"/>
        </w:rPr>
        <w:t xml:space="preserve">XI(  )   </w:t>
      </w:r>
      <w:r w:rsidRPr="5A55D362">
        <w:rPr>
          <w:rFonts w:ascii="Arial" w:eastAsia="Arial" w:hAnsi="Arial" w:cs="Arial"/>
          <w:sz w:val="20"/>
          <w:szCs w:val="20"/>
        </w:rPr>
        <w:t xml:space="preserve"> </w:t>
      </w:r>
      <w:r w:rsidRPr="5A55D362">
        <w:rPr>
          <w:rFonts w:ascii="Arial" w:eastAsia="Arial" w:hAnsi="Arial" w:cs="Arial"/>
        </w:rPr>
        <w:t xml:space="preserve"> </w:t>
      </w:r>
      <w:r w:rsidRPr="5A55D362">
        <w:rPr>
          <w:rStyle w:val="Instructions"/>
          <w:rFonts w:ascii="Arial" w:eastAsia="Arial" w:hAnsi="Arial" w:cs="Arial"/>
          <w:szCs w:val="20"/>
        </w:rPr>
        <w:t>Web Method(  )</w:t>
      </w:r>
    </w:p>
    <w:p w14:paraId="53CE3EEA" w14:textId="2777488C" w:rsidR="00110144" w:rsidRPr="003A6BEC" w:rsidRDefault="00110144" w:rsidP="5A55D362">
      <w:pPr>
        <w:rPr>
          <w:rFonts w:ascii="Arial" w:eastAsia="Arial" w:hAnsi="Arial" w:cs="Arial"/>
          <w:sz w:val="20"/>
          <w:szCs w:val="20"/>
        </w:rPr>
      </w:pPr>
    </w:p>
    <w:p w14:paraId="6761D76A" w14:textId="433A2E53" w:rsidR="00110144" w:rsidRPr="003A6BEC" w:rsidRDefault="29E04B68" w:rsidP="5A55D362">
      <w:pPr>
        <w:rPr>
          <w:rFonts w:ascii="Arial" w:eastAsia="Arial" w:hAnsi="Arial" w:cs="Arial"/>
          <w:color w:val="0000FF"/>
          <w:sz w:val="20"/>
          <w:szCs w:val="20"/>
        </w:rPr>
      </w:pPr>
      <w:r w:rsidRPr="5A55D362">
        <w:rPr>
          <w:rStyle w:val="Instructions"/>
          <w:rFonts w:ascii="Arial" w:eastAsia="Arial" w:hAnsi="Arial" w:cs="Arial"/>
          <w:szCs w:val="20"/>
        </w:rPr>
        <w:t>If others, specify ________</w:t>
      </w:r>
    </w:p>
    <w:p w14:paraId="75391DB2" w14:textId="31A411D2" w:rsidR="00110144" w:rsidRPr="003A6BEC" w:rsidRDefault="29E04B68" w:rsidP="5A55D362">
      <w:pPr>
        <w:pStyle w:val="Heading2"/>
        <w:ind w:left="0"/>
        <w:rPr>
          <w:rFonts w:ascii="Calibri" w:hAnsi="Calibri" w:cs="Calibri"/>
        </w:rPr>
      </w:pPr>
      <w:r w:rsidRPr="5A55D362">
        <w:rPr>
          <w:rFonts w:ascii="Calibri" w:hAnsi="Calibri" w:cs="Calibri"/>
        </w:rPr>
        <w:t>All Objects Information</w:t>
      </w:r>
    </w:p>
    <w:p w14:paraId="44F19F2E" w14:textId="23F30F14" w:rsidR="00110144" w:rsidRPr="003A6BEC" w:rsidRDefault="29E04B68" w:rsidP="5A55D362">
      <w:pPr>
        <w:rPr>
          <w:rFonts w:ascii="Calibri" w:hAnsi="Calibri" w:cs="Calibri"/>
          <w:sz w:val="20"/>
          <w:szCs w:val="20"/>
        </w:rPr>
      </w:pPr>
      <w:r w:rsidRPr="5A55D362">
        <w:rPr>
          <w:rFonts w:ascii="Calibri" w:hAnsi="Calibri" w:cs="Calibri"/>
          <w:sz w:val="20"/>
          <w:szCs w:val="20"/>
        </w:rPr>
        <w:t xml:space="preserve">Note: If all the objects belong to the same system, the ‘System’ column need not be filled. </w:t>
      </w:r>
    </w:p>
    <w:p w14:paraId="722DA86E" w14:textId="5B0D2D4C" w:rsidR="00110144" w:rsidRPr="003A6BEC" w:rsidRDefault="00110144" w:rsidP="5A55D362">
      <w:pPr>
        <w:rPr>
          <w:rFonts w:ascii="Calibri" w:hAnsi="Calibri" w:cs="Calibri"/>
          <w:sz w:val="20"/>
          <w:szCs w:val="20"/>
        </w:rPr>
      </w:pPr>
    </w:p>
    <w:tbl>
      <w:tblPr>
        <w:tblW w:w="0" w:type="auto"/>
        <w:tblLayout w:type="fixed"/>
        <w:tblLook w:val="0000" w:firstRow="0" w:lastRow="0" w:firstColumn="0" w:lastColumn="0" w:noHBand="0" w:noVBand="0"/>
      </w:tblPr>
      <w:tblGrid>
        <w:gridCol w:w="2340"/>
        <w:gridCol w:w="2100"/>
        <w:gridCol w:w="1755"/>
        <w:gridCol w:w="2070"/>
        <w:gridCol w:w="1080"/>
      </w:tblGrid>
      <w:tr w:rsidR="5A55D362" w14:paraId="53C3637C" w14:textId="77777777" w:rsidTr="5A55D362">
        <w:tc>
          <w:tcPr>
            <w:tcW w:w="2340" w:type="dxa"/>
            <w:tcBorders>
              <w:top w:val="double" w:sz="6" w:space="0" w:color="auto"/>
              <w:left w:val="double" w:sz="6" w:space="0" w:color="auto"/>
              <w:bottom w:val="single" w:sz="6" w:space="0" w:color="auto"/>
              <w:right w:val="single" w:sz="6" w:space="0" w:color="auto"/>
            </w:tcBorders>
            <w:shd w:val="clear" w:color="auto" w:fill="A6A6A6" w:themeFill="background1" w:themeFillShade="A6"/>
          </w:tcPr>
          <w:p w14:paraId="34106717" w14:textId="0CFD2D5B" w:rsidR="5A55D362" w:rsidRDefault="5A55D362" w:rsidP="5A55D362">
            <w:pPr>
              <w:rPr>
                <w:rFonts w:ascii="Calibri" w:hAnsi="Calibri" w:cs="Calibri"/>
                <w:sz w:val="20"/>
                <w:szCs w:val="20"/>
              </w:rPr>
            </w:pPr>
            <w:r w:rsidRPr="5A55D362">
              <w:rPr>
                <w:rFonts w:ascii="Calibri" w:hAnsi="Calibri" w:cs="Calibri"/>
                <w:sz w:val="20"/>
                <w:szCs w:val="20"/>
              </w:rPr>
              <w:t>Object Name</w:t>
            </w:r>
          </w:p>
        </w:tc>
        <w:tc>
          <w:tcPr>
            <w:tcW w:w="2100" w:type="dxa"/>
            <w:tcBorders>
              <w:top w:val="double" w:sz="6" w:space="0" w:color="auto"/>
              <w:bottom w:val="single" w:sz="6" w:space="0" w:color="auto"/>
              <w:right w:val="single" w:sz="6" w:space="0" w:color="auto"/>
            </w:tcBorders>
            <w:shd w:val="clear" w:color="auto" w:fill="A6A6A6" w:themeFill="background1" w:themeFillShade="A6"/>
          </w:tcPr>
          <w:p w14:paraId="360A6A16" w14:textId="206EF4AB" w:rsidR="5A55D362" w:rsidRDefault="5A55D362" w:rsidP="5A55D362">
            <w:pPr>
              <w:rPr>
                <w:rFonts w:ascii="Calibri" w:hAnsi="Calibri" w:cs="Calibri"/>
                <w:sz w:val="20"/>
                <w:szCs w:val="20"/>
              </w:rPr>
            </w:pPr>
            <w:r w:rsidRPr="5A55D362">
              <w:rPr>
                <w:rFonts w:ascii="Calibri" w:hAnsi="Calibri" w:cs="Calibri"/>
                <w:sz w:val="20"/>
                <w:szCs w:val="20"/>
              </w:rPr>
              <w:t>Object Type</w:t>
            </w:r>
          </w:p>
        </w:tc>
        <w:tc>
          <w:tcPr>
            <w:tcW w:w="1755" w:type="dxa"/>
            <w:tcBorders>
              <w:top w:val="double" w:sz="6" w:space="0" w:color="auto"/>
              <w:bottom w:val="single" w:sz="6" w:space="0" w:color="auto"/>
              <w:right w:val="single" w:sz="6" w:space="0" w:color="auto"/>
            </w:tcBorders>
            <w:shd w:val="clear" w:color="auto" w:fill="A6A6A6" w:themeFill="background1" w:themeFillShade="A6"/>
          </w:tcPr>
          <w:p w14:paraId="495A0EB0" w14:textId="0F1EC1C9" w:rsidR="5A55D362" w:rsidRDefault="5A55D362" w:rsidP="5A55D362">
            <w:pPr>
              <w:spacing w:after="120"/>
              <w:rPr>
                <w:rFonts w:ascii="Calibri" w:hAnsi="Calibri" w:cs="Calibri"/>
                <w:sz w:val="20"/>
                <w:szCs w:val="20"/>
              </w:rPr>
            </w:pPr>
            <w:r w:rsidRPr="5A55D362">
              <w:rPr>
                <w:rFonts w:ascii="Calibri" w:hAnsi="Calibri" w:cs="Calibri"/>
                <w:sz w:val="20"/>
                <w:szCs w:val="20"/>
              </w:rPr>
              <w:t>Created/Modified/Auto-generated</w:t>
            </w:r>
          </w:p>
        </w:tc>
        <w:tc>
          <w:tcPr>
            <w:tcW w:w="2070" w:type="dxa"/>
            <w:tcBorders>
              <w:top w:val="double" w:sz="6" w:space="0" w:color="auto"/>
              <w:bottom w:val="single" w:sz="6" w:space="0" w:color="auto"/>
              <w:right w:val="single" w:sz="6" w:space="0" w:color="auto"/>
            </w:tcBorders>
            <w:shd w:val="clear" w:color="auto" w:fill="A6A6A6" w:themeFill="background1" w:themeFillShade="A6"/>
          </w:tcPr>
          <w:p w14:paraId="6923F5BC" w14:textId="2C25F5E5" w:rsidR="5A55D362" w:rsidRDefault="5A55D362" w:rsidP="5A55D362">
            <w:pPr>
              <w:rPr>
                <w:rFonts w:ascii="Calibri" w:hAnsi="Calibri" w:cs="Calibri"/>
                <w:sz w:val="20"/>
                <w:szCs w:val="20"/>
              </w:rPr>
            </w:pPr>
            <w:r w:rsidRPr="5A55D362">
              <w:rPr>
                <w:rFonts w:ascii="Calibri" w:hAnsi="Calibri" w:cs="Calibri"/>
                <w:sz w:val="20"/>
                <w:szCs w:val="20"/>
              </w:rPr>
              <w:t xml:space="preserve">Short comments (optional) </w:t>
            </w:r>
          </w:p>
        </w:tc>
        <w:tc>
          <w:tcPr>
            <w:tcW w:w="1080" w:type="dxa"/>
            <w:tcBorders>
              <w:top w:val="double" w:sz="6" w:space="0" w:color="auto"/>
              <w:bottom w:val="single" w:sz="6" w:space="0" w:color="auto"/>
              <w:right w:val="double" w:sz="6" w:space="0" w:color="auto"/>
            </w:tcBorders>
            <w:shd w:val="clear" w:color="auto" w:fill="A6A6A6" w:themeFill="background1" w:themeFillShade="A6"/>
          </w:tcPr>
          <w:p w14:paraId="043151A3" w14:textId="0C7782D8" w:rsidR="5A55D362" w:rsidRDefault="5A55D362" w:rsidP="5A55D362">
            <w:pPr>
              <w:rPr>
                <w:rFonts w:ascii="Calibri" w:hAnsi="Calibri" w:cs="Calibri"/>
                <w:sz w:val="20"/>
                <w:szCs w:val="20"/>
              </w:rPr>
            </w:pPr>
            <w:r w:rsidRPr="5A55D362">
              <w:rPr>
                <w:rFonts w:ascii="Calibri" w:hAnsi="Calibri" w:cs="Calibri"/>
                <w:sz w:val="20"/>
                <w:szCs w:val="20"/>
              </w:rPr>
              <w:t>System</w:t>
            </w:r>
          </w:p>
        </w:tc>
      </w:tr>
      <w:tr w:rsidR="5A55D362" w14:paraId="5E57D9BA" w14:textId="77777777" w:rsidTr="5A55D362">
        <w:tc>
          <w:tcPr>
            <w:tcW w:w="2340" w:type="dxa"/>
            <w:tcBorders>
              <w:top w:val="single" w:sz="6" w:space="0" w:color="auto"/>
              <w:left w:val="double" w:sz="6" w:space="0" w:color="auto"/>
              <w:bottom w:val="single" w:sz="6" w:space="0" w:color="auto"/>
              <w:right w:val="single" w:sz="6" w:space="0" w:color="auto"/>
            </w:tcBorders>
            <w:shd w:val="clear" w:color="auto" w:fill="FFFFFF" w:themeFill="background1"/>
          </w:tcPr>
          <w:p w14:paraId="484062D3" w14:textId="4D1BFE95" w:rsidR="5B4B2B8C" w:rsidRDefault="5B4B2B8C" w:rsidP="5A55D362">
            <w:r w:rsidRPr="5A55D362">
              <w:rPr>
                <w:rFonts w:ascii="Calibri" w:hAnsi="Calibri" w:cs="Calibri"/>
                <w:sz w:val="20"/>
                <w:szCs w:val="20"/>
              </w:rPr>
              <w:t>ZAFGR261</w:t>
            </w:r>
          </w:p>
        </w:tc>
        <w:tc>
          <w:tcPr>
            <w:tcW w:w="2100" w:type="dxa"/>
            <w:tcBorders>
              <w:top w:val="single" w:sz="6" w:space="0" w:color="auto"/>
              <w:bottom w:val="single" w:sz="6" w:space="0" w:color="auto"/>
              <w:right w:val="single" w:sz="6" w:space="0" w:color="auto"/>
            </w:tcBorders>
            <w:shd w:val="clear" w:color="auto" w:fill="FFFFFF" w:themeFill="background1"/>
          </w:tcPr>
          <w:p w14:paraId="37EA80DA" w14:textId="4BEDA2DA" w:rsidR="5A55D362" w:rsidRDefault="5A55D362" w:rsidP="5A55D362">
            <w:pPr>
              <w:rPr>
                <w:rFonts w:ascii="Calibri" w:hAnsi="Calibri" w:cs="Calibri"/>
                <w:sz w:val="20"/>
                <w:szCs w:val="20"/>
              </w:rPr>
            </w:pPr>
            <w:r w:rsidRPr="5A55D362">
              <w:rPr>
                <w:rFonts w:ascii="Calibri" w:hAnsi="Calibri" w:cs="Calibri"/>
                <w:sz w:val="20"/>
                <w:szCs w:val="20"/>
              </w:rPr>
              <w:t>Report</w:t>
            </w:r>
          </w:p>
        </w:tc>
        <w:tc>
          <w:tcPr>
            <w:tcW w:w="1755" w:type="dxa"/>
            <w:tcBorders>
              <w:top w:val="single" w:sz="6" w:space="0" w:color="auto"/>
              <w:bottom w:val="single" w:sz="6" w:space="0" w:color="auto"/>
              <w:right w:val="single" w:sz="6" w:space="0" w:color="auto"/>
            </w:tcBorders>
            <w:shd w:val="clear" w:color="auto" w:fill="FFFFFF" w:themeFill="background1"/>
          </w:tcPr>
          <w:p w14:paraId="2541D045" w14:textId="0438845C" w:rsidR="5A55D362" w:rsidRDefault="5A55D362" w:rsidP="5A55D362">
            <w:pPr>
              <w:rPr>
                <w:rFonts w:ascii="Calibri" w:hAnsi="Calibri" w:cs="Calibri"/>
                <w:sz w:val="20"/>
                <w:szCs w:val="20"/>
              </w:rPr>
            </w:pPr>
            <w:r w:rsidRPr="5A55D362">
              <w:rPr>
                <w:rFonts w:ascii="Calibri" w:hAnsi="Calibri" w:cs="Calibri"/>
                <w:sz w:val="20"/>
                <w:szCs w:val="20"/>
              </w:rPr>
              <w:t>Modified</w:t>
            </w:r>
          </w:p>
        </w:tc>
        <w:tc>
          <w:tcPr>
            <w:tcW w:w="2070" w:type="dxa"/>
            <w:tcBorders>
              <w:top w:val="single" w:sz="6" w:space="0" w:color="auto"/>
              <w:bottom w:val="single" w:sz="6" w:space="0" w:color="auto"/>
              <w:right w:val="single" w:sz="6" w:space="0" w:color="auto"/>
            </w:tcBorders>
            <w:shd w:val="clear" w:color="auto" w:fill="FFFFFF" w:themeFill="background1"/>
          </w:tcPr>
          <w:p w14:paraId="29AE5B92" w14:textId="6A9F94BF" w:rsidR="5BB504DA" w:rsidRDefault="5BB504DA" w:rsidP="5A55D362">
            <w:r w:rsidRPr="5A55D362">
              <w:rPr>
                <w:rFonts w:ascii="Calibri" w:hAnsi="Calibri" w:cs="Calibri"/>
                <w:sz w:val="20"/>
                <w:szCs w:val="20"/>
              </w:rPr>
              <w:t>Costed BOM Report - Purchasing</w:t>
            </w:r>
          </w:p>
        </w:tc>
        <w:tc>
          <w:tcPr>
            <w:tcW w:w="1080" w:type="dxa"/>
            <w:tcBorders>
              <w:top w:val="single" w:sz="6" w:space="0" w:color="auto"/>
              <w:bottom w:val="single" w:sz="6" w:space="0" w:color="auto"/>
              <w:right w:val="double" w:sz="6" w:space="0" w:color="auto"/>
            </w:tcBorders>
            <w:shd w:val="clear" w:color="auto" w:fill="FFFFFF" w:themeFill="background1"/>
          </w:tcPr>
          <w:p w14:paraId="7D0E1740" w14:textId="159C6F8C" w:rsidR="5A55D362" w:rsidRDefault="5A55D362" w:rsidP="5A55D362">
            <w:pPr>
              <w:rPr>
                <w:rFonts w:ascii="Calibri" w:hAnsi="Calibri" w:cs="Calibri"/>
                <w:sz w:val="20"/>
                <w:szCs w:val="20"/>
              </w:rPr>
            </w:pPr>
            <w:r w:rsidRPr="5A55D362">
              <w:rPr>
                <w:rFonts w:ascii="Calibri" w:hAnsi="Calibri" w:cs="Calibri"/>
                <w:sz w:val="20"/>
                <w:szCs w:val="20"/>
              </w:rPr>
              <w:t>ECC</w:t>
            </w:r>
          </w:p>
        </w:tc>
      </w:tr>
      <w:tr w:rsidR="5A55D362" w14:paraId="4BB6A090" w14:textId="77777777" w:rsidTr="5A55D362">
        <w:tc>
          <w:tcPr>
            <w:tcW w:w="2340" w:type="dxa"/>
            <w:tcBorders>
              <w:top w:val="single" w:sz="6" w:space="0" w:color="auto"/>
              <w:left w:val="double" w:sz="6" w:space="0" w:color="auto"/>
              <w:bottom w:val="single" w:sz="6" w:space="0" w:color="auto"/>
              <w:right w:val="single" w:sz="6" w:space="0" w:color="auto"/>
            </w:tcBorders>
            <w:shd w:val="clear" w:color="auto" w:fill="FFFFFF" w:themeFill="background1"/>
          </w:tcPr>
          <w:p w14:paraId="0D53D1BE" w14:textId="4CC14BDD" w:rsidR="5A55D362" w:rsidRDefault="5A55D362" w:rsidP="5A55D362">
            <w:pPr>
              <w:rPr>
                <w:rFonts w:ascii="Calibri" w:hAnsi="Calibri" w:cs="Calibri"/>
                <w:sz w:val="20"/>
                <w:szCs w:val="20"/>
              </w:rPr>
            </w:pPr>
          </w:p>
        </w:tc>
        <w:tc>
          <w:tcPr>
            <w:tcW w:w="2100" w:type="dxa"/>
            <w:tcBorders>
              <w:top w:val="single" w:sz="6" w:space="0" w:color="auto"/>
              <w:bottom w:val="single" w:sz="6" w:space="0" w:color="auto"/>
              <w:right w:val="single" w:sz="6" w:space="0" w:color="auto"/>
            </w:tcBorders>
            <w:shd w:val="clear" w:color="auto" w:fill="FFFFFF" w:themeFill="background1"/>
          </w:tcPr>
          <w:p w14:paraId="0715ABD9" w14:textId="47E8B730" w:rsidR="5A55D362" w:rsidRDefault="5A55D362" w:rsidP="5A55D362">
            <w:pPr>
              <w:rPr>
                <w:rFonts w:ascii="Calibri" w:hAnsi="Calibri" w:cs="Calibri"/>
                <w:sz w:val="20"/>
                <w:szCs w:val="20"/>
              </w:rPr>
            </w:pPr>
          </w:p>
        </w:tc>
        <w:tc>
          <w:tcPr>
            <w:tcW w:w="1755" w:type="dxa"/>
            <w:tcBorders>
              <w:top w:val="single" w:sz="6" w:space="0" w:color="auto"/>
              <w:bottom w:val="single" w:sz="6" w:space="0" w:color="auto"/>
              <w:right w:val="single" w:sz="6" w:space="0" w:color="auto"/>
            </w:tcBorders>
            <w:shd w:val="clear" w:color="auto" w:fill="FFFFFF" w:themeFill="background1"/>
          </w:tcPr>
          <w:p w14:paraId="2BB6DDF7" w14:textId="39EF5ABB" w:rsidR="5A55D362" w:rsidRDefault="5A55D362" w:rsidP="5A55D362">
            <w:pPr>
              <w:rPr>
                <w:rFonts w:ascii="Calibri" w:hAnsi="Calibri" w:cs="Calibri"/>
                <w:sz w:val="20"/>
                <w:szCs w:val="20"/>
              </w:rPr>
            </w:pPr>
          </w:p>
        </w:tc>
        <w:tc>
          <w:tcPr>
            <w:tcW w:w="2070" w:type="dxa"/>
            <w:tcBorders>
              <w:top w:val="single" w:sz="6" w:space="0" w:color="auto"/>
              <w:bottom w:val="single" w:sz="6" w:space="0" w:color="auto"/>
              <w:right w:val="single" w:sz="6" w:space="0" w:color="auto"/>
            </w:tcBorders>
            <w:shd w:val="clear" w:color="auto" w:fill="FFFFFF" w:themeFill="background1"/>
          </w:tcPr>
          <w:p w14:paraId="070474D5" w14:textId="3EEC21B9" w:rsidR="5A55D362" w:rsidRDefault="5A55D362" w:rsidP="5A55D362">
            <w:pPr>
              <w:rPr>
                <w:rFonts w:ascii="Calibri" w:hAnsi="Calibri" w:cs="Calibri"/>
                <w:sz w:val="20"/>
                <w:szCs w:val="20"/>
              </w:rPr>
            </w:pPr>
          </w:p>
        </w:tc>
        <w:tc>
          <w:tcPr>
            <w:tcW w:w="1080" w:type="dxa"/>
            <w:tcBorders>
              <w:top w:val="single" w:sz="6" w:space="0" w:color="auto"/>
              <w:bottom w:val="single" w:sz="6" w:space="0" w:color="auto"/>
              <w:right w:val="double" w:sz="6" w:space="0" w:color="auto"/>
            </w:tcBorders>
            <w:shd w:val="clear" w:color="auto" w:fill="FFFFFF" w:themeFill="background1"/>
          </w:tcPr>
          <w:p w14:paraId="3C01100C" w14:textId="45D303FA" w:rsidR="5A55D362" w:rsidRDefault="5A55D362" w:rsidP="5A55D362">
            <w:pPr>
              <w:rPr>
                <w:rFonts w:ascii="Calibri" w:hAnsi="Calibri" w:cs="Calibri"/>
                <w:sz w:val="20"/>
                <w:szCs w:val="20"/>
              </w:rPr>
            </w:pPr>
          </w:p>
        </w:tc>
      </w:tr>
      <w:tr w:rsidR="5A55D362" w14:paraId="00F00266" w14:textId="77777777" w:rsidTr="5A55D362">
        <w:tc>
          <w:tcPr>
            <w:tcW w:w="2340" w:type="dxa"/>
            <w:tcBorders>
              <w:top w:val="single" w:sz="6" w:space="0" w:color="auto"/>
              <w:left w:val="double" w:sz="6" w:space="0" w:color="auto"/>
              <w:bottom w:val="single" w:sz="6" w:space="0" w:color="auto"/>
              <w:right w:val="single" w:sz="6" w:space="0" w:color="auto"/>
            </w:tcBorders>
            <w:shd w:val="clear" w:color="auto" w:fill="FFFFFF" w:themeFill="background1"/>
          </w:tcPr>
          <w:p w14:paraId="6C9ABEFD" w14:textId="6AEDF994" w:rsidR="5A55D362" w:rsidRDefault="5A55D362" w:rsidP="5A55D362">
            <w:pPr>
              <w:rPr>
                <w:rFonts w:ascii="Calibri" w:hAnsi="Calibri" w:cs="Calibri"/>
                <w:sz w:val="20"/>
                <w:szCs w:val="20"/>
              </w:rPr>
            </w:pPr>
          </w:p>
        </w:tc>
        <w:tc>
          <w:tcPr>
            <w:tcW w:w="2100" w:type="dxa"/>
            <w:tcBorders>
              <w:top w:val="single" w:sz="6" w:space="0" w:color="auto"/>
              <w:bottom w:val="single" w:sz="6" w:space="0" w:color="auto"/>
              <w:right w:val="single" w:sz="6" w:space="0" w:color="auto"/>
            </w:tcBorders>
            <w:shd w:val="clear" w:color="auto" w:fill="FFFFFF" w:themeFill="background1"/>
          </w:tcPr>
          <w:p w14:paraId="46C74665" w14:textId="28C91634" w:rsidR="5A55D362" w:rsidRDefault="5A55D362" w:rsidP="5A55D362">
            <w:pPr>
              <w:rPr>
                <w:rFonts w:ascii="Calibri" w:hAnsi="Calibri" w:cs="Calibri"/>
                <w:sz w:val="20"/>
                <w:szCs w:val="20"/>
              </w:rPr>
            </w:pPr>
          </w:p>
        </w:tc>
        <w:tc>
          <w:tcPr>
            <w:tcW w:w="1755" w:type="dxa"/>
            <w:tcBorders>
              <w:top w:val="single" w:sz="6" w:space="0" w:color="auto"/>
              <w:bottom w:val="single" w:sz="6" w:space="0" w:color="auto"/>
              <w:right w:val="single" w:sz="6" w:space="0" w:color="auto"/>
            </w:tcBorders>
            <w:shd w:val="clear" w:color="auto" w:fill="FFFFFF" w:themeFill="background1"/>
          </w:tcPr>
          <w:p w14:paraId="066BCD81" w14:textId="7BCECBDC" w:rsidR="5A55D362" w:rsidRDefault="5A55D362" w:rsidP="5A55D362">
            <w:pPr>
              <w:rPr>
                <w:rFonts w:ascii="Calibri" w:hAnsi="Calibri" w:cs="Calibri"/>
                <w:sz w:val="20"/>
                <w:szCs w:val="20"/>
              </w:rPr>
            </w:pPr>
          </w:p>
        </w:tc>
        <w:tc>
          <w:tcPr>
            <w:tcW w:w="2070" w:type="dxa"/>
            <w:tcBorders>
              <w:top w:val="single" w:sz="6" w:space="0" w:color="auto"/>
              <w:bottom w:val="single" w:sz="6" w:space="0" w:color="auto"/>
              <w:right w:val="single" w:sz="6" w:space="0" w:color="auto"/>
            </w:tcBorders>
            <w:shd w:val="clear" w:color="auto" w:fill="FFFFFF" w:themeFill="background1"/>
          </w:tcPr>
          <w:p w14:paraId="6314F329" w14:textId="7F7156AD" w:rsidR="5A55D362" w:rsidRDefault="5A55D362" w:rsidP="5A55D362">
            <w:pPr>
              <w:rPr>
                <w:rFonts w:ascii="Calibri" w:hAnsi="Calibri" w:cs="Calibri"/>
                <w:sz w:val="20"/>
                <w:szCs w:val="20"/>
              </w:rPr>
            </w:pPr>
          </w:p>
        </w:tc>
        <w:tc>
          <w:tcPr>
            <w:tcW w:w="1080" w:type="dxa"/>
            <w:tcBorders>
              <w:top w:val="single" w:sz="6" w:space="0" w:color="auto"/>
              <w:bottom w:val="single" w:sz="6" w:space="0" w:color="auto"/>
              <w:right w:val="double" w:sz="6" w:space="0" w:color="auto"/>
            </w:tcBorders>
            <w:shd w:val="clear" w:color="auto" w:fill="FFFFFF" w:themeFill="background1"/>
          </w:tcPr>
          <w:p w14:paraId="5C244B57" w14:textId="2A5E4FF4" w:rsidR="5A55D362" w:rsidRDefault="5A55D362" w:rsidP="5A55D362">
            <w:pPr>
              <w:rPr>
                <w:rFonts w:ascii="Calibri" w:hAnsi="Calibri" w:cs="Calibri"/>
                <w:sz w:val="20"/>
                <w:szCs w:val="20"/>
              </w:rPr>
            </w:pPr>
          </w:p>
        </w:tc>
      </w:tr>
      <w:tr w:rsidR="5A55D362" w14:paraId="34512DE6" w14:textId="77777777" w:rsidTr="5A55D362">
        <w:tc>
          <w:tcPr>
            <w:tcW w:w="2340" w:type="dxa"/>
            <w:tcBorders>
              <w:top w:val="single" w:sz="6" w:space="0" w:color="auto"/>
              <w:left w:val="double" w:sz="6" w:space="0" w:color="auto"/>
              <w:bottom w:val="double" w:sz="6" w:space="0" w:color="auto"/>
              <w:right w:val="single" w:sz="6" w:space="0" w:color="auto"/>
            </w:tcBorders>
            <w:shd w:val="clear" w:color="auto" w:fill="FFFFFF" w:themeFill="background1"/>
          </w:tcPr>
          <w:p w14:paraId="25B84418" w14:textId="21D96960" w:rsidR="5A55D362" w:rsidRDefault="5A55D362" w:rsidP="5A55D362">
            <w:pPr>
              <w:rPr>
                <w:rFonts w:ascii="Calibri" w:hAnsi="Calibri" w:cs="Calibri"/>
                <w:sz w:val="20"/>
                <w:szCs w:val="20"/>
              </w:rPr>
            </w:pPr>
          </w:p>
        </w:tc>
        <w:tc>
          <w:tcPr>
            <w:tcW w:w="2100" w:type="dxa"/>
            <w:tcBorders>
              <w:top w:val="single" w:sz="6" w:space="0" w:color="auto"/>
              <w:bottom w:val="double" w:sz="6" w:space="0" w:color="auto"/>
              <w:right w:val="single" w:sz="6" w:space="0" w:color="auto"/>
            </w:tcBorders>
            <w:shd w:val="clear" w:color="auto" w:fill="FFFFFF" w:themeFill="background1"/>
          </w:tcPr>
          <w:p w14:paraId="1C33730B" w14:textId="22FB5021" w:rsidR="5A55D362" w:rsidRDefault="5A55D362" w:rsidP="5A55D362">
            <w:pPr>
              <w:rPr>
                <w:rFonts w:ascii="Calibri" w:hAnsi="Calibri" w:cs="Calibri"/>
                <w:sz w:val="20"/>
                <w:szCs w:val="20"/>
              </w:rPr>
            </w:pPr>
          </w:p>
        </w:tc>
        <w:tc>
          <w:tcPr>
            <w:tcW w:w="1755" w:type="dxa"/>
            <w:tcBorders>
              <w:top w:val="single" w:sz="6" w:space="0" w:color="auto"/>
              <w:bottom w:val="double" w:sz="6" w:space="0" w:color="auto"/>
              <w:right w:val="single" w:sz="6" w:space="0" w:color="auto"/>
            </w:tcBorders>
            <w:shd w:val="clear" w:color="auto" w:fill="FFFFFF" w:themeFill="background1"/>
          </w:tcPr>
          <w:p w14:paraId="1BE84A75" w14:textId="3B31B8B2" w:rsidR="5A55D362" w:rsidRDefault="5A55D362" w:rsidP="5A55D362">
            <w:pPr>
              <w:rPr>
                <w:rFonts w:ascii="Calibri" w:hAnsi="Calibri" w:cs="Calibri"/>
                <w:sz w:val="20"/>
                <w:szCs w:val="20"/>
              </w:rPr>
            </w:pPr>
          </w:p>
        </w:tc>
        <w:tc>
          <w:tcPr>
            <w:tcW w:w="2070" w:type="dxa"/>
            <w:tcBorders>
              <w:top w:val="single" w:sz="6" w:space="0" w:color="auto"/>
              <w:bottom w:val="double" w:sz="6" w:space="0" w:color="auto"/>
              <w:right w:val="single" w:sz="6" w:space="0" w:color="auto"/>
            </w:tcBorders>
            <w:shd w:val="clear" w:color="auto" w:fill="FFFFFF" w:themeFill="background1"/>
          </w:tcPr>
          <w:p w14:paraId="660E36BC" w14:textId="77FD9159" w:rsidR="5A55D362" w:rsidRDefault="5A55D362" w:rsidP="5A55D362">
            <w:pPr>
              <w:rPr>
                <w:rFonts w:ascii="Calibri" w:hAnsi="Calibri" w:cs="Calibri"/>
                <w:sz w:val="20"/>
                <w:szCs w:val="20"/>
              </w:rPr>
            </w:pPr>
          </w:p>
        </w:tc>
        <w:tc>
          <w:tcPr>
            <w:tcW w:w="1080" w:type="dxa"/>
            <w:tcBorders>
              <w:top w:val="single" w:sz="6" w:space="0" w:color="auto"/>
              <w:bottom w:val="double" w:sz="6" w:space="0" w:color="auto"/>
              <w:right w:val="double" w:sz="6" w:space="0" w:color="auto"/>
            </w:tcBorders>
            <w:shd w:val="clear" w:color="auto" w:fill="FFFFFF" w:themeFill="background1"/>
          </w:tcPr>
          <w:p w14:paraId="5BC52357" w14:textId="588C5DE0" w:rsidR="5A55D362" w:rsidRDefault="5A55D362" w:rsidP="5A55D362">
            <w:pPr>
              <w:rPr>
                <w:rFonts w:ascii="Calibri" w:hAnsi="Calibri" w:cs="Calibri"/>
                <w:sz w:val="20"/>
                <w:szCs w:val="20"/>
              </w:rPr>
            </w:pPr>
          </w:p>
        </w:tc>
      </w:tr>
    </w:tbl>
    <w:p w14:paraId="4B8C683D" w14:textId="2269BAE7" w:rsidR="00110144" w:rsidRPr="003A6BEC" w:rsidRDefault="00110144" w:rsidP="5A55D362">
      <w:pPr>
        <w:rPr>
          <w:rFonts w:ascii="Calibri" w:hAnsi="Calibri" w:cs="Calibri"/>
          <w:sz w:val="20"/>
          <w:szCs w:val="20"/>
        </w:rPr>
      </w:pPr>
    </w:p>
    <w:p w14:paraId="3193B954" w14:textId="17BC2ADE" w:rsidR="00110144" w:rsidRPr="003A6BEC" w:rsidRDefault="00110144" w:rsidP="5A55D362"/>
    <w:p w14:paraId="511E2448" w14:textId="6FB9E920" w:rsidR="00110144" w:rsidRPr="003A6BEC" w:rsidRDefault="00110144" w:rsidP="5A55D362"/>
    <w:p w14:paraId="1D6B69F6" w14:textId="5A83B7EA" w:rsidR="00110144" w:rsidRPr="003A6BEC" w:rsidRDefault="00110144" w:rsidP="5A55D362"/>
    <w:p w14:paraId="2A1C4F58" w14:textId="63533B65" w:rsidR="00110144" w:rsidRPr="003A6BEC" w:rsidRDefault="00110144" w:rsidP="5A55D362"/>
    <w:p w14:paraId="25AC47A7" w14:textId="2A56244F" w:rsidR="00110144" w:rsidRPr="003A6BEC" w:rsidRDefault="00110144" w:rsidP="5A55D362"/>
    <w:p w14:paraId="782254E5" w14:textId="73A83A9F" w:rsidR="00110144" w:rsidRPr="003A6BEC" w:rsidRDefault="00110144" w:rsidP="5A55D362"/>
    <w:p w14:paraId="4BE7A2E3" w14:textId="0EA4E86D" w:rsidR="00110144" w:rsidRPr="003A6BEC" w:rsidRDefault="00110144" w:rsidP="5A55D362"/>
    <w:p w14:paraId="09B2885F" w14:textId="38991BF5" w:rsidR="00110144" w:rsidRPr="003A6BEC" w:rsidRDefault="00110144" w:rsidP="5A55D362"/>
    <w:p w14:paraId="61BB2D50" w14:textId="0F17EF57" w:rsidR="00110144" w:rsidRPr="003A6BEC" w:rsidRDefault="00110144" w:rsidP="5A55D362"/>
    <w:p w14:paraId="38CAB38F" w14:textId="7C0923E2" w:rsidR="00110144" w:rsidRPr="003A6BEC" w:rsidRDefault="00110144" w:rsidP="5A55D362"/>
    <w:p w14:paraId="0535BD62" w14:textId="183C51BB" w:rsidR="00110144" w:rsidRPr="003A6BEC" w:rsidRDefault="00110144" w:rsidP="5A55D362"/>
    <w:p w14:paraId="55321F32" w14:textId="03DFE100" w:rsidR="00110144" w:rsidRPr="003A6BEC" w:rsidRDefault="29E04B68" w:rsidP="5A55D362">
      <w:pPr>
        <w:rPr>
          <w:rFonts w:ascii="Calibri" w:hAnsi="Calibri" w:cs="Calibri"/>
          <w:sz w:val="20"/>
          <w:szCs w:val="20"/>
        </w:rPr>
      </w:pPr>
      <w:r w:rsidRPr="5A55D362">
        <w:rPr>
          <w:rFonts w:ascii="Calibri" w:hAnsi="Calibri" w:cs="Calibri"/>
          <w:sz w:val="20"/>
          <w:szCs w:val="20"/>
        </w:rPr>
        <w:t>&lt;For subsequent versions, provide details under PCR number tag as below for every section&gt;</w:t>
      </w:r>
    </w:p>
    <w:p w14:paraId="6D817678" w14:textId="7168C4B6" w:rsidR="00110144" w:rsidRPr="003A6BEC" w:rsidRDefault="29E04B68" w:rsidP="5A55D362">
      <w:pPr>
        <w:rPr>
          <w:rFonts w:ascii="Calibri" w:hAnsi="Calibri" w:cs="Calibri"/>
          <w:sz w:val="20"/>
          <w:szCs w:val="20"/>
        </w:rPr>
      </w:pPr>
      <w:r w:rsidRPr="5A55D362">
        <w:rPr>
          <w:rFonts w:ascii="Calibri" w:hAnsi="Calibri" w:cs="Calibri"/>
          <w:sz w:val="20"/>
          <w:szCs w:val="20"/>
        </w:rPr>
        <w:t>Begin of &lt;</w:t>
      </w:r>
      <w:r w:rsidRPr="000544CA">
        <w:rPr>
          <w:rFonts w:ascii="Calibri" w:hAnsi="Calibri" w:cs="Calibri"/>
          <w:sz w:val="20"/>
          <w:szCs w:val="20"/>
          <w:highlight w:val="yellow"/>
        </w:rPr>
        <w:t>PCR03</w:t>
      </w:r>
      <w:r w:rsidR="04276484" w:rsidRPr="000544CA">
        <w:rPr>
          <w:rFonts w:ascii="Calibri" w:hAnsi="Calibri" w:cs="Calibri"/>
          <w:sz w:val="20"/>
          <w:szCs w:val="20"/>
          <w:highlight w:val="yellow"/>
        </w:rPr>
        <w:t>4981</w:t>
      </w:r>
      <w:r w:rsidRPr="5A55D362">
        <w:rPr>
          <w:rFonts w:ascii="Calibri" w:hAnsi="Calibri" w:cs="Calibri"/>
          <w:sz w:val="20"/>
          <w:szCs w:val="20"/>
        </w:rPr>
        <w:t>&gt;</w:t>
      </w:r>
    </w:p>
    <w:p w14:paraId="565D2900" w14:textId="28B0BEBB" w:rsidR="00110144" w:rsidRPr="003A6BEC" w:rsidRDefault="29E04B68" w:rsidP="5A55D362">
      <w:pPr>
        <w:rPr>
          <w:rFonts w:ascii="Calibri" w:hAnsi="Calibri" w:cs="Calibri"/>
          <w:b/>
          <w:bCs/>
          <w:sz w:val="20"/>
          <w:szCs w:val="20"/>
        </w:rPr>
      </w:pPr>
      <w:r w:rsidRPr="5A55D362">
        <w:rPr>
          <w:rFonts w:ascii="Calibri" w:hAnsi="Calibri" w:cs="Calibri"/>
          <w:b/>
          <w:bCs/>
          <w:sz w:val="20"/>
          <w:szCs w:val="20"/>
        </w:rPr>
        <w:t>Issue:</w:t>
      </w:r>
    </w:p>
    <w:p w14:paraId="0A02039B" w14:textId="617FEF78" w:rsidR="00110144" w:rsidRPr="003A6BEC" w:rsidRDefault="2C1B6FA6" w:rsidP="5A55D362">
      <w:pPr>
        <w:rPr>
          <w:rFonts w:ascii="Calibri" w:hAnsi="Calibri" w:cs="Calibri"/>
          <w:sz w:val="20"/>
          <w:szCs w:val="20"/>
        </w:rPr>
      </w:pPr>
      <w:r w:rsidRPr="000544CA">
        <w:rPr>
          <w:rFonts w:ascii="Calibri" w:hAnsi="Calibri" w:cs="Calibri"/>
          <w:sz w:val="20"/>
          <w:szCs w:val="20"/>
          <w:highlight w:val="yellow"/>
        </w:rPr>
        <w:t xml:space="preserve">Need to add </w:t>
      </w:r>
      <w:r w:rsidR="004C6BE4">
        <w:rPr>
          <w:rFonts w:ascii="Calibri" w:hAnsi="Calibri" w:cs="Calibri"/>
          <w:sz w:val="20"/>
          <w:szCs w:val="20"/>
          <w:highlight w:val="yellow"/>
        </w:rPr>
        <w:t>P</w:t>
      </w:r>
      <w:r w:rsidRPr="000544CA">
        <w:rPr>
          <w:rFonts w:ascii="Calibri" w:hAnsi="Calibri" w:cs="Calibri"/>
          <w:sz w:val="20"/>
          <w:szCs w:val="20"/>
          <w:highlight w:val="yellow"/>
        </w:rPr>
        <w:t xml:space="preserve">rice </w:t>
      </w:r>
      <w:r w:rsidR="004C6BE4">
        <w:rPr>
          <w:rFonts w:ascii="Calibri" w:hAnsi="Calibri" w:cs="Calibri"/>
          <w:sz w:val="20"/>
          <w:szCs w:val="20"/>
          <w:highlight w:val="yellow"/>
        </w:rPr>
        <w:t>S</w:t>
      </w:r>
      <w:r w:rsidRPr="000544CA">
        <w:rPr>
          <w:rFonts w:ascii="Calibri" w:hAnsi="Calibri" w:cs="Calibri"/>
          <w:sz w:val="20"/>
          <w:szCs w:val="20"/>
          <w:highlight w:val="yellow"/>
        </w:rPr>
        <w:t>trategy column in ZAFGR261 report.</w:t>
      </w:r>
    </w:p>
    <w:p w14:paraId="059123ED" w14:textId="01E859B6" w:rsidR="00110144" w:rsidRPr="003A6BEC" w:rsidRDefault="29E04B68" w:rsidP="5A55D362">
      <w:pPr>
        <w:rPr>
          <w:rFonts w:ascii="Calibri" w:hAnsi="Calibri" w:cs="Calibri"/>
          <w:b/>
          <w:bCs/>
          <w:sz w:val="20"/>
          <w:szCs w:val="20"/>
        </w:rPr>
      </w:pPr>
      <w:r w:rsidRPr="5A55D362">
        <w:rPr>
          <w:rFonts w:ascii="Calibri" w:hAnsi="Calibri" w:cs="Calibri"/>
          <w:b/>
          <w:bCs/>
          <w:sz w:val="20"/>
          <w:szCs w:val="20"/>
        </w:rPr>
        <w:t>Cause:</w:t>
      </w:r>
    </w:p>
    <w:p w14:paraId="3CBD3893" w14:textId="1A15D367" w:rsidR="00110144" w:rsidRPr="003A6BEC" w:rsidRDefault="60EA1934" w:rsidP="5A55D362">
      <w:pPr>
        <w:rPr>
          <w:rFonts w:ascii="Calibri" w:hAnsi="Calibri" w:cs="Calibri"/>
          <w:sz w:val="20"/>
          <w:szCs w:val="20"/>
        </w:rPr>
      </w:pPr>
      <w:r w:rsidRPr="5A55D362">
        <w:rPr>
          <w:rFonts w:ascii="Calibri" w:hAnsi="Calibri" w:cs="Calibri"/>
          <w:sz w:val="20"/>
          <w:szCs w:val="20"/>
        </w:rPr>
        <w:t>No logic exists in report to display pricing strategy, need to add new logic to display new field pricing strategy</w:t>
      </w:r>
    </w:p>
    <w:p w14:paraId="2A8B056F" w14:textId="07C57D4F" w:rsidR="00110144" w:rsidRPr="003A6BEC" w:rsidRDefault="29E04B68" w:rsidP="5A55D362">
      <w:pPr>
        <w:rPr>
          <w:rFonts w:ascii="Calibri" w:hAnsi="Calibri" w:cs="Calibri"/>
          <w:b/>
          <w:bCs/>
          <w:sz w:val="20"/>
          <w:szCs w:val="20"/>
        </w:rPr>
      </w:pPr>
      <w:r w:rsidRPr="5A55D362">
        <w:rPr>
          <w:rFonts w:ascii="Calibri" w:hAnsi="Calibri" w:cs="Calibri"/>
          <w:b/>
          <w:bCs/>
          <w:sz w:val="20"/>
          <w:szCs w:val="20"/>
        </w:rPr>
        <w:t>Resolution:</w:t>
      </w:r>
    </w:p>
    <w:p w14:paraId="678BF18B" w14:textId="663080BE" w:rsidR="00110144" w:rsidRPr="003A6BEC" w:rsidRDefault="2630470D" w:rsidP="5A55D362">
      <w:pPr>
        <w:rPr>
          <w:rFonts w:ascii="Calibri" w:hAnsi="Calibri" w:cs="Calibri"/>
          <w:sz w:val="20"/>
          <w:szCs w:val="20"/>
        </w:rPr>
      </w:pPr>
      <w:r w:rsidRPr="5A55D362">
        <w:rPr>
          <w:rFonts w:ascii="Calibri" w:hAnsi="Calibri" w:cs="Calibri"/>
          <w:sz w:val="20"/>
          <w:szCs w:val="20"/>
        </w:rPr>
        <w:t>Fetch</w:t>
      </w:r>
      <w:r w:rsidR="2457A2C4" w:rsidRPr="5A55D362">
        <w:rPr>
          <w:rFonts w:ascii="Calibri" w:hAnsi="Calibri" w:cs="Calibri"/>
          <w:sz w:val="20"/>
          <w:szCs w:val="20"/>
        </w:rPr>
        <w:t>ed</w:t>
      </w:r>
      <w:r w:rsidRPr="5A55D362">
        <w:rPr>
          <w:rFonts w:ascii="Calibri" w:hAnsi="Calibri" w:cs="Calibri"/>
          <w:sz w:val="20"/>
          <w:szCs w:val="20"/>
        </w:rPr>
        <w:t xml:space="preserve"> fi</w:t>
      </w:r>
      <w:r w:rsidR="7EEC369C" w:rsidRPr="5A55D362">
        <w:rPr>
          <w:rFonts w:ascii="Calibri" w:hAnsi="Calibri" w:cs="Calibri"/>
          <w:sz w:val="20"/>
          <w:szCs w:val="20"/>
        </w:rPr>
        <w:t>el</w:t>
      </w:r>
      <w:r w:rsidRPr="5A55D362">
        <w:rPr>
          <w:rFonts w:ascii="Calibri" w:hAnsi="Calibri" w:cs="Calibri"/>
          <w:sz w:val="20"/>
          <w:szCs w:val="20"/>
        </w:rPr>
        <w:t>d material valuation BWSMR from table KEKO</w:t>
      </w:r>
      <w:r w:rsidR="39C499C9" w:rsidRPr="5A55D362">
        <w:rPr>
          <w:rFonts w:ascii="Calibri" w:hAnsi="Calibri" w:cs="Calibri"/>
          <w:sz w:val="20"/>
          <w:szCs w:val="20"/>
        </w:rPr>
        <w:t xml:space="preserve"> (</w:t>
      </w:r>
      <w:r w:rsidR="21A16D27" w:rsidRPr="5A55D362">
        <w:rPr>
          <w:rFonts w:ascii="Calibri" w:hAnsi="Calibri" w:cs="Calibri"/>
          <w:sz w:val="20"/>
          <w:szCs w:val="20"/>
        </w:rPr>
        <w:t>LT_KEKO_T</w:t>
      </w:r>
      <w:r w:rsidR="39C499C9" w:rsidRPr="5A55D362">
        <w:rPr>
          <w:rFonts w:ascii="Calibri" w:hAnsi="Calibri" w:cs="Calibri"/>
          <w:sz w:val="20"/>
          <w:szCs w:val="20"/>
        </w:rPr>
        <w:t>)</w:t>
      </w:r>
      <w:r w:rsidRPr="5A55D362">
        <w:rPr>
          <w:rFonts w:ascii="Calibri" w:hAnsi="Calibri" w:cs="Calibri"/>
          <w:sz w:val="20"/>
          <w:szCs w:val="20"/>
        </w:rPr>
        <w:t xml:space="preserve"> based on Costing number, Costing type (</w:t>
      </w:r>
      <w:r w:rsidR="32E80A5D" w:rsidRPr="5A55D362">
        <w:rPr>
          <w:rFonts w:ascii="Calibri" w:hAnsi="Calibri" w:cs="Calibri"/>
          <w:sz w:val="20"/>
          <w:szCs w:val="20"/>
        </w:rPr>
        <w:t xml:space="preserve">Costing type must not equal to blank) and Material valuation must not be </w:t>
      </w:r>
      <w:r w:rsidR="14E27979" w:rsidRPr="5A55D362">
        <w:rPr>
          <w:rFonts w:ascii="Calibri" w:hAnsi="Calibri" w:cs="Calibri"/>
          <w:sz w:val="20"/>
          <w:szCs w:val="20"/>
        </w:rPr>
        <w:t>blank.</w:t>
      </w:r>
    </w:p>
    <w:p w14:paraId="25C162D7" w14:textId="4A28D458" w:rsidR="00110144" w:rsidRPr="003A6BEC" w:rsidRDefault="14E27979" w:rsidP="5A55D362">
      <w:r w:rsidRPr="5A55D362">
        <w:rPr>
          <w:rFonts w:ascii="Calibri" w:hAnsi="Calibri" w:cs="Calibri"/>
          <w:sz w:val="20"/>
          <w:szCs w:val="20"/>
        </w:rPr>
        <w:t>Called FM ‘GET_DOMAIN_VALUES’ to get field BWSMR domain values</w:t>
      </w:r>
      <w:r w:rsidR="22259F49" w:rsidRPr="5A55D362">
        <w:rPr>
          <w:rFonts w:ascii="Calibri" w:hAnsi="Calibri" w:cs="Calibri"/>
          <w:sz w:val="20"/>
          <w:szCs w:val="20"/>
        </w:rPr>
        <w:t xml:space="preserve"> ‘LT_DD07V</w:t>
      </w:r>
      <w:r w:rsidRPr="5A55D362">
        <w:rPr>
          <w:rFonts w:ascii="Calibri" w:hAnsi="Calibri" w:cs="Calibri"/>
          <w:sz w:val="20"/>
          <w:szCs w:val="20"/>
        </w:rPr>
        <w:t>.</w:t>
      </w:r>
    </w:p>
    <w:p w14:paraId="17A6D768" w14:textId="69237435" w:rsidR="00110144" w:rsidRPr="003A6BEC" w:rsidRDefault="4589624D" w:rsidP="5A55D362">
      <w:pPr>
        <w:rPr>
          <w:rFonts w:ascii="Calibri" w:hAnsi="Calibri" w:cs="Calibri"/>
          <w:sz w:val="20"/>
          <w:szCs w:val="20"/>
        </w:rPr>
      </w:pPr>
      <w:r w:rsidRPr="5A55D362">
        <w:rPr>
          <w:rFonts w:ascii="Calibri" w:hAnsi="Calibri" w:cs="Calibri"/>
          <w:sz w:val="20"/>
          <w:szCs w:val="20"/>
        </w:rPr>
        <w:t xml:space="preserve">Read material valuation </w:t>
      </w:r>
      <w:r w:rsidR="67980272" w:rsidRPr="5A55D362">
        <w:rPr>
          <w:rFonts w:ascii="Calibri" w:hAnsi="Calibri" w:cs="Calibri"/>
          <w:sz w:val="20"/>
          <w:szCs w:val="20"/>
        </w:rPr>
        <w:t xml:space="preserve">from </w:t>
      </w:r>
      <w:r w:rsidR="08F7BA7B" w:rsidRPr="5A55D362">
        <w:rPr>
          <w:rFonts w:ascii="Calibri" w:hAnsi="Calibri" w:cs="Calibri"/>
          <w:sz w:val="20"/>
          <w:szCs w:val="20"/>
        </w:rPr>
        <w:t xml:space="preserve">‘LT_KEKO_T </w:t>
      </w:r>
      <w:r w:rsidRPr="5A55D362">
        <w:rPr>
          <w:rFonts w:ascii="Calibri" w:hAnsi="Calibri" w:cs="Calibri"/>
          <w:sz w:val="20"/>
          <w:szCs w:val="20"/>
        </w:rPr>
        <w:t>based on material and plant determined from BAPI cost</w:t>
      </w:r>
      <w:r w:rsidR="24DBD4E6" w:rsidRPr="5A55D362">
        <w:rPr>
          <w:rFonts w:ascii="Calibri" w:hAnsi="Calibri" w:cs="Calibri"/>
          <w:sz w:val="20"/>
          <w:szCs w:val="20"/>
        </w:rPr>
        <w:t>ing element.</w:t>
      </w:r>
    </w:p>
    <w:p w14:paraId="087A36D5" w14:textId="4A6E15F6" w:rsidR="00110144" w:rsidRPr="003A6BEC" w:rsidRDefault="42F29E49" w:rsidP="5A55D362">
      <w:pPr>
        <w:rPr>
          <w:rFonts w:ascii="Calibri" w:hAnsi="Calibri" w:cs="Calibri"/>
          <w:sz w:val="20"/>
          <w:szCs w:val="20"/>
        </w:rPr>
      </w:pPr>
      <w:r w:rsidRPr="5A55D362">
        <w:rPr>
          <w:rFonts w:ascii="Calibri" w:hAnsi="Calibri" w:cs="Calibri"/>
          <w:sz w:val="20"/>
          <w:szCs w:val="20"/>
        </w:rPr>
        <w:t xml:space="preserve">Based on material valuation value </w:t>
      </w:r>
      <w:r w:rsidR="0959DCBD" w:rsidRPr="5A55D362">
        <w:rPr>
          <w:rFonts w:ascii="Calibri" w:hAnsi="Calibri" w:cs="Calibri"/>
          <w:sz w:val="20"/>
          <w:szCs w:val="20"/>
        </w:rPr>
        <w:t>fetched respective domain value description from table LT_DD07V.</w:t>
      </w:r>
    </w:p>
    <w:p w14:paraId="40C734E7" w14:textId="0A8CA85E" w:rsidR="00110144" w:rsidRPr="003A6BEC" w:rsidRDefault="4E9F2592" w:rsidP="5A55D362">
      <w:pPr>
        <w:rPr>
          <w:rFonts w:ascii="Calibri" w:hAnsi="Calibri" w:cs="Calibri"/>
          <w:sz w:val="20"/>
          <w:szCs w:val="20"/>
        </w:rPr>
      </w:pPr>
      <w:r w:rsidRPr="5A55D362">
        <w:rPr>
          <w:rFonts w:ascii="Calibri" w:hAnsi="Calibri" w:cs="Calibri"/>
          <w:sz w:val="20"/>
          <w:szCs w:val="20"/>
        </w:rPr>
        <w:t>This description value is displayed on output list field pricing strategy.</w:t>
      </w:r>
    </w:p>
    <w:p w14:paraId="3EDAB7B4" w14:textId="3308E38F" w:rsidR="00110144" w:rsidRPr="003A6BEC" w:rsidRDefault="29E04B68" w:rsidP="5A55D362">
      <w:pPr>
        <w:rPr>
          <w:rFonts w:ascii="Calibri" w:hAnsi="Calibri" w:cs="Calibri"/>
          <w:sz w:val="20"/>
          <w:szCs w:val="20"/>
        </w:rPr>
      </w:pPr>
      <w:r w:rsidRPr="5A55D362">
        <w:rPr>
          <w:rFonts w:ascii="Calibri" w:hAnsi="Calibri" w:cs="Calibri"/>
          <w:sz w:val="20"/>
          <w:szCs w:val="20"/>
        </w:rPr>
        <w:t>End of &lt; PCR034</w:t>
      </w:r>
      <w:r w:rsidR="79E8AD1B" w:rsidRPr="5A55D362">
        <w:rPr>
          <w:rFonts w:ascii="Calibri" w:hAnsi="Calibri" w:cs="Calibri"/>
          <w:sz w:val="20"/>
          <w:szCs w:val="20"/>
        </w:rPr>
        <w:t>981</w:t>
      </w:r>
      <w:r w:rsidRPr="5A55D362">
        <w:rPr>
          <w:rFonts w:ascii="Calibri" w:hAnsi="Calibri" w:cs="Calibri"/>
          <w:sz w:val="20"/>
          <w:szCs w:val="20"/>
        </w:rPr>
        <w:t>&gt;</w:t>
      </w:r>
    </w:p>
    <w:p w14:paraId="3FB9926A" w14:textId="0CF70530" w:rsidR="00110144" w:rsidRPr="003A6BEC" w:rsidRDefault="00110144" w:rsidP="5A55D362">
      <w:pPr>
        <w:rPr>
          <w:rFonts w:ascii="Arial" w:eastAsia="Arial" w:hAnsi="Arial" w:cs="Arial"/>
        </w:rPr>
      </w:pPr>
    </w:p>
    <w:p w14:paraId="202039DB" w14:textId="23316CAE" w:rsidR="00110144" w:rsidRPr="003A6BEC" w:rsidRDefault="29E04B68" w:rsidP="5A55D362">
      <w:pPr>
        <w:pStyle w:val="Heading2"/>
        <w:tabs>
          <w:tab w:val="left" w:pos="90"/>
        </w:tabs>
        <w:ind w:hanging="720"/>
        <w:rPr>
          <w:rFonts w:ascii="Calibri" w:hAnsi="Calibri" w:cs="Calibri"/>
        </w:rPr>
      </w:pPr>
      <w:r w:rsidRPr="5A55D362">
        <w:rPr>
          <w:rFonts w:ascii="Calibri" w:hAnsi="Calibri" w:cs="Calibri"/>
        </w:rPr>
        <w:t xml:space="preserve">Technical Unit test plan: </w:t>
      </w:r>
    </w:p>
    <w:tbl>
      <w:tblPr>
        <w:tblW w:w="0" w:type="auto"/>
        <w:tblLayout w:type="fixed"/>
        <w:tblLook w:val="04A0" w:firstRow="1" w:lastRow="0" w:firstColumn="1" w:lastColumn="0" w:noHBand="0" w:noVBand="1"/>
      </w:tblPr>
      <w:tblGrid>
        <w:gridCol w:w="405"/>
        <w:gridCol w:w="1695"/>
        <w:gridCol w:w="1650"/>
        <w:gridCol w:w="1470"/>
        <w:gridCol w:w="1470"/>
        <w:gridCol w:w="2610"/>
      </w:tblGrid>
      <w:tr w:rsidR="5A55D362" w14:paraId="32197DEB" w14:textId="77777777" w:rsidTr="5A55D362">
        <w:trPr>
          <w:trHeight w:val="300"/>
        </w:trPr>
        <w:tc>
          <w:tcPr>
            <w:tcW w:w="405" w:type="dxa"/>
            <w:tcBorders>
              <w:top w:val="single" w:sz="6" w:space="0" w:color="auto"/>
              <w:left w:val="single" w:sz="6" w:space="0" w:color="auto"/>
              <w:bottom w:val="single" w:sz="6" w:space="0" w:color="auto"/>
              <w:right w:val="single" w:sz="6" w:space="0" w:color="auto"/>
            </w:tcBorders>
            <w:shd w:val="clear" w:color="auto" w:fill="FFFFFF" w:themeFill="background1"/>
          </w:tcPr>
          <w:p w14:paraId="100081FD" w14:textId="72BDD8AE"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ID</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Pr>
          <w:p w14:paraId="75E99AB5" w14:textId="42FC40DD"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Test Scenario</w:t>
            </w:r>
          </w:p>
        </w:tc>
        <w:tc>
          <w:tcPr>
            <w:tcW w:w="1650" w:type="dxa"/>
            <w:tcBorders>
              <w:top w:val="single" w:sz="6" w:space="0" w:color="auto"/>
              <w:left w:val="single" w:sz="6" w:space="0" w:color="auto"/>
              <w:bottom w:val="single" w:sz="6" w:space="0" w:color="auto"/>
              <w:right w:val="single" w:sz="6" w:space="0" w:color="auto"/>
            </w:tcBorders>
            <w:shd w:val="clear" w:color="auto" w:fill="FFFFFF" w:themeFill="background1"/>
          </w:tcPr>
          <w:p w14:paraId="70AC852B" w14:textId="222DDEFC"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Expected Results</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6EA730A1" w14:textId="5930B678"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Test System</w:t>
            </w:r>
          </w:p>
          <w:p w14:paraId="1103AB00" w14:textId="181757B2"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/Environment</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7B2B0" w14:textId="4CCFE901"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Documents used for testing in Dev/QA</w:t>
            </w:r>
          </w:p>
        </w:tc>
        <w:tc>
          <w:tcPr>
            <w:tcW w:w="2610" w:type="dxa"/>
            <w:tcBorders>
              <w:top w:val="single" w:sz="6" w:space="0" w:color="auto"/>
              <w:left w:val="single" w:sz="6" w:space="0" w:color="auto"/>
              <w:bottom w:val="single" w:sz="6" w:space="0" w:color="auto"/>
              <w:right w:val="single" w:sz="6" w:space="0" w:color="auto"/>
            </w:tcBorders>
            <w:shd w:val="clear" w:color="auto" w:fill="FFFFFF" w:themeFill="background1"/>
          </w:tcPr>
          <w:p w14:paraId="7989DE32" w14:textId="6DC13396"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b/>
                <w:bCs/>
                <w:color w:val="000000" w:themeColor="text1"/>
                <w:sz w:val="20"/>
              </w:rPr>
              <w:t>Comments</w:t>
            </w:r>
          </w:p>
        </w:tc>
      </w:tr>
      <w:tr w:rsidR="5A55D362" w14:paraId="5358C7A5" w14:textId="77777777" w:rsidTr="5A55D362">
        <w:trPr>
          <w:trHeight w:val="300"/>
        </w:trPr>
        <w:tc>
          <w:tcPr>
            <w:tcW w:w="405" w:type="dxa"/>
            <w:tcBorders>
              <w:top w:val="single" w:sz="6" w:space="0" w:color="auto"/>
              <w:left w:val="single" w:sz="6" w:space="0" w:color="auto"/>
              <w:bottom w:val="single" w:sz="6" w:space="0" w:color="auto"/>
              <w:right w:val="single" w:sz="6" w:space="0" w:color="auto"/>
            </w:tcBorders>
          </w:tcPr>
          <w:p w14:paraId="48A11422" w14:textId="6C7A7CEA" w:rsidR="5A55D362" w:rsidRDefault="5A55D362" w:rsidP="5A55D362">
            <w:pPr>
              <w:pStyle w:val="TableText"/>
              <w:rPr>
                <w:rFonts w:ascii="Calibri" w:eastAsia="Calibri" w:hAnsi="Calibri" w:cs="Calibri"/>
                <w:color w:val="000000" w:themeColor="text1"/>
                <w:szCs w:val="18"/>
              </w:rPr>
            </w:pPr>
            <w:r w:rsidRPr="5A55D362">
              <w:rPr>
                <w:rFonts w:ascii="Calibri" w:eastAsia="Calibri" w:hAnsi="Calibri" w:cs="Calibri"/>
                <w:color w:val="000000" w:themeColor="text1"/>
                <w:szCs w:val="18"/>
              </w:rPr>
              <w:t>1</w:t>
            </w:r>
          </w:p>
        </w:tc>
        <w:tc>
          <w:tcPr>
            <w:tcW w:w="1695" w:type="dxa"/>
            <w:tcBorders>
              <w:top w:val="single" w:sz="6" w:space="0" w:color="auto"/>
              <w:left w:val="single" w:sz="6" w:space="0" w:color="auto"/>
              <w:bottom w:val="single" w:sz="6" w:space="0" w:color="auto"/>
              <w:right w:val="single" w:sz="6" w:space="0" w:color="auto"/>
            </w:tcBorders>
          </w:tcPr>
          <w:p w14:paraId="12D4DBA2" w14:textId="6AD7F2E4" w:rsidR="2AB7306C" w:rsidRDefault="2AB7306C" w:rsidP="5A55D362">
            <w:pPr>
              <w:jc w:val="both"/>
              <w:rPr>
                <w:rFonts w:ascii="Calibri" w:hAnsi="Calibri" w:cs="Calibri"/>
                <w:color w:val="000000" w:themeColor="text1"/>
                <w:sz w:val="22"/>
                <w:szCs w:val="22"/>
              </w:rPr>
            </w:pPr>
            <w:r w:rsidRPr="5A55D362">
              <w:rPr>
                <w:rFonts w:ascii="Calibri" w:hAnsi="Calibri" w:cs="Calibri"/>
                <w:color w:val="000000" w:themeColor="text1"/>
                <w:sz w:val="22"/>
                <w:szCs w:val="22"/>
              </w:rPr>
              <w:t>Company code</w:t>
            </w:r>
          </w:p>
          <w:p w14:paraId="35CB8C26" w14:textId="5CE9BA1C" w:rsidR="2AB7306C" w:rsidRDefault="2AB7306C" w:rsidP="5A55D362">
            <w:pPr>
              <w:jc w:val="both"/>
              <w:rPr>
                <w:rFonts w:ascii="Calibri" w:hAnsi="Calibri" w:cs="Calibri"/>
                <w:color w:val="000000" w:themeColor="text1"/>
                <w:sz w:val="22"/>
                <w:szCs w:val="22"/>
              </w:rPr>
            </w:pPr>
            <w:r w:rsidRPr="5A55D362">
              <w:rPr>
                <w:rFonts w:ascii="Calibri" w:hAnsi="Calibri" w:cs="Calibri"/>
                <w:color w:val="000000" w:themeColor="text1"/>
                <w:sz w:val="22"/>
                <w:szCs w:val="22"/>
              </w:rPr>
              <w:t>Sales Org</w:t>
            </w:r>
          </w:p>
          <w:p w14:paraId="6BDFC317" w14:textId="5E6FD77B" w:rsidR="2AB7306C" w:rsidRDefault="2AB7306C" w:rsidP="5A55D362">
            <w:pPr>
              <w:jc w:val="both"/>
              <w:rPr>
                <w:rFonts w:ascii="Calibri" w:hAnsi="Calibri" w:cs="Calibri"/>
                <w:color w:val="000000" w:themeColor="text1"/>
                <w:sz w:val="22"/>
                <w:szCs w:val="22"/>
              </w:rPr>
            </w:pPr>
            <w:r w:rsidRPr="5A55D362">
              <w:rPr>
                <w:rFonts w:ascii="Calibri" w:hAnsi="Calibri" w:cs="Calibri"/>
                <w:color w:val="000000" w:themeColor="text1"/>
                <w:sz w:val="22"/>
                <w:szCs w:val="22"/>
              </w:rPr>
              <w:t>Sales Document Type</w:t>
            </w:r>
          </w:p>
          <w:p w14:paraId="38ADFC98" w14:textId="1C256589" w:rsidR="2AB7306C" w:rsidRDefault="2AB7306C" w:rsidP="5A55D362">
            <w:pPr>
              <w:jc w:val="both"/>
              <w:rPr>
                <w:rFonts w:ascii="Calibri" w:hAnsi="Calibri" w:cs="Calibri"/>
                <w:color w:val="000000" w:themeColor="text1"/>
                <w:sz w:val="22"/>
                <w:szCs w:val="22"/>
              </w:rPr>
            </w:pPr>
            <w:r w:rsidRPr="5A55D362">
              <w:rPr>
                <w:rFonts w:ascii="Calibri" w:hAnsi="Calibri" w:cs="Calibri"/>
                <w:color w:val="000000" w:themeColor="text1"/>
                <w:sz w:val="22"/>
                <w:szCs w:val="22"/>
              </w:rPr>
              <w:t>Sales Document</w:t>
            </w:r>
          </w:p>
        </w:tc>
        <w:tc>
          <w:tcPr>
            <w:tcW w:w="1650" w:type="dxa"/>
            <w:tcBorders>
              <w:top w:val="single" w:sz="6" w:space="0" w:color="auto"/>
              <w:left w:val="single" w:sz="6" w:space="0" w:color="auto"/>
              <w:bottom w:val="single" w:sz="6" w:space="0" w:color="auto"/>
              <w:right w:val="single" w:sz="6" w:space="0" w:color="auto"/>
            </w:tcBorders>
          </w:tcPr>
          <w:p w14:paraId="2FB92B19" w14:textId="404575D3" w:rsidR="5A55D362" w:rsidRDefault="5A55D362" w:rsidP="5A55D362">
            <w:pPr>
              <w:jc w:val="both"/>
              <w:rPr>
                <w:rFonts w:ascii="Calibri" w:hAnsi="Calibri" w:cs="Calibri"/>
                <w:color w:val="000000" w:themeColor="text1"/>
                <w:sz w:val="22"/>
                <w:szCs w:val="22"/>
              </w:rPr>
            </w:pPr>
            <w:r w:rsidRPr="5A55D362">
              <w:rPr>
                <w:rFonts w:ascii="Calibri" w:hAnsi="Calibri" w:cs="Calibri"/>
                <w:color w:val="000000" w:themeColor="text1"/>
                <w:sz w:val="22"/>
                <w:szCs w:val="22"/>
              </w:rPr>
              <w:t>Successful</w:t>
            </w:r>
          </w:p>
        </w:tc>
        <w:tc>
          <w:tcPr>
            <w:tcW w:w="1470" w:type="dxa"/>
            <w:tcBorders>
              <w:top w:val="single" w:sz="6" w:space="0" w:color="auto"/>
              <w:left w:val="single" w:sz="6" w:space="0" w:color="auto"/>
              <w:bottom w:val="single" w:sz="6" w:space="0" w:color="auto"/>
              <w:right w:val="single" w:sz="6" w:space="0" w:color="auto"/>
            </w:tcBorders>
          </w:tcPr>
          <w:p w14:paraId="4929DD44" w14:textId="3DAD22A7" w:rsidR="5A55D362" w:rsidRDefault="5A55D362" w:rsidP="5A55D362">
            <w:pPr>
              <w:rPr>
                <w:rFonts w:ascii="Calibri" w:hAnsi="Calibri" w:cs="Calibri"/>
                <w:color w:val="000000" w:themeColor="text1"/>
                <w:sz w:val="22"/>
                <w:szCs w:val="22"/>
              </w:rPr>
            </w:pPr>
            <w:r w:rsidRPr="5A55D362">
              <w:rPr>
                <w:rFonts w:ascii="Calibri" w:hAnsi="Calibri" w:cs="Calibri"/>
                <w:color w:val="000000" w:themeColor="text1"/>
                <w:sz w:val="22"/>
                <w:szCs w:val="22"/>
              </w:rPr>
              <w:t>D08</w:t>
            </w:r>
          </w:p>
        </w:tc>
        <w:tc>
          <w:tcPr>
            <w:tcW w:w="1470" w:type="dxa"/>
            <w:tcBorders>
              <w:top w:val="single" w:sz="6" w:space="0" w:color="auto"/>
              <w:left w:val="single" w:sz="6" w:space="0" w:color="auto"/>
              <w:bottom w:val="single" w:sz="6" w:space="0" w:color="auto"/>
              <w:right w:val="single" w:sz="6" w:space="0" w:color="auto"/>
            </w:tcBorders>
          </w:tcPr>
          <w:p w14:paraId="340F48EB" w14:textId="53D100A2" w:rsidR="5A55D362" w:rsidRDefault="5A55D362" w:rsidP="5A55D362">
            <w:pPr>
              <w:rPr>
                <w:rFonts w:ascii="Calibri" w:hAnsi="Calibri" w:cs="Calibri"/>
                <w:color w:val="000000" w:themeColor="text1"/>
                <w:sz w:val="22"/>
                <w:szCs w:val="22"/>
              </w:rPr>
            </w:pPr>
            <w:r w:rsidRPr="5A55D362">
              <w:rPr>
                <w:rFonts w:ascii="Calibri" w:hAnsi="Calibri" w:cs="Calibri"/>
                <w:color w:val="000000" w:themeColor="text1"/>
                <w:sz w:val="22"/>
                <w:szCs w:val="22"/>
              </w:rPr>
              <w:t>DEV</w:t>
            </w:r>
          </w:p>
        </w:tc>
        <w:tc>
          <w:tcPr>
            <w:tcW w:w="2610" w:type="dxa"/>
            <w:tcBorders>
              <w:top w:val="single" w:sz="6" w:space="0" w:color="auto"/>
              <w:left w:val="single" w:sz="6" w:space="0" w:color="auto"/>
              <w:bottom w:val="single" w:sz="6" w:space="0" w:color="auto"/>
              <w:right w:val="single" w:sz="6" w:space="0" w:color="auto"/>
            </w:tcBorders>
          </w:tcPr>
          <w:p w14:paraId="6B35D9BF" w14:textId="36EAABD1" w:rsidR="5A55D362" w:rsidRDefault="5A55D362" w:rsidP="5A55D362">
            <w:pPr>
              <w:rPr>
                <w:rFonts w:ascii="Calibri" w:hAnsi="Calibri" w:cs="Calibri"/>
                <w:color w:val="000000" w:themeColor="text1"/>
                <w:sz w:val="22"/>
                <w:szCs w:val="22"/>
              </w:rPr>
            </w:pPr>
          </w:p>
        </w:tc>
      </w:tr>
      <w:tr w:rsidR="5A55D362" w14:paraId="6E5C78C4" w14:textId="77777777" w:rsidTr="5A55D362">
        <w:trPr>
          <w:trHeight w:val="300"/>
        </w:trPr>
        <w:tc>
          <w:tcPr>
            <w:tcW w:w="405" w:type="dxa"/>
            <w:tcBorders>
              <w:top w:val="single" w:sz="6" w:space="0" w:color="auto"/>
              <w:left w:val="single" w:sz="6" w:space="0" w:color="auto"/>
              <w:bottom w:val="single" w:sz="6" w:space="0" w:color="auto"/>
              <w:right w:val="single" w:sz="6" w:space="0" w:color="auto"/>
            </w:tcBorders>
            <w:shd w:val="clear" w:color="auto" w:fill="FFFFFF" w:themeFill="background1"/>
          </w:tcPr>
          <w:p w14:paraId="4131520B" w14:textId="2BC4828B"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color w:val="000000" w:themeColor="text1"/>
                <w:sz w:val="20"/>
              </w:rPr>
              <w:t>2</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Pr>
          <w:p w14:paraId="28011D4D" w14:textId="77D1793E" w:rsidR="5A55D362" w:rsidRDefault="5A55D362" w:rsidP="5A55D362">
            <w:pPr>
              <w:jc w:val="both"/>
              <w:rPr>
                <w:rFonts w:ascii="Calibri" w:hAnsi="Calibri" w:cs="Calibri"/>
                <w:color w:val="000000" w:themeColor="text1"/>
                <w:sz w:val="22"/>
                <w:szCs w:val="22"/>
              </w:rPr>
            </w:pPr>
          </w:p>
        </w:tc>
        <w:tc>
          <w:tcPr>
            <w:tcW w:w="1650" w:type="dxa"/>
            <w:tcBorders>
              <w:top w:val="single" w:sz="6" w:space="0" w:color="auto"/>
              <w:left w:val="single" w:sz="6" w:space="0" w:color="auto"/>
              <w:bottom w:val="single" w:sz="6" w:space="0" w:color="auto"/>
              <w:right w:val="single" w:sz="6" w:space="0" w:color="auto"/>
            </w:tcBorders>
            <w:shd w:val="clear" w:color="auto" w:fill="FFFFFF" w:themeFill="background1"/>
          </w:tcPr>
          <w:p w14:paraId="002829C7" w14:textId="2CB1C5E3" w:rsidR="5A55D362" w:rsidRDefault="5A55D362" w:rsidP="5A55D362">
            <w:pPr>
              <w:jc w:val="both"/>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49584939" w14:textId="31A90D88" w:rsidR="5A55D362" w:rsidRDefault="5A55D362" w:rsidP="5A55D362">
            <w:pPr>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29B03B88" w14:textId="535EC5AA" w:rsidR="5A55D362" w:rsidRDefault="5A55D362" w:rsidP="5A55D362">
            <w:pPr>
              <w:rPr>
                <w:rFonts w:ascii="Calibri" w:hAnsi="Calibri" w:cs="Calibri"/>
                <w:color w:val="000000" w:themeColor="text1"/>
                <w:sz w:val="22"/>
                <w:szCs w:val="22"/>
              </w:rPr>
            </w:pPr>
          </w:p>
        </w:tc>
        <w:tc>
          <w:tcPr>
            <w:tcW w:w="2610" w:type="dxa"/>
            <w:tcBorders>
              <w:top w:val="single" w:sz="6" w:space="0" w:color="auto"/>
              <w:left w:val="single" w:sz="6" w:space="0" w:color="auto"/>
              <w:bottom w:val="single" w:sz="6" w:space="0" w:color="auto"/>
              <w:right w:val="single" w:sz="6" w:space="0" w:color="auto"/>
            </w:tcBorders>
            <w:shd w:val="clear" w:color="auto" w:fill="FFFFFF" w:themeFill="background1"/>
          </w:tcPr>
          <w:p w14:paraId="73236004" w14:textId="641C173E" w:rsidR="5A55D362" w:rsidRDefault="5A55D362" w:rsidP="5A55D362">
            <w:pPr>
              <w:rPr>
                <w:rFonts w:ascii="Calibri" w:hAnsi="Calibri" w:cs="Calibri"/>
                <w:color w:val="000000" w:themeColor="text1"/>
                <w:sz w:val="22"/>
                <w:szCs w:val="22"/>
              </w:rPr>
            </w:pPr>
          </w:p>
        </w:tc>
      </w:tr>
      <w:tr w:rsidR="5A55D362" w14:paraId="7A46B5C3" w14:textId="77777777" w:rsidTr="5A55D362">
        <w:trPr>
          <w:trHeight w:val="300"/>
        </w:trPr>
        <w:tc>
          <w:tcPr>
            <w:tcW w:w="405" w:type="dxa"/>
            <w:tcBorders>
              <w:top w:val="single" w:sz="6" w:space="0" w:color="auto"/>
              <w:left w:val="single" w:sz="6" w:space="0" w:color="auto"/>
              <w:bottom w:val="single" w:sz="6" w:space="0" w:color="auto"/>
              <w:right w:val="single" w:sz="6" w:space="0" w:color="auto"/>
            </w:tcBorders>
            <w:shd w:val="clear" w:color="auto" w:fill="FFFFFF" w:themeFill="background1"/>
          </w:tcPr>
          <w:p w14:paraId="7FBC6ABC" w14:textId="770981CC"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color w:val="000000" w:themeColor="text1"/>
                <w:sz w:val="20"/>
              </w:rPr>
              <w:t>3</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Pr>
          <w:p w14:paraId="5A8E0E7C" w14:textId="6176C25A" w:rsidR="5A55D362" w:rsidRDefault="5A55D362" w:rsidP="5A55D362">
            <w:pPr>
              <w:spacing w:before="40" w:after="20"/>
              <w:jc w:val="both"/>
              <w:rPr>
                <w:rFonts w:ascii="Calibri" w:hAnsi="Calibri" w:cs="Calibri"/>
                <w:color w:val="000000" w:themeColor="text1"/>
                <w:sz w:val="22"/>
                <w:szCs w:val="22"/>
              </w:rPr>
            </w:pPr>
          </w:p>
        </w:tc>
        <w:tc>
          <w:tcPr>
            <w:tcW w:w="1650" w:type="dxa"/>
            <w:tcBorders>
              <w:top w:val="single" w:sz="6" w:space="0" w:color="auto"/>
              <w:left w:val="single" w:sz="6" w:space="0" w:color="auto"/>
              <w:bottom w:val="single" w:sz="6" w:space="0" w:color="auto"/>
              <w:right w:val="single" w:sz="6" w:space="0" w:color="auto"/>
            </w:tcBorders>
            <w:shd w:val="clear" w:color="auto" w:fill="FFFFFF" w:themeFill="background1"/>
          </w:tcPr>
          <w:p w14:paraId="5B7E2F26" w14:textId="61FC2E4C" w:rsidR="5A55D362" w:rsidRDefault="5A55D362" w:rsidP="5A55D362">
            <w:pPr>
              <w:spacing w:before="40" w:after="20"/>
              <w:jc w:val="both"/>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27EDC85D" w14:textId="3624010E" w:rsidR="5A55D362" w:rsidRDefault="5A55D362" w:rsidP="5A55D362">
            <w:pPr>
              <w:spacing w:before="40" w:after="20"/>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3200065C" w14:textId="380E6D06" w:rsidR="5A55D362" w:rsidRDefault="5A55D362" w:rsidP="5A55D362">
            <w:pPr>
              <w:spacing w:before="40" w:after="20"/>
              <w:rPr>
                <w:rFonts w:ascii="Calibri" w:hAnsi="Calibri" w:cs="Calibri"/>
                <w:color w:val="000000" w:themeColor="text1"/>
                <w:sz w:val="22"/>
                <w:szCs w:val="22"/>
              </w:rPr>
            </w:pPr>
          </w:p>
        </w:tc>
        <w:tc>
          <w:tcPr>
            <w:tcW w:w="2610" w:type="dxa"/>
            <w:tcBorders>
              <w:top w:val="single" w:sz="6" w:space="0" w:color="auto"/>
              <w:left w:val="single" w:sz="6" w:space="0" w:color="auto"/>
              <w:bottom w:val="single" w:sz="6" w:space="0" w:color="auto"/>
              <w:right w:val="single" w:sz="6" w:space="0" w:color="auto"/>
            </w:tcBorders>
            <w:shd w:val="clear" w:color="auto" w:fill="FFFFFF" w:themeFill="background1"/>
          </w:tcPr>
          <w:p w14:paraId="66C025ED" w14:textId="0DB7C0FA" w:rsidR="5A55D362" w:rsidRDefault="5A55D362" w:rsidP="5A55D362">
            <w:pPr>
              <w:spacing w:before="40" w:after="20"/>
              <w:rPr>
                <w:rFonts w:ascii="Calibri" w:hAnsi="Calibri" w:cs="Calibri"/>
                <w:color w:val="000000" w:themeColor="text1"/>
                <w:sz w:val="22"/>
                <w:szCs w:val="22"/>
              </w:rPr>
            </w:pPr>
          </w:p>
        </w:tc>
      </w:tr>
      <w:tr w:rsidR="5A55D362" w14:paraId="2CD730E4" w14:textId="77777777" w:rsidTr="5A55D362">
        <w:trPr>
          <w:trHeight w:val="300"/>
        </w:trPr>
        <w:tc>
          <w:tcPr>
            <w:tcW w:w="405" w:type="dxa"/>
            <w:tcBorders>
              <w:top w:val="single" w:sz="6" w:space="0" w:color="auto"/>
              <w:left w:val="single" w:sz="6" w:space="0" w:color="auto"/>
              <w:bottom w:val="single" w:sz="6" w:space="0" w:color="auto"/>
              <w:right w:val="single" w:sz="6" w:space="0" w:color="auto"/>
            </w:tcBorders>
            <w:shd w:val="clear" w:color="auto" w:fill="FFFFFF" w:themeFill="background1"/>
          </w:tcPr>
          <w:p w14:paraId="475B3BC8" w14:textId="1893A398" w:rsidR="5A55D362" w:rsidRDefault="5A55D362" w:rsidP="5A55D362">
            <w:pPr>
              <w:pStyle w:val="TableText"/>
              <w:rPr>
                <w:rFonts w:ascii="Calibri" w:eastAsia="Calibri" w:hAnsi="Calibri" w:cs="Calibri"/>
                <w:color w:val="000000" w:themeColor="text1"/>
                <w:sz w:val="20"/>
              </w:rPr>
            </w:pPr>
            <w:r w:rsidRPr="5A55D362">
              <w:rPr>
                <w:rFonts w:ascii="Calibri" w:eastAsia="Calibri" w:hAnsi="Calibri" w:cs="Calibri"/>
                <w:color w:val="000000" w:themeColor="text1"/>
                <w:sz w:val="20"/>
              </w:rPr>
              <w:t>4</w:t>
            </w:r>
          </w:p>
        </w:tc>
        <w:tc>
          <w:tcPr>
            <w:tcW w:w="1695" w:type="dxa"/>
            <w:tcBorders>
              <w:top w:val="single" w:sz="6" w:space="0" w:color="auto"/>
              <w:left w:val="single" w:sz="6" w:space="0" w:color="auto"/>
              <w:bottom w:val="single" w:sz="6" w:space="0" w:color="auto"/>
              <w:right w:val="single" w:sz="6" w:space="0" w:color="auto"/>
            </w:tcBorders>
            <w:shd w:val="clear" w:color="auto" w:fill="FFFFFF" w:themeFill="background1"/>
          </w:tcPr>
          <w:p w14:paraId="755CB044" w14:textId="06FB174D" w:rsidR="5A55D362" w:rsidRDefault="5A55D362" w:rsidP="5A55D362">
            <w:pPr>
              <w:jc w:val="both"/>
              <w:rPr>
                <w:rFonts w:ascii="Calibri" w:hAnsi="Calibri" w:cs="Calibri"/>
                <w:color w:val="000000" w:themeColor="text1"/>
                <w:sz w:val="22"/>
                <w:szCs w:val="22"/>
              </w:rPr>
            </w:pPr>
          </w:p>
        </w:tc>
        <w:tc>
          <w:tcPr>
            <w:tcW w:w="1650" w:type="dxa"/>
            <w:tcBorders>
              <w:top w:val="single" w:sz="6" w:space="0" w:color="auto"/>
              <w:left w:val="single" w:sz="6" w:space="0" w:color="auto"/>
              <w:bottom w:val="single" w:sz="6" w:space="0" w:color="auto"/>
              <w:right w:val="single" w:sz="6" w:space="0" w:color="auto"/>
            </w:tcBorders>
            <w:shd w:val="clear" w:color="auto" w:fill="FFFFFF" w:themeFill="background1"/>
          </w:tcPr>
          <w:p w14:paraId="02F3B454" w14:textId="03206E4C" w:rsidR="5A55D362" w:rsidRDefault="5A55D362" w:rsidP="5A55D362">
            <w:pPr>
              <w:spacing w:before="40" w:after="20"/>
              <w:jc w:val="both"/>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7F746CC8" w14:textId="717E04EC" w:rsidR="5A55D362" w:rsidRDefault="5A55D362" w:rsidP="5A55D362">
            <w:pPr>
              <w:spacing w:before="40" w:after="20"/>
              <w:rPr>
                <w:rFonts w:ascii="Calibri" w:hAnsi="Calibri" w:cs="Calibri"/>
                <w:color w:val="000000" w:themeColor="text1"/>
                <w:sz w:val="2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Pr>
          <w:p w14:paraId="4D7776B6" w14:textId="1695CB74" w:rsidR="5A55D362" w:rsidRDefault="5A55D362" w:rsidP="5A55D362">
            <w:pPr>
              <w:spacing w:before="40" w:after="20"/>
              <w:rPr>
                <w:rFonts w:ascii="Calibri" w:hAnsi="Calibri" w:cs="Calibri"/>
                <w:color w:val="000000" w:themeColor="text1"/>
                <w:sz w:val="22"/>
                <w:szCs w:val="22"/>
              </w:rPr>
            </w:pPr>
          </w:p>
        </w:tc>
        <w:tc>
          <w:tcPr>
            <w:tcW w:w="2610" w:type="dxa"/>
            <w:tcBorders>
              <w:top w:val="single" w:sz="6" w:space="0" w:color="auto"/>
              <w:left w:val="single" w:sz="6" w:space="0" w:color="auto"/>
              <w:bottom w:val="single" w:sz="6" w:space="0" w:color="auto"/>
              <w:right w:val="single" w:sz="6" w:space="0" w:color="auto"/>
            </w:tcBorders>
            <w:shd w:val="clear" w:color="auto" w:fill="FFFFFF" w:themeFill="background1"/>
          </w:tcPr>
          <w:p w14:paraId="0A398B6D" w14:textId="6847FD9E" w:rsidR="5A55D362" w:rsidRDefault="5A55D362" w:rsidP="5A55D362">
            <w:pPr>
              <w:spacing w:before="40" w:after="20"/>
              <w:rPr>
                <w:rFonts w:ascii="Calibri" w:hAnsi="Calibri" w:cs="Calibri"/>
                <w:color w:val="000000" w:themeColor="text1"/>
                <w:sz w:val="22"/>
                <w:szCs w:val="22"/>
              </w:rPr>
            </w:pPr>
          </w:p>
        </w:tc>
      </w:tr>
    </w:tbl>
    <w:p w14:paraId="05552981" w14:textId="22118161" w:rsidR="00110144" w:rsidRPr="003A6BEC" w:rsidRDefault="00110144" w:rsidP="5A55D362">
      <w:pPr>
        <w:spacing w:after="200"/>
        <w:rPr>
          <w:rFonts w:ascii="Calibri" w:hAnsi="Calibri" w:cs="Calibri"/>
        </w:rPr>
      </w:pPr>
    </w:p>
    <w:p w14:paraId="3610264D" w14:textId="227EEED6" w:rsidR="00110144" w:rsidRPr="003A6BEC" w:rsidRDefault="00110144" w:rsidP="5A55D362">
      <w:pPr>
        <w:spacing w:after="200"/>
        <w:rPr>
          <w:rFonts w:ascii="Arial" w:eastAsia="Arial" w:hAnsi="Arial" w:cs="Arial"/>
        </w:rPr>
      </w:pPr>
    </w:p>
    <w:p w14:paraId="67525D00" w14:textId="50B6A827" w:rsidR="00110144" w:rsidRPr="003A6BEC" w:rsidRDefault="00110144" w:rsidP="5A55D362"/>
    <w:sectPr w:rsidR="00110144" w:rsidRPr="003A6BEC" w:rsidSect="0074518E">
      <w:footerReference w:type="default" r:id="rId39"/>
      <w:pgSz w:w="12240" w:h="15840" w:code="1"/>
      <w:pgMar w:top="1728"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3ABE7" w14:textId="77777777" w:rsidR="00AA6577" w:rsidRDefault="00AA6577">
      <w:r>
        <w:separator/>
      </w:r>
    </w:p>
  </w:endnote>
  <w:endnote w:type="continuationSeparator" w:id="0">
    <w:p w14:paraId="08922C3D" w14:textId="77777777" w:rsidR="00AA6577" w:rsidRDefault="00AA6577">
      <w:r>
        <w:continuationSeparator/>
      </w:r>
    </w:p>
  </w:endnote>
  <w:endnote w:type="continuationNotice" w:id="1">
    <w:p w14:paraId="2B5B4D93" w14:textId="77777777" w:rsidR="00AA6577" w:rsidRDefault="00AA65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monospaced for SAP">
    <w:panose1 w:val="020B06090202020302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Helv">
    <w:altName w:val="Arial"/>
    <w:panose1 w:val="020B0604020202030204"/>
    <w:charset w:val="00"/>
    <w:family w:val="swiss"/>
    <w:notTrueType/>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3EDED" w14:textId="77777777" w:rsidR="004A1C2C" w:rsidRDefault="004A1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21D1F8" w14:textId="77777777" w:rsidR="004A1C2C" w:rsidRPr="00AF7A9E" w:rsidRDefault="004A1C2C" w:rsidP="003C0F1C">
    <w:pPr>
      <w:pStyle w:val="Footer"/>
      <w:pBdr>
        <w:top w:val="single" w:sz="4" w:space="1" w:color="auto"/>
      </w:pBdr>
      <w:tabs>
        <w:tab w:val="clear" w:pos="4320"/>
        <w:tab w:val="clear" w:pos="8640"/>
        <w:tab w:val="center" w:pos="4680"/>
        <w:tab w:val="right" w:pos="9360"/>
      </w:tabs>
      <w:rPr>
        <w:rFonts w:ascii="Tahoma" w:hAnsi="Tahoma" w:cs="Tahoma"/>
        <w:b/>
        <w:sz w:val="20"/>
      </w:rPr>
    </w:pPr>
    <w:r w:rsidRPr="003C0F1C">
      <w:rPr>
        <w:rFonts w:ascii="Tahoma" w:hAnsi="Tahoma" w:cs="Tahoma"/>
        <w:b/>
        <w:bCs/>
        <w:sz w:val="20"/>
      </w:rPr>
      <w:t>AMAT Document Template - &lt;</w:t>
    </w:r>
    <w:r>
      <w:rPr>
        <w:rFonts w:ascii="Tahoma" w:hAnsi="Tahoma" w:cs="Tahoma"/>
        <w:b/>
        <w:bCs/>
        <w:sz w:val="20"/>
      </w:rPr>
      <w:t>CIP project</w:t>
    </w:r>
    <w:r w:rsidRPr="003C0F1C">
      <w:rPr>
        <w:rFonts w:ascii="Tahoma" w:hAnsi="Tahoma" w:cs="Tahoma"/>
        <w:b/>
        <w:bCs/>
        <w:sz w:val="20"/>
      </w:rPr>
      <w:t>&gt;</w:t>
    </w:r>
    <w:r>
      <w:rPr>
        <w:rFonts w:ascii="Tahoma" w:hAnsi="Tahoma" w:cs="Tahoma"/>
        <w:b/>
        <w:bCs/>
        <w:sz w:val="20"/>
      </w:rPr>
      <w:tab/>
    </w:r>
    <w:r w:rsidRPr="00AF7A9E">
      <w:rPr>
        <w:rFonts w:ascii="Tahoma" w:hAnsi="Tahoma" w:cs="Tahoma"/>
        <w:b/>
        <w:sz w:val="20"/>
      </w:rPr>
      <w:tab/>
      <w:t xml:space="preserve">Page </w:t>
    </w:r>
    <w:r w:rsidRPr="00AF7A9E">
      <w:rPr>
        <w:rStyle w:val="PageNumber"/>
        <w:rFonts w:ascii="Tahoma" w:hAnsi="Tahoma" w:cs="Tahoma"/>
        <w:b/>
        <w:sz w:val="20"/>
      </w:rPr>
      <w:fldChar w:fldCharType="begin"/>
    </w:r>
    <w:r w:rsidRPr="00AF7A9E">
      <w:rPr>
        <w:rStyle w:val="PageNumber"/>
        <w:rFonts w:ascii="Tahoma" w:hAnsi="Tahoma" w:cs="Tahoma"/>
        <w:b/>
        <w:sz w:val="20"/>
      </w:rPr>
      <w:instrText xml:space="preserve"> PAGE </w:instrText>
    </w:r>
    <w:r w:rsidRPr="00AF7A9E">
      <w:rPr>
        <w:rStyle w:val="PageNumber"/>
        <w:rFonts w:ascii="Tahoma" w:hAnsi="Tahoma" w:cs="Tahoma"/>
        <w:b/>
        <w:sz w:val="20"/>
      </w:rPr>
      <w:fldChar w:fldCharType="separate"/>
    </w:r>
    <w:r>
      <w:rPr>
        <w:rStyle w:val="PageNumber"/>
        <w:rFonts w:ascii="Tahoma" w:hAnsi="Tahoma" w:cs="Tahoma"/>
        <w:b/>
        <w:noProof/>
        <w:sz w:val="20"/>
      </w:rPr>
      <w:t>2</w:t>
    </w:r>
    <w:r w:rsidRPr="00AF7A9E">
      <w:rPr>
        <w:rStyle w:val="PageNumber"/>
        <w:rFonts w:ascii="Tahoma" w:hAnsi="Tahoma" w:cs="Tahoma"/>
        <w:b/>
        <w:sz w:val="20"/>
      </w:rPr>
      <w:fldChar w:fldCharType="end"/>
    </w:r>
    <w:r w:rsidRPr="00AF7A9E">
      <w:rPr>
        <w:rFonts w:ascii="Tahoma" w:hAnsi="Tahoma" w:cs="Tahoma"/>
        <w:b/>
        <w:sz w:val="20"/>
      </w:rPr>
      <w:t xml:space="preserve"> of </w:t>
    </w:r>
    <w:r w:rsidRPr="00AF7A9E">
      <w:rPr>
        <w:rStyle w:val="PageNumber"/>
        <w:rFonts w:ascii="Tahoma" w:hAnsi="Tahoma" w:cs="Tahoma"/>
        <w:b/>
        <w:sz w:val="20"/>
      </w:rPr>
      <w:fldChar w:fldCharType="begin"/>
    </w:r>
    <w:r w:rsidRPr="00AF7A9E">
      <w:rPr>
        <w:rStyle w:val="PageNumber"/>
        <w:rFonts w:ascii="Tahoma" w:hAnsi="Tahoma" w:cs="Tahoma"/>
        <w:b/>
        <w:sz w:val="20"/>
      </w:rPr>
      <w:instrText xml:space="preserve"> NUMPAGES </w:instrText>
    </w:r>
    <w:r w:rsidRPr="00AF7A9E">
      <w:rPr>
        <w:rStyle w:val="PageNumber"/>
        <w:rFonts w:ascii="Tahoma" w:hAnsi="Tahoma" w:cs="Tahoma"/>
        <w:b/>
        <w:sz w:val="20"/>
      </w:rPr>
      <w:fldChar w:fldCharType="separate"/>
    </w:r>
    <w:r>
      <w:rPr>
        <w:rStyle w:val="PageNumber"/>
        <w:rFonts w:ascii="Tahoma" w:hAnsi="Tahoma" w:cs="Tahoma"/>
        <w:b/>
        <w:noProof/>
        <w:sz w:val="20"/>
      </w:rPr>
      <w:t>18</w:t>
    </w:r>
    <w:r w:rsidRPr="00AF7A9E">
      <w:rPr>
        <w:rStyle w:val="PageNumber"/>
        <w:rFonts w:ascii="Tahoma" w:hAnsi="Tahoma" w:cs="Tahoma"/>
        <w:b/>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A956E" w14:textId="77777777" w:rsidR="004A1C2C" w:rsidRDefault="004A1C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58B3ED" w14:textId="77777777" w:rsidR="004A1C2C" w:rsidRPr="00AF7A9E" w:rsidRDefault="004A1C2C" w:rsidP="00235F77">
    <w:pPr>
      <w:pStyle w:val="Footer"/>
      <w:pBdr>
        <w:top w:val="single" w:sz="4" w:space="1" w:color="auto"/>
      </w:pBdr>
      <w:tabs>
        <w:tab w:val="clear" w:pos="4320"/>
        <w:tab w:val="clear" w:pos="8640"/>
        <w:tab w:val="center" w:pos="4680"/>
        <w:tab w:val="right" w:pos="9360"/>
      </w:tabs>
      <w:rPr>
        <w:rFonts w:ascii="Tahoma" w:hAnsi="Tahoma" w:cs="Tahoma"/>
        <w:b/>
        <w:sz w:val="20"/>
      </w:rPr>
    </w:pPr>
    <w:r w:rsidRPr="00235F77">
      <w:rPr>
        <w:rFonts w:ascii="Tahoma" w:eastAsia="SimSun" w:hAnsi="Tahoma" w:cs="Tahoma"/>
        <w:b/>
        <w:bCs/>
        <w:color w:val="000000"/>
        <w:sz w:val="20"/>
        <w:lang w:eastAsia="zh-CN"/>
      </w:rPr>
      <w:t>AMAT Document Template - &lt;</w:t>
    </w:r>
    <w:r>
      <w:rPr>
        <w:rFonts w:ascii="Tahoma" w:eastAsia="SimSun" w:hAnsi="Tahoma" w:cs="Tahoma"/>
        <w:b/>
        <w:bCs/>
        <w:color w:val="000000"/>
        <w:sz w:val="20"/>
        <w:lang w:eastAsia="zh-CN"/>
      </w:rPr>
      <w:t>CIP project</w:t>
    </w:r>
    <w:r w:rsidRPr="00235F77">
      <w:rPr>
        <w:rFonts w:ascii="Tahoma" w:eastAsia="SimSun" w:hAnsi="Tahoma" w:cs="Tahoma"/>
        <w:b/>
        <w:bCs/>
        <w:color w:val="000000"/>
        <w:sz w:val="20"/>
        <w:lang w:eastAsia="zh-CN"/>
      </w:rPr>
      <w:t>&gt;</w:t>
    </w:r>
    <w:r>
      <w:rPr>
        <w:rFonts w:ascii="Helv" w:eastAsia="SimSun" w:hAnsi="Helv" w:cs="Helv"/>
        <w:color w:val="000000"/>
        <w:sz w:val="20"/>
        <w:lang w:eastAsia="zh-CN"/>
      </w:rPr>
      <w:tab/>
    </w:r>
    <w:r>
      <w:rPr>
        <w:rFonts w:ascii="Helv" w:eastAsia="SimSun" w:hAnsi="Helv" w:cs="Helv"/>
        <w:color w:val="000000"/>
        <w:sz w:val="20"/>
        <w:lang w:eastAsia="zh-CN"/>
      </w:rPr>
      <w:tab/>
    </w:r>
    <w:r w:rsidRPr="00AF7A9E">
      <w:rPr>
        <w:rFonts w:ascii="Tahoma" w:hAnsi="Tahoma" w:cs="Tahoma"/>
        <w:b/>
        <w:sz w:val="20"/>
      </w:rPr>
      <w:t xml:space="preserve">Page </w:t>
    </w:r>
    <w:r w:rsidRPr="00AF7A9E">
      <w:rPr>
        <w:rStyle w:val="PageNumber"/>
        <w:rFonts w:ascii="Tahoma" w:hAnsi="Tahoma" w:cs="Tahoma"/>
        <w:b/>
        <w:sz w:val="20"/>
      </w:rPr>
      <w:fldChar w:fldCharType="begin"/>
    </w:r>
    <w:r w:rsidRPr="00AF7A9E">
      <w:rPr>
        <w:rStyle w:val="PageNumber"/>
        <w:rFonts w:ascii="Tahoma" w:hAnsi="Tahoma" w:cs="Tahoma"/>
        <w:b/>
        <w:sz w:val="20"/>
      </w:rPr>
      <w:instrText xml:space="preserve"> PAGE </w:instrText>
    </w:r>
    <w:r w:rsidRPr="00AF7A9E">
      <w:rPr>
        <w:rStyle w:val="PageNumber"/>
        <w:rFonts w:ascii="Tahoma" w:hAnsi="Tahoma" w:cs="Tahoma"/>
        <w:b/>
        <w:sz w:val="20"/>
      </w:rPr>
      <w:fldChar w:fldCharType="separate"/>
    </w:r>
    <w:r>
      <w:rPr>
        <w:rStyle w:val="PageNumber"/>
        <w:rFonts w:ascii="Tahoma" w:hAnsi="Tahoma" w:cs="Tahoma"/>
        <w:b/>
        <w:noProof/>
        <w:sz w:val="20"/>
      </w:rPr>
      <w:t>5</w:t>
    </w:r>
    <w:r w:rsidRPr="00AF7A9E">
      <w:rPr>
        <w:rStyle w:val="PageNumber"/>
        <w:rFonts w:ascii="Tahoma" w:hAnsi="Tahoma" w:cs="Tahoma"/>
        <w:b/>
        <w:sz w:val="20"/>
      </w:rPr>
      <w:fldChar w:fldCharType="end"/>
    </w:r>
    <w:r w:rsidRPr="00AF7A9E">
      <w:rPr>
        <w:rFonts w:ascii="Tahoma" w:hAnsi="Tahoma" w:cs="Tahoma"/>
        <w:b/>
        <w:sz w:val="20"/>
      </w:rPr>
      <w:t xml:space="preserve"> of </w:t>
    </w:r>
    <w:r w:rsidRPr="00AF7A9E">
      <w:rPr>
        <w:rStyle w:val="PageNumber"/>
        <w:rFonts w:ascii="Tahoma" w:hAnsi="Tahoma" w:cs="Tahoma"/>
        <w:b/>
        <w:sz w:val="20"/>
      </w:rPr>
      <w:fldChar w:fldCharType="begin"/>
    </w:r>
    <w:r w:rsidRPr="00AF7A9E">
      <w:rPr>
        <w:rStyle w:val="PageNumber"/>
        <w:rFonts w:ascii="Tahoma" w:hAnsi="Tahoma" w:cs="Tahoma"/>
        <w:b/>
        <w:sz w:val="20"/>
      </w:rPr>
      <w:instrText xml:space="preserve"> NUMPAGES </w:instrText>
    </w:r>
    <w:r w:rsidRPr="00AF7A9E">
      <w:rPr>
        <w:rStyle w:val="PageNumber"/>
        <w:rFonts w:ascii="Tahoma" w:hAnsi="Tahoma" w:cs="Tahoma"/>
        <w:b/>
        <w:sz w:val="20"/>
      </w:rPr>
      <w:fldChar w:fldCharType="separate"/>
    </w:r>
    <w:r>
      <w:rPr>
        <w:rStyle w:val="PageNumber"/>
        <w:rFonts w:ascii="Tahoma" w:hAnsi="Tahoma" w:cs="Tahoma"/>
        <w:b/>
        <w:noProof/>
        <w:sz w:val="20"/>
      </w:rPr>
      <w:t>18</w:t>
    </w:r>
    <w:r w:rsidRPr="00AF7A9E">
      <w:rPr>
        <w:rStyle w:val="PageNumber"/>
        <w:rFonts w:ascii="Tahoma" w:hAnsi="Tahoma" w:cs="Tahoma"/>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1BB454" w14:textId="77777777" w:rsidR="00AA6577" w:rsidRDefault="00AA6577">
      <w:r>
        <w:separator/>
      </w:r>
    </w:p>
  </w:footnote>
  <w:footnote w:type="continuationSeparator" w:id="0">
    <w:p w14:paraId="613CEEF5" w14:textId="77777777" w:rsidR="00AA6577" w:rsidRDefault="00AA6577">
      <w:r>
        <w:continuationSeparator/>
      </w:r>
    </w:p>
  </w:footnote>
  <w:footnote w:type="continuationNotice" w:id="1">
    <w:p w14:paraId="3FC7AADF" w14:textId="77777777" w:rsidR="00AA6577" w:rsidRDefault="00AA65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C35E71" w14:textId="77777777" w:rsidR="004A1C2C" w:rsidRDefault="004A1C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68" w:type="dxa"/>
      <w:tblInd w:w="108" w:type="dxa"/>
      <w:tblLayout w:type="fixed"/>
      <w:tblLook w:val="01E0" w:firstRow="1" w:lastRow="1" w:firstColumn="1" w:lastColumn="1" w:noHBand="0" w:noVBand="0"/>
    </w:tblPr>
    <w:tblGrid>
      <w:gridCol w:w="1890"/>
      <w:gridCol w:w="5670"/>
      <w:gridCol w:w="1908"/>
    </w:tblGrid>
    <w:tr w:rsidR="004A1C2C" w14:paraId="6A384BEB" w14:textId="77777777" w:rsidTr="5A55D362">
      <w:trPr>
        <w:cantSplit/>
        <w:trHeight w:val="900"/>
      </w:trPr>
      <w:tc>
        <w:tcPr>
          <w:tcW w:w="1890" w:type="dxa"/>
          <w:tcBorders>
            <w:top w:val="single" w:sz="2" w:space="0" w:color="FFFFFF" w:themeColor="background1"/>
            <w:left w:val="single" w:sz="2" w:space="0" w:color="FFFFFF" w:themeColor="background1"/>
            <w:bottom w:val="single" w:sz="2" w:space="0" w:color="FFFFFF" w:themeColor="background1"/>
          </w:tcBorders>
          <w:vAlign w:val="center"/>
        </w:tcPr>
        <w:p w14:paraId="63B496E2" w14:textId="77777777" w:rsidR="004A1C2C" w:rsidRPr="009405ED" w:rsidRDefault="004A1C2C" w:rsidP="002439DB">
          <w:pPr>
            <w:pStyle w:val="Title"/>
            <w:rPr>
              <w:rFonts w:ascii="Arial" w:eastAsia="Times New Roman" w:hAnsi="Arial"/>
              <w:szCs w:val="20"/>
            </w:rPr>
          </w:pPr>
          <w:r w:rsidRPr="009405ED">
            <w:rPr>
              <w:rFonts w:ascii="Arial Black" w:eastAsia="Times New Roman" w:hAnsi="Arial Black"/>
              <w:noProof/>
              <w:color w:val="FFCC00"/>
              <w:szCs w:val="20"/>
            </w:rPr>
            <w:drawing>
              <wp:inline distT="0" distB="0" distL="0" distR="0" wp14:anchorId="1FD99153" wp14:editId="07777777">
                <wp:extent cx="1076325"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457200"/>
                        </a:xfrm>
                        <a:prstGeom prst="rect">
                          <a:avLst/>
                        </a:prstGeom>
                        <a:noFill/>
                        <a:ln>
                          <a:noFill/>
                        </a:ln>
                      </pic:spPr>
                    </pic:pic>
                  </a:graphicData>
                </a:graphic>
              </wp:inline>
            </w:drawing>
          </w:r>
        </w:p>
      </w:tc>
      <w:tc>
        <w:tcPr>
          <w:tcW w:w="5670" w:type="dxa"/>
          <w:shd w:val="clear" w:color="auto" w:fill="000080"/>
          <w:vAlign w:val="center"/>
        </w:tcPr>
        <w:p w14:paraId="712D2D3A" w14:textId="77777777" w:rsidR="004A1C2C" w:rsidRPr="009405ED" w:rsidRDefault="004A1C2C" w:rsidP="002439DB">
          <w:pPr>
            <w:pStyle w:val="Title"/>
            <w:rPr>
              <w:rFonts w:ascii="Arial" w:eastAsia="Times New Roman" w:hAnsi="Arial"/>
              <w:szCs w:val="20"/>
            </w:rPr>
          </w:pPr>
          <w:r w:rsidRPr="009405ED">
            <w:rPr>
              <w:rFonts w:ascii="Arial" w:eastAsia="Times New Roman" w:hAnsi="Arial"/>
              <w:szCs w:val="20"/>
            </w:rPr>
            <w:t>Report Functional Specification</w:t>
          </w:r>
        </w:p>
      </w:tc>
      <w:tc>
        <w:tcPr>
          <w:tcW w:w="1908" w:type="dxa"/>
          <w:tcBorders>
            <w:top w:val="single" w:sz="2" w:space="0" w:color="FFFFFF" w:themeColor="background1"/>
            <w:left w:val="nil"/>
            <w:bottom w:val="single" w:sz="2" w:space="0" w:color="FFFFFF" w:themeColor="background1"/>
            <w:right w:val="single" w:sz="2" w:space="0" w:color="FFFFFF" w:themeColor="background1"/>
          </w:tcBorders>
          <w:vAlign w:val="center"/>
        </w:tcPr>
        <w:p w14:paraId="3A871899" w14:textId="77777777" w:rsidR="004A1C2C" w:rsidRPr="009405ED" w:rsidRDefault="004A1C2C" w:rsidP="002439DB">
          <w:pPr>
            <w:pStyle w:val="Title"/>
            <w:rPr>
              <w:rFonts w:ascii="Arial Black" w:eastAsia="Times New Roman" w:hAnsi="Arial Black"/>
              <w:color w:val="FFCC00"/>
              <w:szCs w:val="20"/>
            </w:rPr>
          </w:pPr>
        </w:p>
      </w:tc>
    </w:tr>
  </w:tbl>
  <w:p w14:paraId="2F6D4EFB" w14:textId="77777777" w:rsidR="004A1C2C" w:rsidRPr="00095C53" w:rsidRDefault="004A1C2C" w:rsidP="00095C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C1A0E" w14:textId="77777777" w:rsidR="004A1C2C" w:rsidRDefault="004A1C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4842"/>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83BD6"/>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90C46"/>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349B8"/>
    <w:multiLevelType w:val="hybridMultilevel"/>
    <w:tmpl w:val="485698E8"/>
    <w:lvl w:ilvl="0" w:tplc="71765864">
      <w:start w:val="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BA7B66"/>
    <w:multiLevelType w:val="hybridMultilevel"/>
    <w:tmpl w:val="7BBC6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B4199C"/>
    <w:multiLevelType w:val="hybridMultilevel"/>
    <w:tmpl w:val="4784F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70BAA"/>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87FB0"/>
    <w:multiLevelType w:val="hybridMultilevel"/>
    <w:tmpl w:val="2EF4C78C"/>
    <w:lvl w:ilvl="0" w:tplc="0409000F">
      <w:start w:val="1"/>
      <w:numFmt w:val="decimal"/>
      <w:lvlText w:val="%1."/>
      <w:lvlJc w:val="left"/>
      <w:pPr>
        <w:tabs>
          <w:tab w:val="num" w:pos="1080"/>
        </w:tabs>
        <w:ind w:left="1080" w:hanging="360"/>
      </w:pPr>
    </w:lvl>
    <w:lvl w:ilvl="1" w:tplc="E640A396">
      <w:start w:val="1"/>
      <w:numFmt w:val="lowerLetter"/>
      <w:lvlText w:val="%2)"/>
      <w:lvlJc w:val="left"/>
      <w:pPr>
        <w:tabs>
          <w:tab w:val="num" w:pos="2355"/>
        </w:tabs>
        <w:ind w:left="2355" w:hanging="915"/>
      </w:pPr>
      <w:rPr>
        <w:rFonts w:ascii="Times New Roman" w:hAnsi="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8FA70CB"/>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15DF1"/>
    <w:multiLevelType w:val="hybridMultilevel"/>
    <w:tmpl w:val="485698E8"/>
    <w:lvl w:ilvl="0" w:tplc="71765864">
      <w:start w:val="1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57B3E"/>
    <w:multiLevelType w:val="hybridMultilevel"/>
    <w:tmpl w:val="B29CB7E4"/>
    <w:lvl w:ilvl="0" w:tplc="228E1306">
      <w:start w:val="5"/>
      <w:numFmt w:val="upperRoman"/>
      <w:lvlText w:val="%1."/>
      <w:lvlJc w:val="right"/>
      <w:pPr>
        <w:ind w:left="720" w:hanging="360"/>
      </w:pPr>
    </w:lvl>
    <w:lvl w:ilvl="1" w:tplc="48BCCCD4">
      <w:start w:val="1"/>
      <w:numFmt w:val="upperLetter"/>
      <w:lvlText w:val="%2."/>
      <w:lvlJc w:val="left"/>
      <w:pPr>
        <w:ind w:left="1440" w:hanging="360"/>
      </w:pPr>
    </w:lvl>
    <w:lvl w:ilvl="2" w:tplc="822400B0">
      <w:start w:val="1"/>
      <w:numFmt w:val="lowerRoman"/>
      <w:lvlText w:val="%3."/>
      <w:lvlJc w:val="right"/>
      <w:pPr>
        <w:ind w:left="2160" w:hanging="180"/>
      </w:pPr>
    </w:lvl>
    <w:lvl w:ilvl="3" w:tplc="B0D44694">
      <w:start w:val="1"/>
      <w:numFmt w:val="decimal"/>
      <w:lvlText w:val="%4."/>
      <w:lvlJc w:val="left"/>
      <w:pPr>
        <w:ind w:left="2880" w:hanging="360"/>
      </w:pPr>
    </w:lvl>
    <w:lvl w:ilvl="4" w:tplc="1E00540A">
      <w:start w:val="1"/>
      <w:numFmt w:val="lowerLetter"/>
      <w:lvlText w:val="%5."/>
      <w:lvlJc w:val="left"/>
      <w:pPr>
        <w:ind w:left="3600" w:hanging="360"/>
      </w:pPr>
    </w:lvl>
    <w:lvl w:ilvl="5" w:tplc="9258CF6C">
      <w:start w:val="1"/>
      <w:numFmt w:val="lowerRoman"/>
      <w:lvlText w:val="%6."/>
      <w:lvlJc w:val="right"/>
      <w:pPr>
        <w:ind w:left="4320" w:hanging="180"/>
      </w:pPr>
    </w:lvl>
    <w:lvl w:ilvl="6" w:tplc="1362F894">
      <w:start w:val="1"/>
      <w:numFmt w:val="decimal"/>
      <w:lvlText w:val="%7."/>
      <w:lvlJc w:val="left"/>
      <w:pPr>
        <w:ind w:left="5040" w:hanging="360"/>
      </w:pPr>
    </w:lvl>
    <w:lvl w:ilvl="7" w:tplc="E17AA5DA">
      <w:start w:val="1"/>
      <w:numFmt w:val="lowerLetter"/>
      <w:lvlText w:val="%8."/>
      <w:lvlJc w:val="left"/>
      <w:pPr>
        <w:ind w:left="5760" w:hanging="360"/>
      </w:pPr>
    </w:lvl>
    <w:lvl w:ilvl="8" w:tplc="0F8E3D78">
      <w:start w:val="1"/>
      <w:numFmt w:val="lowerRoman"/>
      <w:lvlText w:val="%9."/>
      <w:lvlJc w:val="right"/>
      <w:pPr>
        <w:ind w:left="6480" w:hanging="180"/>
      </w:pPr>
    </w:lvl>
  </w:abstractNum>
  <w:abstractNum w:abstractNumId="11" w15:restartNumberingAfterBreak="0">
    <w:nsid w:val="58D81F94"/>
    <w:multiLevelType w:val="hybridMultilevel"/>
    <w:tmpl w:val="04090027"/>
    <w:lvl w:ilvl="0" w:tplc="B3D44478">
      <w:start w:val="1"/>
      <w:numFmt w:val="upperRoman"/>
      <w:pStyle w:val="Heading1"/>
      <w:lvlText w:val="%1."/>
      <w:lvlJc w:val="left"/>
      <w:pPr>
        <w:tabs>
          <w:tab w:val="num" w:pos="360"/>
        </w:tabs>
        <w:ind w:left="0" w:firstLine="0"/>
      </w:pPr>
    </w:lvl>
    <w:lvl w:ilvl="1" w:tplc="008684C8">
      <w:start w:val="1"/>
      <w:numFmt w:val="upperLetter"/>
      <w:pStyle w:val="Heading2"/>
      <w:lvlText w:val="%2."/>
      <w:lvlJc w:val="left"/>
      <w:pPr>
        <w:tabs>
          <w:tab w:val="num" w:pos="1080"/>
        </w:tabs>
        <w:ind w:left="720" w:firstLine="0"/>
      </w:pPr>
    </w:lvl>
    <w:lvl w:ilvl="2" w:tplc="6EB8E484">
      <w:start w:val="1"/>
      <w:numFmt w:val="decimal"/>
      <w:pStyle w:val="Heading3"/>
      <w:lvlText w:val="%3."/>
      <w:lvlJc w:val="left"/>
      <w:pPr>
        <w:tabs>
          <w:tab w:val="num" w:pos="1800"/>
        </w:tabs>
        <w:ind w:left="1440" w:firstLine="0"/>
      </w:pPr>
    </w:lvl>
    <w:lvl w:ilvl="3" w:tplc="42EE1EA0">
      <w:start w:val="1"/>
      <w:numFmt w:val="lowerLetter"/>
      <w:pStyle w:val="Heading4"/>
      <w:lvlText w:val="%4)"/>
      <w:lvlJc w:val="left"/>
      <w:pPr>
        <w:tabs>
          <w:tab w:val="num" w:pos="2520"/>
        </w:tabs>
        <w:ind w:left="2160" w:firstLine="0"/>
      </w:pPr>
    </w:lvl>
    <w:lvl w:ilvl="4" w:tplc="21DE8960">
      <w:start w:val="1"/>
      <w:numFmt w:val="decimal"/>
      <w:pStyle w:val="Heading5"/>
      <w:lvlText w:val="(%5)"/>
      <w:lvlJc w:val="left"/>
      <w:pPr>
        <w:tabs>
          <w:tab w:val="num" w:pos="3240"/>
        </w:tabs>
        <w:ind w:left="2880" w:firstLine="0"/>
      </w:pPr>
    </w:lvl>
    <w:lvl w:ilvl="5" w:tplc="9FD2ADB4">
      <w:start w:val="1"/>
      <w:numFmt w:val="lowerLetter"/>
      <w:pStyle w:val="Heading6"/>
      <w:lvlText w:val="(%6)"/>
      <w:lvlJc w:val="left"/>
      <w:pPr>
        <w:tabs>
          <w:tab w:val="num" w:pos="3960"/>
        </w:tabs>
        <w:ind w:left="3600" w:firstLine="0"/>
      </w:pPr>
    </w:lvl>
    <w:lvl w:ilvl="6" w:tplc="3D9E57FA">
      <w:start w:val="1"/>
      <w:numFmt w:val="lowerRoman"/>
      <w:pStyle w:val="Heading7"/>
      <w:lvlText w:val="(%7)"/>
      <w:lvlJc w:val="left"/>
      <w:pPr>
        <w:tabs>
          <w:tab w:val="num" w:pos="4680"/>
        </w:tabs>
        <w:ind w:left="4320" w:firstLine="0"/>
      </w:pPr>
    </w:lvl>
    <w:lvl w:ilvl="7" w:tplc="964EB1D2">
      <w:start w:val="1"/>
      <w:numFmt w:val="lowerLetter"/>
      <w:pStyle w:val="Heading8"/>
      <w:lvlText w:val="(%8)"/>
      <w:lvlJc w:val="left"/>
      <w:pPr>
        <w:tabs>
          <w:tab w:val="num" w:pos="5400"/>
        </w:tabs>
        <w:ind w:left="5040" w:firstLine="0"/>
      </w:pPr>
    </w:lvl>
    <w:lvl w:ilvl="8" w:tplc="75104E2C">
      <w:start w:val="1"/>
      <w:numFmt w:val="lowerRoman"/>
      <w:pStyle w:val="Heading9"/>
      <w:lvlText w:val="(%9)"/>
      <w:lvlJc w:val="left"/>
      <w:pPr>
        <w:tabs>
          <w:tab w:val="num" w:pos="6120"/>
        </w:tabs>
        <w:ind w:left="5760" w:firstLine="0"/>
      </w:pPr>
    </w:lvl>
  </w:abstractNum>
  <w:abstractNum w:abstractNumId="12" w15:restartNumberingAfterBreak="0">
    <w:nsid w:val="60927A06"/>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471DC6"/>
    <w:multiLevelType w:val="hybridMultilevel"/>
    <w:tmpl w:val="AA167D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7554AC"/>
    <w:multiLevelType w:val="hybridMultilevel"/>
    <w:tmpl w:val="086A1E5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7A6268"/>
    <w:multiLevelType w:val="hybridMultilevel"/>
    <w:tmpl w:val="1418486C"/>
    <w:lvl w:ilvl="0" w:tplc="ED64D3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0"/>
  </w:num>
  <w:num w:numId="2">
    <w:abstractNumId w:val="11"/>
  </w:num>
  <w:num w:numId="3">
    <w:abstractNumId w:val="9"/>
  </w:num>
  <w:num w:numId="4">
    <w:abstractNumId w:val="4"/>
  </w:num>
  <w:num w:numId="5">
    <w:abstractNumId w:val="5"/>
  </w:num>
  <w:num w:numId="6">
    <w:abstractNumId w:val="7"/>
  </w:num>
  <w:num w:numId="7">
    <w:abstractNumId w:val="3"/>
  </w:num>
  <w:num w:numId="8">
    <w:abstractNumId w:val="14"/>
  </w:num>
  <w:num w:numId="9">
    <w:abstractNumId w:val="1"/>
  </w:num>
  <w:num w:numId="10">
    <w:abstractNumId w:val="0"/>
  </w:num>
  <w:num w:numId="11">
    <w:abstractNumId w:val="15"/>
  </w:num>
  <w:num w:numId="12">
    <w:abstractNumId w:val="2"/>
  </w:num>
  <w:num w:numId="13">
    <w:abstractNumId w:val="12"/>
  </w:num>
  <w:num w:numId="14">
    <w:abstractNumId w:val="13"/>
  </w:num>
  <w:num w:numId="15">
    <w:abstractNumId w:val="6"/>
  </w:num>
  <w:num w:numId="16">
    <w:abstractNumId w:val="8"/>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eyur Panchal --CNTR">
    <w15:presenceInfo w15:providerId="AD" w15:userId="S::KeyurBhai_Panchal@contractor.amat.com::c4d718b0-5e7a-435b-a2db-73534c76c6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C3NDI3szCzNLS0MLBU0lEKTi0uzszPAykwrAUA0xcFyywAAAA="/>
  </w:docVars>
  <w:rsids>
    <w:rsidRoot w:val="00C8718A"/>
    <w:rsid w:val="00000817"/>
    <w:rsid w:val="000008D6"/>
    <w:rsid w:val="0000105C"/>
    <w:rsid w:val="000014A5"/>
    <w:rsid w:val="0000176B"/>
    <w:rsid w:val="00001AA5"/>
    <w:rsid w:val="000029BE"/>
    <w:rsid w:val="00002FAB"/>
    <w:rsid w:val="000155A2"/>
    <w:rsid w:val="000249D5"/>
    <w:rsid w:val="000276F3"/>
    <w:rsid w:val="00046751"/>
    <w:rsid w:val="00047517"/>
    <w:rsid w:val="0005107B"/>
    <w:rsid w:val="000544CA"/>
    <w:rsid w:val="000619E8"/>
    <w:rsid w:val="00065421"/>
    <w:rsid w:val="00074D82"/>
    <w:rsid w:val="000808A2"/>
    <w:rsid w:val="00081D42"/>
    <w:rsid w:val="0008414D"/>
    <w:rsid w:val="00085BF4"/>
    <w:rsid w:val="00095C53"/>
    <w:rsid w:val="00096901"/>
    <w:rsid w:val="000A5D68"/>
    <w:rsid w:val="000A72F5"/>
    <w:rsid w:val="000B02FD"/>
    <w:rsid w:val="000B62C0"/>
    <w:rsid w:val="000C1325"/>
    <w:rsid w:val="000C15E1"/>
    <w:rsid w:val="000C396A"/>
    <w:rsid w:val="000C792C"/>
    <w:rsid w:val="000D067E"/>
    <w:rsid w:val="000D17DF"/>
    <w:rsid w:val="000E198B"/>
    <w:rsid w:val="000E2AC6"/>
    <w:rsid w:val="000E439F"/>
    <w:rsid w:val="000E72E7"/>
    <w:rsid w:val="000F0EBF"/>
    <w:rsid w:val="000F6C22"/>
    <w:rsid w:val="000F7F2E"/>
    <w:rsid w:val="00101567"/>
    <w:rsid w:val="001018CF"/>
    <w:rsid w:val="0010211D"/>
    <w:rsid w:val="00102D46"/>
    <w:rsid w:val="00105B76"/>
    <w:rsid w:val="00105F6E"/>
    <w:rsid w:val="00107756"/>
    <w:rsid w:val="00110144"/>
    <w:rsid w:val="00110798"/>
    <w:rsid w:val="00113088"/>
    <w:rsid w:val="001244CD"/>
    <w:rsid w:val="00126D75"/>
    <w:rsid w:val="00133B95"/>
    <w:rsid w:val="00137107"/>
    <w:rsid w:val="00141DE4"/>
    <w:rsid w:val="00142585"/>
    <w:rsid w:val="00147AC0"/>
    <w:rsid w:val="001613F8"/>
    <w:rsid w:val="00161D08"/>
    <w:rsid w:val="001632EA"/>
    <w:rsid w:val="001646D5"/>
    <w:rsid w:val="00172F17"/>
    <w:rsid w:val="0017775E"/>
    <w:rsid w:val="001834C7"/>
    <w:rsid w:val="00184803"/>
    <w:rsid w:val="00190F21"/>
    <w:rsid w:val="00194567"/>
    <w:rsid w:val="00197FF9"/>
    <w:rsid w:val="001A042B"/>
    <w:rsid w:val="001A0823"/>
    <w:rsid w:val="001B23C9"/>
    <w:rsid w:val="001B4AD8"/>
    <w:rsid w:val="001B4D88"/>
    <w:rsid w:val="001B56B8"/>
    <w:rsid w:val="001B5720"/>
    <w:rsid w:val="001B7A4C"/>
    <w:rsid w:val="001C34D0"/>
    <w:rsid w:val="001C7010"/>
    <w:rsid w:val="001D5D7F"/>
    <w:rsid w:val="001D6AB8"/>
    <w:rsid w:val="001D7C54"/>
    <w:rsid w:val="001E0DAF"/>
    <w:rsid w:val="001E3043"/>
    <w:rsid w:val="001E6425"/>
    <w:rsid w:val="001F0E3D"/>
    <w:rsid w:val="001F627A"/>
    <w:rsid w:val="001F7506"/>
    <w:rsid w:val="00200FED"/>
    <w:rsid w:val="00215587"/>
    <w:rsid w:val="002170D3"/>
    <w:rsid w:val="002218A9"/>
    <w:rsid w:val="0022431A"/>
    <w:rsid w:val="00224987"/>
    <w:rsid w:val="00227D25"/>
    <w:rsid w:val="00230048"/>
    <w:rsid w:val="00235F77"/>
    <w:rsid w:val="002411BA"/>
    <w:rsid w:val="002439DB"/>
    <w:rsid w:val="00251AFC"/>
    <w:rsid w:val="00252329"/>
    <w:rsid w:val="00257DE3"/>
    <w:rsid w:val="0026112C"/>
    <w:rsid w:val="00261427"/>
    <w:rsid w:val="00263D53"/>
    <w:rsid w:val="002648A9"/>
    <w:rsid w:val="00272B14"/>
    <w:rsid w:val="00277052"/>
    <w:rsid w:val="002836B5"/>
    <w:rsid w:val="00293D11"/>
    <w:rsid w:val="00296EBD"/>
    <w:rsid w:val="002A0DD2"/>
    <w:rsid w:val="002B7D00"/>
    <w:rsid w:val="002C0764"/>
    <w:rsid w:val="002C28A8"/>
    <w:rsid w:val="002C4490"/>
    <w:rsid w:val="002D5AFE"/>
    <w:rsid w:val="002D6819"/>
    <w:rsid w:val="002D7A3A"/>
    <w:rsid w:val="002F1F44"/>
    <w:rsid w:val="002F6064"/>
    <w:rsid w:val="002F7E4F"/>
    <w:rsid w:val="00300D3F"/>
    <w:rsid w:val="00303D1D"/>
    <w:rsid w:val="003167AC"/>
    <w:rsid w:val="00321B5F"/>
    <w:rsid w:val="003258EC"/>
    <w:rsid w:val="0033110F"/>
    <w:rsid w:val="00336965"/>
    <w:rsid w:val="00336FE2"/>
    <w:rsid w:val="003412B5"/>
    <w:rsid w:val="00342536"/>
    <w:rsid w:val="003457FE"/>
    <w:rsid w:val="003470A4"/>
    <w:rsid w:val="00351C3C"/>
    <w:rsid w:val="00365BA8"/>
    <w:rsid w:val="00366886"/>
    <w:rsid w:val="003712EB"/>
    <w:rsid w:val="003745FC"/>
    <w:rsid w:val="003753EE"/>
    <w:rsid w:val="00385B6E"/>
    <w:rsid w:val="00390C07"/>
    <w:rsid w:val="003930D3"/>
    <w:rsid w:val="00394078"/>
    <w:rsid w:val="003940DF"/>
    <w:rsid w:val="00395225"/>
    <w:rsid w:val="003A09FA"/>
    <w:rsid w:val="003A0FCF"/>
    <w:rsid w:val="003A2644"/>
    <w:rsid w:val="003A42E5"/>
    <w:rsid w:val="003A6BEC"/>
    <w:rsid w:val="003B35F2"/>
    <w:rsid w:val="003B3F48"/>
    <w:rsid w:val="003B5EAB"/>
    <w:rsid w:val="003C0F1C"/>
    <w:rsid w:val="003C3224"/>
    <w:rsid w:val="003C3A38"/>
    <w:rsid w:val="003D0F02"/>
    <w:rsid w:val="003D34AF"/>
    <w:rsid w:val="003D5EFA"/>
    <w:rsid w:val="003D7EF9"/>
    <w:rsid w:val="003E27FB"/>
    <w:rsid w:val="003E291C"/>
    <w:rsid w:val="003E3F75"/>
    <w:rsid w:val="003E54CB"/>
    <w:rsid w:val="003E75EB"/>
    <w:rsid w:val="003F1B1A"/>
    <w:rsid w:val="003F24E5"/>
    <w:rsid w:val="003F2EBE"/>
    <w:rsid w:val="003F6A7E"/>
    <w:rsid w:val="00400431"/>
    <w:rsid w:val="00404469"/>
    <w:rsid w:val="0040623F"/>
    <w:rsid w:val="00410BA4"/>
    <w:rsid w:val="00410BFC"/>
    <w:rsid w:val="00411D36"/>
    <w:rsid w:val="00412EC0"/>
    <w:rsid w:val="00417787"/>
    <w:rsid w:val="004302CD"/>
    <w:rsid w:val="0043075C"/>
    <w:rsid w:val="00430C63"/>
    <w:rsid w:val="00432D0E"/>
    <w:rsid w:val="00434E9B"/>
    <w:rsid w:val="004438E1"/>
    <w:rsid w:val="00446645"/>
    <w:rsid w:val="004478BB"/>
    <w:rsid w:val="0045470B"/>
    <w:rsid w:val="00455907"/>
    <w:rsid w:val="00457D0D"/>
    <w:rsid w:val="00460560"/>
    <w:rsid w:val="00460FE8"/>
    <w:rsid w:val="00467409"/>
    <w:rsid w:val="0047743C"/>
    <w:rsid w:val="00477A48"/>
    <w:rsid w:val="00481A95"/>
    <w:rsid w:val="00481E87"/>
    <w:rsid w:val="00486BE3"/>
    <w:rsid w:val="00487067"/>
    <w:rsid w:val="0049099F"/>
    <w:rsid w:val="004A10FA"/>
    <w:rsid w:val="004A1C2C"/>
    <w:rsid w:val="004A3FDB"/>
    <w:rsid w:val="004A4E95"/>
    <w:rsid w:val="004A75D2"/>
    <w:rsid w:val="004C1020"/>
    <w:rsid w:val="004C102A"/>
    <w:rsid w:val="004C1F65"/>
    <w:rsid w:val="004C3425"/>
    <w:rsid w:val="004C4757"/>
    <w:rsid w:val="004C6BE4"/>
    <w:rsid w:val="004D2924"/>
    <w:rsid w:val="004E0365"/>
    <w:rsid w:val="004E27A2"/>
    <w:rsid w:val="004E349B"/>
    <w:rsid w:val="004E4556"/>
    <w:rsid w:val="004E77E7"/>
    <w:rsid w:val="004E7A8A"/>
    <w:rsid w:val="004F0225"/>
    <w:rsid w:val="004F6D93"/>
    <w:rsid w:val="00503B37"/>
    <w:rsid w:val="005068E1"/>
    <w:rsid w:val="0051467B"/>
    <w:rsid w:val="00514762"/>
    <w:rsid w:val="00517B53"/>
    <w:rsid w:val="00523FC2"/>
    <w:rsid w:val="00524693"/>
    <w:rsid w:val="005252AD"/>
    <w:rsid w:val="00527A22"/>
    <w:rsid w:val="0053521D"/>
    <w:rsid w:val="0054078F"/>
    <w:rsid w:val="00541216"/>
    <w:rsid w:val="00543CB6"/>
    <w:rsid w:val="00545ED4"/>
    <w:rsid w:val="005462E7"/>
    <w:rsid w:val="005479AE"/>
    <w:rsid w:val="00551492"/>
    <w:rsid w:val="00551A4B"/>
    <w:rsid w:val="005659FD"/>
    <w:rsid w:val="00565A50"/>
    <w:rsid w:val="00574EEC"/>
    <w:rsid w:val="00576DD9"/>
    <w:rsid w:val="00581317"/>
    <w:rsid w:val="00581608"/>
    <w:rsid w:val="00581F6A"/>
    <w:rsid w:val="0059363E"/>
    <w:rsid w:val="00593B2F"/>
    <w:rsid w:val="005A12F2"/>
    <w:rsid w:val="005A20EB"/>
    <w:rsid w:val="005A5ABA"/>
    <w:rsid w:val="005B21E0"/>
    <w:rsid w:val="005B4D5D"/>
    <w:rsid w:val="005C6E74"/>
    <w:rsid w:val="005D11AC"/>
    <w:rsid w:val="005D2D68"/>
    <w:rsid w:val="005E1520"/>
    <w:rsid w:val="005E2712"/>
    <w:rsid w:val="005E36E3"/>
    <w:rsid w:val="005E5014"/>
    <w:rsid w:val="005E796B"/>
    <w:rsid w:val="005F2103"/>
    <w:rsid w:val="00602968"/>
    <w:rsid w:val="00604E0E"/>
    <w:rsid w:val="00605DBF"/>
    <w:rsid w:val="00607B38"/>
    <w:rsid w:val="006175C1"/>
    <w:rsid w:val="00617A63"/>
    <w:rsid w:val="00623164"/>
    <w:rsid w:val="00625E8E"/>
    <w:rsid w:val="00626F73"/>
    <w:rsid w:val="006312E6"/>
    <w:rsid w:val="00634204"/>
    <w:rsid w:val="00635A39"/>
    <w:rsid w:val="006447F9"/>
    <w:rsid w:val="00652E1D"/>
    <w:rsid w:val="00671599"/>
    <w:rsid w:val="00671E8D"/>
    <w:rsid w:val="0069443C"/>
    <w:rsid w:val="00694ADB"/>
    <w:rsid w:val="006A013E"/>
    <w:rsid w:val="006A188A"/>
    <w:rsid w:val="006A421C"/>
    <w:rsid w:val="006A75BE"/>
    <w:rsid w:val="006A78DB"/>
    <w:rsid w:val="006B3C2D"/>
    <w:rsid w:val="006C0BA4"/>
    <w:rsid w:val="006C0BE2"/>
    <w:rsid w:val="006C7597"/>
    <w:rsid w:val="006D1D53"/>
    <w:rsid w:val="006D45F6"/>
    <w:rsid w:val="006E1D47"/>
    <w:rsid w:val="006F2AAB"/>
    <w:rsid w:val="00701807"/>
    <w:rsid w:val="007044B2"/>
    <w:rsid w:val="00705122"/>
    <w:rsid w:val="00707A8B"/>
    <w:rsid w:val="00711FA3"/>
    <w:rsid w:val="0071677F"/>
    <w:rsid w:val="0072119C"/>
    <w:rsid w:val="00721875"/>
    <w:rsid w:val="00725328"/>
    <w:rsid w:val="00727709"/>
    <w:rsid w:val="0072799D"/>
    <w:rsid w:val="00732DB3"/>
    <w:rsid w:val="0073359F"/>
    <w:rsid w:val="00741778"/>
    <w:rsid w:val="007421C4"/>
    <w:rsid w:val="00743C6C"/>
    <w:rsid w:val="007440FC"/>
    <w:rsid w:val="007441F9"/>
    <w:rsid w:val="00744744"/>
    <w:rsid w:val="0074518E"/>
    <w:rsid w:val="007475C0"/>
    <w:rsid w:val="0075051B"/>
    <w:rsid w:val="007570A2"/>
    <w:rsid w:val="00757CE6"/>
    <w:rsid w:val="00762B9A"/>
    <w:rsid w:val="00763E7C"/>
    <w:rsid w:val="007654DB"/>
    <w:rsid w:val="00766698"/>
    <w:rsid w:val="00766CC6"/>
    <w:rsid w:val="00766D9B"/>
    <w:rsid w:val="00770457"/>
    <w:rsid w:val="00774B54"/>
    <w:rsid w:val="00776690"/>
    <w:rsid w:val="007774A7"/>
    <w:rsid w:val="007A050C"/>
    <w:rsid w:val="007A5E49"/>
    <w:rsid w:val="007B1B7D"/>
    <w:rsid w:val="007B7ECF"/>
    <w:rsid w:val="007C088E"/>
    <w:rsid w:val="007C0B37"/>
    <w:rsid w:val="007C1DD3"/>
    <w:rsid w:val="007C38B1"/>
    <w:rsid w:val="007D2B38"/>
    <w:rsid w:val="007D476E"/>
    <w:rsid w:val="007D7B5E"/>
    <w:rsid w:val="007D7D1C"/>
    <w:rsid w:val="007E08BE"/>
    <w:rsid w:val="007E1F14"/>
    <w:rsid w:val="007E2311"/>
    <w:rsid w:val="007E3B1F"/>
    <w:rsid w:val="007E6939"/>
    <w:rsid w:val="007F21F0"/>
    <w:rsid w:val="00803541"/>
    <w:rsid w:val="00803C7D"/>
    <w:rsid w:val="00804E55"/>
    <w:rsid w:val="0080639A"/>
    <w:rsid w:val="00806D5D"/>
    <w:rsid w:val="008078E2"/>
    <w:rsid w:val="00813AA3"/>
    <w:rsid w:val="0082109B"/>
    <w:rsid w:val="00822AA9"/>
    <w:rsid w:val="008352BD"/>
    <w:rsid w:val="00841BD7"/>
    <w:rsid w:val="00842ED8"/>
    <w:rsid w:val="008452E7"/>
    <w:rsid w:val="00857766"/>
    <w:rsid w:val="00862487"/>
    <w:rsid w:val="008667D8"/>
    <w:rsid w:val="008702CC"/>
    <w:rsid w:val="008805E9"/>
    <w:rsid w:val="00883F03"/>
    <w:rsid w:val="008854D9"/>
    <w:rsid w:val="008874F5"/>
    <w:rsid w:val="00894678"/>
    <w:rsid w:val="00897E38"/>
    <w:rsid w:val="008A166C"/>
    <w:rsid w:val="008A3F0A"/>
    <w:rsid w:val="008A40D1"/>
    <w:rsid w:val="008B0A18"/>
    <w:rsid w:val="008B20DF"/>
    <w:rsid w:val="008B2DC8"/>
    <w:rsid w:val="008B3F5B"/>
    <w:rsid w:val="008B53BD"/>
    <w:rsid w:val="008C176B"/>
    <w:rsid w:val="008C780D"/>
    <w:rsid w:val="008D29E6"/>
    <w:rsid w:val="008D7566"/>
    <w:rsid w:val="008E5074"/>
    <w:rsid w:val="008E7EFB"/>
    <w:rsid w:val="008F05F8"/>
    <w:rsid w:val="008F12D3"/>
    <w:rsid w:val="008F2C66"/>
    <w:rsid w:val="008F4EA6"/>
    <w:rsid w:val="008F5AA5"/>
    <w:rsid w:val="00900CC6"/>
    <w:rsid w:val="009010D4"/>
    <w:rsid w:val="009062DE"/>
    <w:rsid w:val="00910D2F"/>
    <w:rsid w:val="00916377"/>
    <w:rsid w:val="00916B61"/>
    <w:rsid w:val="00922FC7"/>
    <w:rsid w:val="00931F72"/>
    <w:rsid w:val="00934FF8"/>
    <w:rsid w:val="0093718C"/>
    <w:rsid w:val="009405ED"/>
    <w:rsid w:val="00940EED"/>
    <w:rsid w:val="00941522"/>
    <w:rsid w:val="00943D06"/>
    <w:rsid w:val="0094783F"/>
    <w:rsid w:val="00951499"/>
    <w:rsid w:val="0095718F"/>
    <w:rsid w:val="00965C04"/>
    <w:rsid w:val="00966CA6"/>
    <w:rsid w:val="009749AE"/>
    <w:rsid w:val="00983BC8"/>
    <w:rsid w:val="00990042"/>
    <w:rsid w:val="00990ABC"/>
    <w:rsid w:val="009974B6"/>
    <w:rsid w:val="009A34D6"/>
    <w:rsid w:val="009A3E19"/>
    <w:rsid w:val="009C0F23"/>
    <w:rsid w:val="009C723B"/>
    <w:rsid w:val="009D7EE6"/>
    <w:rsid w:val="009E0F43"/>
    <w:rsid w:val="009E2896"/>
    <w:rsid w:val="009E4B7F"/>
    <w:rsid w:val="009F0D7A"/>
    <w:rsid w:val="009F6059"/>
    <w:rsid w:val="00A00E6E"/>
    <w:rsid w:val="00A00F20"/>
    <w:rsid w:val="00A02421"/>
    <w:rsid w:val="00A03DFE"/>
    <w:rsid w:val="00A03EE0"/>
    <w:rsid w:val="00A04934"/>
    <w:rsid w:val="00A057DD"/>
    <w:rsid w:val="00A1299D"/>
    <w:rsid w:val="00A1698F"/>
    <w:rsid w:val="00A3363E"/>
    <w:rsid w:val="00A339C5"/>
    <w:rsid w:val="00A34B72"/>
    <w:rsid w:val="00A428F1"/>
    <w:rsid w:val="00A42B42"/>
    <w:rsid w:val="00A5282C"/>
    <w:rsid w:val="00A52EB9"/>
    <w:rsid w:val="00A60183"/>
    <w:rsid w:val="00A626E5"/>
    <w:rsid w:val="00A649C8"/>
    <w:rsid w:val="00A70FE6"/>
    <w:rsid w:val="00A74319"/>
    <w:rsid w:val="00A7520A"/>
    <w:rsid w:val="00A755A0"/>
    <w:rsid w:val="00A76522"/>
    <w:rsid w:val="00A767B3"/>
    <w:rsid w:val="00A835AD"/>
    <w:rsid w:val="00A8755F"/>
    <w:rsid w:val="00A96F68"/>
    <w:rsid w:val="00AA06C8"/>
    <w:rsid w:val="00AA0797"/>
    <w:rsid w:val="00AA6577"/>
    <w:rsid w:val="00AA6805"/>
    <w:rsid w:val="00AB5616"/>
    <w:rsid w:val="00AC1B8A"/>
    <w:rsid w:val="00AC387B"/>
    <w:rsid w:val="00AC7D1B"/>
    <w:rsid w:val="00AD6D97"/>
    <w:rsid w:val="00AE1595"/>
    <w:rsid w:val="00AE30E5"/>
    <w:rsid w:val="00AE5BDB"/>
    <w:rsid w:val="00AE71B9"/>
    <w:rsid w:val="00AF4DA6"/>
    <w:rsid w:val="00AF5298"/>
    <w:rsid w:val="00AF7A9E"/>
    <w:rsid w:val="00AF7BA3"/>
    <w:rsid w:val="00AF7C47"/>
    <w:rsid w:val="00AF7C55"/>
    <w:rsid w:val="00B0527E"/>
    <w:rsid w:val="00B14A49"/>
    <w:rsid w:val="00B218D1"/>
    <w:rsid w:val="00B239BB"/>
    <w:rsid w:val="00B27C68"/>
    <w:rsid w:val="00B319F8"/>
    <w:rsid w:val="00B3416B"/>
    <w:rsid w:val="00B350EE"/>
    <w:rsid w:val="00B40FE8"/>
    <w:rsid w:val="00B4314F"/>
    <w:rsid w:val="00B54514"/>
    <w:rsid w:val="00B56A28"/>
    <w:rsid w:val="00B60A70"/>
    <w:rsid w:val="00B63C00"/>
    <w:rsid w:val="00B649F0"/>
    <w:rsid w:val="00B65E09"/>
    <w:rsid w:val="00B7365C"/>
    <w:rsid w:val="00B759EF"/>
    <w:rsid w:val="00B83BED"/>
    <w:rsid w:val="00B86C19"/>
    <w:rsid w:val="00B9587A"/>
    <w:rsid w:val="00BA3745"/>
    <w:rsid w:val="00BA394B"/>
    <w:rsid w:val="00BA6211"/>
    <w:rsid w:val="00BA6C96"/>
    <w:rsid w:val="00BA6DCC"/>
    <w:rsid w:val="00BB7824"/>
    <w:rsid w:val="00BC3C6F"/>
    <w:rsid w:val="00BC410C"/>
    <w:rsid w:val="00BC5776"/>
    <w:rsid w:val="00BC57D4"/>
    <w:rsid w:val="00BC5EE2"/>
    <w:rsid w:val="00BD3260"/>
    <w:rsid w:val="00BD3A46"/>
    <w:rsid w:val="00BD708A"/>
    <w:rsid w:val="00BE0FF1"/>
    <w:rsid w:val="00BE2D17"/>
    <w:rsid w:val="00BE310F"/>
    <w:rsid w:val="00BE35CC"/>
    <w:rsid w:val="00BE4E97"/>
    <w:rsid w:val="00BE64DB"/>
    <w:rsid w:val="00BE66E8"/>
    <w:rsid w:val="00BF1A74"/>
    <w:rsid w:val="00BF2403"/>
    <w:rsid w:val="00BF652C"/>
    <w:rsid w:val="00C009B4"/>
    <w:rsid w:val="00C01F73"/>
    <w:rsid w:val="00C01F81"/>
    <w:rsid w:val="00C11787"/>
    <w:rsid w:val="00C155B5"/>
    <w:rsid w:val="00C22795"/>
    <w:rsid w:val="00C23033"/>
    <w:rsid w:val="00C24CAA"/>
    <w:rsid w:val="00C312E8"/>
    <w:rsid w:val="00C31908"/>
    <w:rsid w:val="00C325F4"/>
    <w:rsid w:val="00C34563"/>
    <w:rsid w:val="00C3463E"/>
    <w:rsid w:val="00C350AD"/>
    <w:rsid w:val="00C37703"/>
    <w:rsid w:val="00C42A73"/>
    <w:rsid w:val="00C43915"/>
    <w:rsid w:val="00C4430C"/>
    <w:rsid w:val="00C44F83"/>
    <w:rsid w:val="00C528E1"/>
    <w:rsid w:val="00C6348B"/>
    <w:rsid w:val="00C740D5"/>
    <w:rsid w:val="00C742FD"/>
    <w:rsid w:val="00C74325"/>
    <w:rsid w:val="00C74552"/>
    <w:rsid w:val="00C8105C"/>
    <w:rsid w:val="00C828A4"/>
    <w:rsid w:val="00C8718A"/>
    <w:rsid w:val="00C9135A"/>
    <w:rsid w:val="00C9152F"/>
    <w:rsid w:val="00C9181E"/>
    <w:rsid w:val="00C94E2E"/>
    <w:rsid w:val="00C97B45"/>
    <w:rsid w:val="00C97FB3"/>
    <w:rsid w:val="00CA507C"/>
    <w:rsid w:val="00CB052A"/>
    <w:rsid w:val="00CB17CD"/>
    <w:rsid w:val="00CB2ABA"/>
    <w:rsid w:val="00CC103B"/>
    <w:rsid w:val="00CC4C3C"/>
    <w:rsid w:val="00CC6633"/>
    <w:rsid w:val="00CD63A6"/>
    <w:rsid w:val="00CD73FA"/>
    <w:rsid w:val="00CE0995"/>
    <w:rsid w:val="00CE4442"/>
    <w:rsid w:val="00CE6053"/>
    <w:rsid w:val="00CF661A"/>
    <w:rsid w:val="00CF6C05"/>
    <w:rsid w:val="00D008B3"/>
    <w:rsid w:val="00D112AF"/>
    <w:rsid w:val="00D13510"/>
    <w:rsid w:val="00D235C4"/>
    <w:rsid w:val="00D238CC"/>
    <w:rsid w:val="00D25154"/>
    <w:rsid w:val="00D25C28"/>
    <w:rsid w:val="00D266AC"/>
    <w:rsid w:val="00D270BE"/>
    <w:rsid w:val="00D310D1"/>
    <w:rsid w:val="00D35049"/>
    <w:rsid w:val="00D50E24"/>
    <w:rsid w:val="00D515AA"/>
    <w:rsid w:val="00D51959"/>
    <w:rsid w:val="00D537A1"/>
    <w:rsid w:val="00D60A21"/>
    <w:rsid w:val="00D62D7A"/>
    <w:rsid w:val="00D64212"/>
    <w:rsid w:val="00D66073"/>
    <w:rsid w:val="00D670D2"/>
    <w:rsid w:val="00D71573"/>
    <w:rsid w:val="00D817B3"/>
    <w:rsid w:val="00D81866"/>
    <w:rsid w:val="00D85E89"/>
    <w:rsid w:val="00D91A00"/>
    <w:rsid w:val="00DA032C"/>
    <w:rsid w:val="00DA067B"/>
    <w:rsid w:val="00DA3E34"/>
    <w:rsid w:val="00DA46A8"/>
    <w:rsid w:val="00DA7427"/>
    <w:rsid w:val="00DB2514"/>
    <w:rsid w:val="00DB3296"/>
    <w:rsid w:val="00DC24DE"/>
    <w:rsid w:val="00DC32E9"/>
    <w:rsid w:val="00DD2F41"/>
    <w:rsid w:val="00DDAA45"/>
    <w:rsid w:val="00DE3D30"/>
    <w:rsid w:val="00DE45C7"/>
    <w:rsid w:val="00DE4C4D"/>
    <w:rsid w:val="00DF0641"/>
    <w:rsid w:val="00DF1246"/>
    <w:rsid w:val="00E00FFD"/>
    <w:rsid w:val="00E12547"/>
    <w:rsid w:val="00E1313D"/>
    <w:rsid w:val="00E24D5B"/>
    <w:rsid w:val="00E31CA1"/>
    <w:rsid w:val="00E360D8"/>
    <w:rsid w:val="00E368AD"/>
    <w:rsid w:val="00E37FA2"/>
    <w:rsid w:val="00E46486"/>
    <w:rsid w:val="00E52154"/>
    <w:rsid w:val="00E54DC1"/>
    <w:rsid w:val="00E5636F"/>
    <w:rsid w:val="00E62802"/>
    <w:rsid w:val="00E65D06"/>
    <w:rsid w:val="00E664D0"/>
    <w:rsid w:val="00E71464"/>
    <w:rsid w:val="00E73DD4"/>
    <w:rsid w:val="00E75776"/>
    <w:rsid w:val="00E77781"/>
    <w:rsid w:val="00E80D4D"/>
    <w:rsid w:val="00E81E8B"/>
    <w:rsid w:val="00E82054"/>
    <w:rsid w:val="00E8355C"/>
    <w:rsid w:val="00E83584"/>
    <w:rsid w:val="00E83627"/>
    <w:rsid w:val="00E83BAE"/>
    <w:rsid w:val="00E86E5E"/>
    <w:rsid w:val="00E902DC"/>
    <w:rsid w:val="00E93303"/>
    <w:rsid w:val="00E96AB4"/>
    <w:rsid w:val="00E97732"/>
    <w:rsid w:val="00EA01AD"/>
    <w:rsid w:val="00EA1685"/>
    <w:rsid w:val="00EA3691"/>
    <w:rsid w:val="00EB00DA"/>
    <w:rsid w:val="00EB4CC1"/>
    <w:rsid w:val="00EB5425"/>
    <w:rsid w:val="00EB6C57"/>
    <w:rsid w:val="00EB76BC"/>
    <w:rsid w:val="00EC0156"/>
    <w:rsid w:val="00EC1A86"/>
    <w:rsid w:val="00EC4A9B"/>
    <w:rsid w:val="00EC53A5"/>
    <w:rsid w:val="00ED080E"/>
    <w:rsid w:val="00ED362A"/>
    <w:rsid w:val="00ED5451"/>
    <w:rsid w:val="00ED720F"/>
    <w:rsid w:val="00EE211B"/>
    <w:rsid w:val="00EE4002"/>
    <w:rsid w:val="00EE501E"/>
    <w:rsid w:val="00EE5088"/>
    <w:rsid w:val="00EF18A2"/>
    <w:rsid w:val="00EF7125"/>
    <w:rsid w:val="00EF7E6B"/>
    <w:rsid w:val="00F003A6"/>
    <w:rsid w:val="00F00437"/>
    <w:rsid w:val="00F01FFC"/>
    <w:rsid w:val="00F033A1"/>
    <w:rsid w:val="00F0498F"/>
    <w:rsid w:val="00F06570"/>
    <w:rsid w:val="00F067A4"/>
    <w:rsid w:val="00F0775F"/>
    <w:rsid w:val="00F13A2E"/>
    <w:rsid w:val="00F14B87"/>
    <w:rsid w:val="00F15450"/>
    <w:rsid w:val="00F20457"/>
    <w:rsid w:val="00F227ED"/>
    <w:rsid w:val="00F34F4C"/>
    <w:rsid w:val="00F36F41"/>
    <w:rsid w:val="00F40D8A"/>
    <w:rsid w:val="00F41887"/>
    <w:rsid w:val="00F41A34"/>
    <w:rsid w:val="00F437AE"/>
    <w:rsid w:val="00F43D81"/>
    <w:rsid w:val="00F51BFE"/>
    <w:rsid w:val="00F521FE"/>
    <w:rsid w:val="00F55401"/>
    <w:rsid w:val="00F602FB"/>
    <w:rsid w:val="00F72ACC"/>
    <w:rsid w:val="00F73E17"/>
    <w:rsid w:val="00F7434F"/>
    <w:rsid w:val="00F83AFC"/>
    <w:rsid w:val="00F8563A"/>
    <w:rsid w:val="00F91FB9"/>
    <w:rsid w:val="00F96E17"/>
    <w:rsid w:val="00F97FBD"/>
    <w:rsid w:val="00FA3197"/>
    <w:rsid w:val="00FA51B4"/>
    <w:rsid w:val="00FB4C14"/>
    <w:rsid w:val="00FC6750"/>
    <w:rsid w:val="00FD04F7"/>
    <w:rsid w:val="00FD573A"/>
    <w:rsid w:val="00FD69B8"/>
    <w:rsid w:val="00FE1355"/>
    <w:rsid w:val="00FE186E"/>
    <w:rsid w:val="00FF0F62"/>
    <w:rsid w:val="00FF1531"/>
    <w:rsid w:val="015CF0DE"/>
    <w:rsid w:val="01C4DF67"/>
    <w:rsid w:val="026DBD67"/>
    <w:rsid w:val="03A1DC7E"/>
    <w:rsid w:val="03F4E716"/>
    <w:rsid w:val="04276484"/>
    <w:rsid w:val="053DACDF"/>
    <w:rsid w:val="05696ABA"/>
    <w:rsid w:val="05E5BA4D"/>
    <w:rsid w:val="08356E6A"/>
    <w:rsid w:val="08417F3D"/>
    <w:rsid w:val="08F7BA7B"/>
    <w:rsid w:val="0959DCBD"/>
    <w:rsid w:val="09B89009"/>
    <w:rsid w:val="0A76E2A1"/>
    <w:rsid w:val="0BACEE63"/>
    <w:rsid w:val="0BC7BEBE"/>
    <w:rsid w:val="0BFCD1CD"/>
    <w:rsid w:val="0C713DB1"/>
    <w:rsid w:val="0CA0B156"/>
    <w:rsid w:val="0D98A22E"/>
    <w:rsid w:val="0EEA1040"/>
    <w:rsid w:val="0F82F1D1"/>
    <w:rsid w:val="10659305"/>
    <w:rsid w:val="12241D6D"/>
    <w:rsid w:val="1253A1F3"/>
    <w:rsid w:val="14E27979"/>
    <w:rsid w:val="159798A8"/>
    <w:rsid w:val="1827A71B"/>
    <w:rsid w:val="194B86F5"/>
    <w:rsid w:val="19660C01"/>
    <w:rsid w:val="1A7D9F49"/>
    <w:rsid w:val="1E592C55"/>
    <w:rsid w:val="207E64D2"/>
    <w:rsid w:val="21A16D27"/>
    <w:rsid w:val="21DDE747"/>
    <w:rsid w:val="22259F49"/>
    <w:rsid w:val="22CCEE4D"/>
    <w:rsid w:val="2457A2C4"/>
    <w:rsid w:val="246919AA"/>
    <w:rsid w:val="24DBD4E6"/>
    <w:rsid w:val="2546AAFE"/>
    <w:rsid w:val="2630470D"/>
    <w:rsid w:val="27F2F4E8"/>
    <w:rsid w:val="29740D89"/>
    <w:rsid w:val="29E04B68"/>
    <w:rsid w:val="29ECACA6"/>
    <w:rsid w:val="2A45531C"/>
    <w:rsid w:val="2AB7306C"/>
    <w:rsid w:val="2B1D868C"/>
    <w:rsid w:val="2BA43091"/>
    <w:rsid w:val="2C1B6FA6"/>
    <w:rsid w:val="2CFE7841"/>
    <w:rsid w:val="309B6C43"/>
    <w:rsid w:val="32653D89"/>
    <w:rsid w:val="32E80A5D"/>
    <w:rsid w:val="35153FEF"/>
    <w:rsid w:val="3572304B"/>
    <w:rsid w:val="37FE70BA"/>
    <w:rsid w:val="39C499C9"/>
    <w:rsid w:val="39CBC194"/>
    <w:rsid w:val="3A9E388B"/>
    <w:rsid w:val="3C0F9E41"/>
    <w:rsid w:val="402D5E8C"/>
    <w:rsid w:val="4122BDE0"/>
    <w:rsid w:val="41DC3F52"/>
    <w:rsid w:val="42F29E49"/>
    <w:rsid w:val="4589624D"/>
    <w:rsid w:val="468E51B8"/>
    <w:rsid w:val="4B9D142A"/>
    <w:rsid w:val="4CD2302F"/>
    <w:rsid w:val="4D3254FC"/>
    <w:rsid w:val="4E9ADDEE"/>
    <w:rsid w:val="4E9F2592"/>
    <w:rsid w:val="532CE3F7"/>
    <w:rsid w:val="54E3FF05"/>
    <w:rsid w:val="56F8D4E6"/>
    <w:rsid w:val="58E3C7A3"/>
    <w:rsid w:val="5917E862"/>
    <w:rsid w:val="5A55D362"/>
    <w:rsid w:val="5B4B2B8C"/>
    <w:rsid w:val="5B565CD3"/>
    <w:rsid w:val="5B63B3B7"/>
    <w:rsid w:val="5BB504DA"/>
    <w:rsid w:val="5D3220BE"/>
    <w:rsid w:val="5F1C6A64"/>
    <w:rsid w:val="5FCACF8D"/>
    <w:rsid w:val="60EA1934"/>
    <w:rsid w:val="6198FA45"/>
    <w:rsid w:val="64F2EC31"/>
    <w:rsid w:val="655DA095"/>
    <w:rsid w:val="67073030"/>
    <w:rsid w:val="67980272"/>
    <w:rsid w:val="69BA36CB"/>
    <w:rsid w:val="6B45215F"/>
    <w:rsid w:val="6B4E19A6"/>
    <w:rsid w:val="6EEB5A7E"/>
    <w:rsid w:val="6EEE51C8"/>
    <w:rsid w:val="6FE5BA92"/>
    <w:rsid w:val="70B587EE"/>
    <w:rsid w:val="73220A42"/>
    <w:rsid w:val="75170BDD"/>
    <w:rsid w:val="76DC81D2"/>
    <w:rsid w:val="76E729CA"/>
    <w:rsid w:val="79073744"/>
    <w:rsid w:val="79E8AD1B"/>
    <w:rsid w:val="7D4BC356"/>
    <w:rsid w:val="7D9BA6C0"/>
    <w:rsid w:val="7EEC369C"/>
    <w:rsid w:val="7F7678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4:docId w14:val="2ECC1308"/>
  <w15:chartTrackingRefBased/>
  <w15:docId w15:val="{F2578C58-BAF0-4AD5-B5C7-43A4463D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9" w:qFormat="1"/>
    <w:lsdException w:name="heading 9"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Web)"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5401"/>
    <w:rPr>
      <w:rFonts w:eastAsia="Calibri"/>
      <w:sz w:val="24"/>
      <w:szCs w:val="24"/>
      <w:lang w:eastAsia="en-US"/>
    </w:rPr>
  </w:style>
  <w:style w:type="paragraph" w:styleId="Heading1">
    <w:name w:val="heading 1"/>
    <w:basedOn w:val="Normal"/>
    <w:next w:val="Normal"/>
    <w:link w:val="Heading1Char"/>
    <w:uiPriority w:val="9"/>
    <w:qFormat/>
    <w:rsid w:val="00C8718A"/>
    <w:pPr>
      <w:keepNext/>
      <w:numPr>
        <w:numId w:val="2"/>
      </w:numPr>
      <w:outlineLvl w:val="0"/>
    </w:pPr>
    <w:rPr>
      <w:b/>
    </w:rPr>
  </w:style>
  <w:style w:type="paragraph" w:styleId="Heading2">
    <w:name w:val="heading 2"/>
    <w:basedOn w:val="Normal"/>
    <w:next w:val="Normal"/>
    <w:link w:val="Heading2Char"/>
    <w:uiPriority w:val="9"/>
    <w:qFormat/>
    <w:rsid w:val="0094783F"/>
    <w:pPr>
      <w:keepNext/>
      <w:numPr>
        <w:ilvl w:val="1"/>
        <w:numId w:val="2"/>
      </w:numPr>
      <w:spacing w:before="240" w:after="60"/>
      <w:outlineLvl w:val="1"/>
    </w:pPr>
    <w:rPr>
      <w:rFonts w:ascii="Arial" w:hAnsi="Arial" w:cs="Arial"/>
      <w:b/>
      <w:bCs/>
      <w:i/>
      <w:iCs/>
      <w:sz w:val="28"/>
      <w:szCs w:val="28"/>
    </w:rPr>
  </w:style>
  <w:style w:type="paragraph" w:styleId="Heading3">
    <w:name w:val="heading 3"/>
    <w:basedOn w:val="Normal"/>
    <w:next w:val="Normal"/>
    <w:uiPriority w:val="9"/>
    <w:qFormat/>
    <w:rsid w:val="00BE4E97"/>
    <w:pPr>
      <w:keepNext/>
      <w:numPr>
        <w:ilvl w:val="2"/>
        <w:numId w:val="2"/>
      </w:numPr>
      <w:spacing w:before="240" w:after="60"/>
      <w:outlineLvl w:val="2"/>
    </w:pPr>
    <w:rPr>
      <w:rFonts w:cs="Arial"/>
      <w:b/>
      <w:bCs/>
      <w:sz w:val="26"/>
      <w:szCs w:val="26"/>
    </w:rPr>
  </w:style>
  <w:style w:type="paragraph" w:styleId="Heading4">
    <w:name w:val="heading 4"/>
    <w:basedOn w:val="Normal"/>
    <w:next w:val="Normal"/>
    <w:uiPriority w:val="9"/>
    <w:qFormat/>
    <w:rsid w:val="00A03EE0"/>
    <w:pPr>
      <w:keepNext/>
      <w:numPr>
        <w:ilvl w:val="3"/>
        <w:numId w:val="2"/>
      </w:numPr>
      <w:spacing w:before="240" w:after="60"/>
      <w:outlineLvl w:val="3"/>
    </w:pPr>
    <w:rPr>
      <w:b/>
      <w:bCs/>
      <w:sz w:val="28"/>
      <w:szCs w:val="28"/>
    </w:rPr>
  </w:style>
  <w:style w:type="paragraph" w:styleId="Heading5">
    <w:name w:val="heading 5"/>
    <w:basedOn w:val="Normal"/>
    <w:next w:val="Normal"/>
    <w:uiPriority w:val="9"/>
    <w:qFormat/>
    <w:rsid w:val="00A03EE0"/>
    <w:pPr>
      <w:numPr>
        <w:ilvl w:val="4"/>
        <w:numId w:val="2"/>
      </w:numPr>
      <w:spacing w:before="240" w:after="60"/>
      <w:outlineLvl w:val="4"/>
    </w:pPr>
    <w:rPr>
      <w:b/>
      <w:bCs/>
      <w:i/>
      <w:iCs/>
      <w:sz w:val="26"/>
      <w:szCs w:val="26"/>
    </w:rPr>
  </w:style>
  <w:style w:type="paragraph" w:styleId="Heading6">
    <w:name w:val="heading 6"/>
    <w:basedOn w:val="Normal"/>
    <w:next w:val="Normal"/>
    <w:uiPriority w:val="9"/>
    <w:qFormat/>
    <w:rsid w:val="00A03EE0"/>
    <w:pPr>
      <w:numPr>
        <w:ilvl w:val="5"/>
        <w:numId w:val="2"/>
      </w:numPr>
      <w:spacing w:before="240" w:after="60"/>
      <w:outlineLvl w:val="5"/>
    </w:pPr>
    <w:rPr>
      <w:b/>
      <w:bCs/>
      <w:sz w:val="22"/>
      <w:szCs w:val="22"/>
    </w:rPr>
  </w:style>
  <w:style w:type="paragraph" w:styleId="Heading7">
    <w:name w:val="heading 7"/>
    <w:basedOn w:val="Normal"/>
    <w:next w:val="Normal"/>
    <w:uiPriority w:val="99"/>
    <w:qFormat/>
    <w:rsid w:val="00A03EE0"/>
    <w:pPr>
      <w:numPr>
        <w:ilvl w:val="6"/>
        <w:numId w:val="2"/>
      </w:numPr>
      <w:spacing w:before="240" w:after="60"/>
      <w:outlineLvl w:val="6"/>
    </w:pPr>
  </w:style>
  <w:style w:type="paragraph" w:styleId="Heading8">
    <w:name w:val="heading 8"/>
    <w:basedOn w:val="Normal"/>
    <w:next w:val="Normal"/>
    <w:uiPriority w:val="99"/>
    <w:qFormat/>
    <w:rsid w:val="00A03EE0"/>
    <w:pPr>
      <w:numPr>
        <w:ilvl w:val="7"/>
        <w:numId w:val="2"/>
      </w:numPr>
      <w:spacing w:before="240" w:after="60"/>
      <w:outlineLvl w:val="7"/>
    </w:pPr>
    <w:rPr>
      <w:i/>
      <w:iCs/>
    </w:rPr>
  </w:style>
  <w:style w:type="paragraph" w:styleId="Heading9">
    <w:name w:val="heading 9"/>
    <w:basedOn w:val="Normal"/>
    <w:next w:val="Normal"/>
    <w:uiPriority w:val="99"/>
    <w:qFormat/>
    <w:rsid w:val="00A03EE0"/>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NUMBER">
    <w:name w:val="HEAD + NUMBER"/>
    <w:basedOn w:val="Heading2"/>
    <w:rsid w:val="0094783F"/>
  </w:style>
  <w:style w:type="paragraph" w:styleId="TOC1">
    <w:name w:val="toc 1"/>
    <w:basedOn w:val="Normal"/>
    <w:next w:val="Normal"/>
    <w:autoRedefine/>
    <w:semiHidden/>
    <w:rsid w:val="00C8718A"/>
    <w:pPr>
      <w:spacing w:before="120"/>
    </w:pPr>
    <w:rPr>
      <w:b/>
      <w:bCs/>
      <w:i/>
      <w:iCs/>
    </w:rPr>
  </w:style>
  <w:style w:type="paragraph" w:styleId="Header">
    <w:name w:val="header"/>
    <w:basedOn w:val="Normal"/>
    <w:rsid w:val="00C8718A"/>
    <w:pPr>
      <w:tabs>
        <w:tab w:val="center" w:pos="4320"/>
        <w:tab w:val="right" w:pos="8640"/>
      </w:tabs>
    </w:pPr>
  </w:style>
  <w:style w:type="paragraph" w:styleId="Footer">
    <w:name w:val="footer"/>
    <w:basedOn w:val="Normal"/>
    <w:rsid w:val="00C8718A"/>
    <w:pPr>
      <w:tabs>
        <w:tab w:val="center" w:pos="4320"/>
        <w:tab w:val="right" w:pos="8640"/>
      </w:tabs>
    </w:pPr>
  </w:style>
  <w:style w:type="character" w:styleId="PageNumber">
    <w:name w:val="page number"/>
    <w:basedOn w:val="DefaultParagraphFont"/>
    <w:rsid w:val="00C8718A"/>
  </w:style>
  <w:style w:type="paragraph" w:styleId="BodyTextIndent2">
    <w:name w:val="Body Text Indent 2"/>
    <w:basedOn w:val="Normal"/>
    <w:rsid w:val="00C8718A"/>
    <w:pPr>
      <w:tabs>
        <w:tab w:val="left" w:pos="90"/>
      </w:tabs>
      <w:ind w:left="90"/>
    </w:pPr>
    <w:rPr>
      <w:rFonts w:cs="Arial"/>
    </w:rPr>
  </w:style>
  <w:style w:type="character" w:styleId="Hyperlink">
    <w:name w:val="Hyperlink"/>
    <w:rsid w:val="00C8718A"/>
    <w:rPr>
      <w:color w:val="0000FF"/>
      <w:u w:val="single"/>
    </w:rPr>
  </w:style>
  <w:style w:type="paragraph" w:styleId="BodyTextIndent3">
    <w:name w:val="Body Text Indent 3"/>
    <w:basedOn w:val="Normal"/>
    <w:rsid w:val="00C8718A"/>
    <w:pPr>
      <w:ind w:left="720"/>
    </w:pPr>
  </w:style>
  <w:style w:type="table" w:styleId="TableGrid">
    <w:name w:val="Table Grid"/>
    <w:basedOn w:val="TableNormal"/>
    <w:rsid w:val="00C871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C8718A"/>
    <w:rPr>
      <w:rFonts w:eastAsia="Calibri"/>
      <w:b/>
      <w:sz w:val="24"/>
      <w:szCs w:val="24"/>
    </w:rPr>
  </w:style>
  <w:style w:type="paragraph" w:customStyle="1" w:styleId="Tabletitle">
    <w:name w:val="Table title"/>
    <w:basedOn w:val="TableText"/>
    <w:rsid w:val="00BE4E97"/>
    <w:rPr>
      <w:rFonts w:ascii="Arial" w:hAnsi="Arial"/>
      <w:b/>
    </w:rPr>
  </w:style>
  <w:style w:type="paragraph" w:customStyle="1" w:styleId="TableText">
    <w:name w:val="Table Text"/>
    <w:rsid w:val="00BE4E97"/>
    <w:pPr>
      <w:spacing w:before="40" w:after="20"/>
    </w:pPr>
    <w:rPr>
      <w:rFonts w:ascii="Verdana" w:hAnsi="Verdana"/>
      <w:color w:val="000000"/>
      <w:sz w:val="18"/>
      <w:lang w:eastAsia="en-US"/>
    </w:rPr>
  </w:style>
  <w:style w:type="paragraph" w:customStyle="1" w:styleId="TEXT">
    <w:name w:val="TEXT"/>
    <w:basedOn w:val="Normal"/>
    <w:rsid w:val="00BE4E97"/>
    <w:pPr>
      <w:ind w:left="1440" w:right="324" w:hanging="720"/>
    </w:pPr>
    <w:rPr>
      <w:sz w:val="20"/>
    </w:rPr>
  </w:style>
  <w:style w:type="paragraph" w:styleId="TOC2">
    <w:name w:val="toc 2"/>
    <w:basedOn w:val="Normal"/>
    <w:next w:val="Normal"/>
    <w:autoRedefine/>
    <w:semiHidden/>
    <w:rsid w:val="00BE4E97"/>
    <w:pPr>
      <w:ind w:left="240"/>
    </w:pPr>
  </w:style>
  <w:style w:type="paragraph" w:styleId="TOC3">
    <w:name w:val="toc 3"/>
    <w:basedOn w:val="Normal"/>
    <w:next w:val="Normal"/>
    <w:autoRedefine/>
    <w:semiHidden/>
    <w:rsid w:val="00BE4E97"/>
    <w:pPr>
      <w:ind w:left="480"/>
    </w:pPr>
  </w:style>
  <w:style w:type="paragraph" w:styleId="Title">
    <w:name w:val="Title"/>
    <w:aliases w:val="ASAPTitle"/>
    <w:basedOn w:val="Normal"/>
    <w:qFormat/>
    <w:rsid w:val="00095C53"/>
    <w:pPr>
      <w:jc w:val="center"/>
    </w:pPr>
    <w:rPr>
      <w:rFonts w:cs="Arial"/>
      <w:b/>
      <w:bCs/>
      <w:sz w:val="28"/>
    </w:rPr>
  </w:style>
  <w:style w:type="character" w:customStyle="1" w:styleId="l0s311">
    <w:name w:val="l0s311"/>
    <w:rsid w:val="00541216"/>
    <w:rPr>
      <w:rFonts w:ascii="Courier New" w:hAnsi="Courier New" w:cs="Courier New" w:hint="default"/>
      <w:i/>
      <w:iCs/>
      <w:color w:val="808080"/>
      <w:sz w:val="20"/>
      <w:szCs w:val="20"/>
      <w:shd w:val="clear" w:color="auto" w:fill="FFFFFF"/>
    </w:rPr>
  </w:style>
  <w:style w:type="character" w:customStyle="1" w:styleId="l0s521">
    <w:name w:val="l0s521"/>
    <w:rsid w:val="00541216"/>
    <w:rPr>
      <w:rFonts w:ascii="Courier New" w:hAnsi="Courier New" w:cs="Courier New" w:hint="default"/>
      <w:color w:val="0000FF"/>
      <w:sz w:val="20"/>
      <w:szCs w:val="20"/>
      <w:shd w:val="clear" w:color="auto" w:fill="FFFFFF"/>
    </w:rPr>
  </w:style>
  <w:style w:type="character" w:customStyle="1" w:styleId="l0s321">
    <w:name w:val="l0s321"/>
    <w:rsid w:val="00541216"/>
    <w:rPr>
      <w:rFonts w:ascii="Courier New" w:hAnsi="Courier New" w:cs="Courier New" w:hint="default"/>
      <w:color w:val="3399FF"/>
      <w:sz w:val="20"/>
      <w:szCs w:val="20"/>
      <w:shd w:val="clear" w:color="auto" w:fill="FFFFFF"/>
    </w:rPr>
  </w:style>
  <w:style w:type="character" w:customStyle="1" w:styleId="l0s551">
    <w:name w:val="l0s551"/>
    <w:rsid w:val="00541216"/>
    <w:rPr>
      <w:rFonts w:ascii="Courier New" w:hAnsi="Courier New" w:cs="Courier New" w:hint="default"/>
      <w:color w:val="800080"/>
      <w:sz w:val="20"/>
      <w:szCs w:val="20"/>
      <w:shd w:val="clear" w:color="auto" w:fill="FFFFFF"/>
    </w:rPr>
  </w:style>
  <w:style w:type="character" w:customStyle="1" w:styleId="l0s701">
    <w:name w:val="l0s701"/>
    <w:rsid w:val="00541216"/>
    <w:rPr>
      <w:rFonts w:ascii="Courier New" w:hAnsi="Courier New" w:cs="Courier New" w:hint="default"/>
      <w:color w:val="808080"/>
      <w:sz w:val="20"/>
      <w:szCs w:val="20"/>
      <w:shd w:val="clear" w:color="auto" w:fill="FFFFFF"/>
    </w:rPr>
  </w:style>
  <w:style w:type="character" w:customStyle="1" w:styleId="l0s331">
    <w:name w:val="l0s331"/>
    <w:rsid w:val="00541216"/>
    <w:rPr>
      <w:rFonts w:ascii="Courier New" w:hAnsi="Courier New" w:cs="Courier New" w:hint="default"/>
      <w:color w:val="4DA619"/>
      <w:sz w:val="20"/>
      <w:szCs w:val="20"/>
      <w:shd w:val="clear" w:color="auto" w:fill="FFFFFF"/>
    </w:rPr>
  </w:style>
  <w:style w:type="character" w:customStyle="1" w:styleId="Heading2Char">
    <w:name w:val="Heading 2 Char"/>
    <w:link w:val="Heading2"/>
    <w:rsid w:val="00110144"/>
    <w:rPr>
      <w:rFonts w:ascii="Arial" w:eastAsia="Calibri" w:hAnsi="Arial" w:cs="Arial"/>
      <w:b/>
      <w:bCs/>
      <w:i/>
      <w:iCs/>
      <w:sz w:val="28"/>
      <w:szCs w:val="28"/>
    </w:rPr>
  </w:style>
  <w:style w:type="paragraph" w:customStyle="1" w:styleId="Tabletext0">
    <w:name w:val="Tabletext"/>
    <w:basedOn w:val="Normal"/>
    <w:autoRedefine/>
    <w:rsid w:val="00110144"/>
    <w:pPr>
      <w:spacing w:before="40" w:after="40"/>
      <w:ind w:left="72"/>
      <w:jc w:val="both"/>
    </w:pPr>
    <w:rPr>
      <w:rFonts w:cs="Arial"/>
      <w:color w:val="0000FF"/>
      <w:sz w:val="20"/>
    </w:rPr>
  </w:style>
  <w:style w:type="paragraph" w:customStyle="1" w:styleId="Tablehead">
    <w:name w:val="Tablehead"/>
    <w:basedOn w:val="Normal"/>
    <w:rsid w:val="00110144"/>
    <w:pPr>
      <w:keepNext/>
      <w:spacing w:before="60" w:after="60"/>
      <w:jc w:val="center"/>
    </w:pPr>
    <w:rPr>
      <w:rFonts w:ascii="Verdana" w:hAnsi="Verdana"/>
      <w:b/>
      <w:bCs/>
      <w:color w:val="FFFFFF"/>
      <w:sz w:val="18"/>
    </w:rPr>
  </w:style>
  <w:style w:type="character" w:customStyle="1" w:styleId="Instructions">
    <w:name w:val="Instructions"/>
    <w:rsid w:val="00110144"/>
    <w:rPr>
      <w:rFonts w:ascii="Verdana" w:hAnsi="Verdana" w:hint="default"/>
      <w:i/>
      <w:iCs/>
      <w:color w:val="0000FF"/>
      <w:sz w:val="20"/>
    </w:rPr>
  </w:style>
  <w:style w:type="paragraph" w:styleId="BodyText">
    <w:name w:val="Body Text"/>
    <w:basedOn w:val="Normal"/>
    <w:link w:val="BodyTextChar"/>
    <w:rsid w:val="00110144"/>
    <w:pPr>
      <w:spacing w:after="120"/>
    </w:pPr>
  </w:style>
  <w:style w:type="character" w:customStyle="1" w:styleId="BodyTextChar">
    <w:name w:val="Body Text Char"/>
    <w:link w:val="BodyText"/>
    <w:rsid w:val="00110144"/>
    <w:rPr>
      <w:rFonts w:ascii="Arial" w:hAnsi="Arial"/>
      <w:sz w:val="24"/>
    </w:rPr>
  </w:style>
  <w:style w:type="paragraph" w:styleId="NormalWeb">
    <w:name w:val="Normal (Web)"/>
    <w:basedOn w:val="Normal"/>
    <w:uiPriority w:val="99"/>
    <w:unhideWhenUsed/>
    <w:rsid w:val="00F97FBD"/>
    <w:pPr>
      <w:spacing w:before="100" w:beforeAutospacing="1" w:after="100" w:afterAutospacing="1"/>
    </w:pPr>
  </w:style>
  <w:style w:type="paragraph" w:styleId="BalloonText">
    <w:name w:val="Balloon Text"/>
    <w:basedOn w:val="Normal"/>
    <w:link w:val="BalloonTextChar"/>
    <w:rsid w:val="00BE35CC"/>
    <w:rPr>
      <w:rFonts w:ascii="Tahoma" w:hAnsi="Tahoma" w:cs="Tahoma"/>
      <w:sz w:val="16"/>
      <w:szCs w:val="16"/>
    </w:rPr>
  </w:style>
  <w:style w:type="character" w:customStyle="1" w:styleId="BalloonTextChar">
    <w:name w:val="Balloon Text Char"/>
    <w:link w:val="BalloonText"/>
    <w:rsid w:val="00BE35CC"/>
    <w:rPr>
      <w:rFonts w:ascii="Tahoma" w:eastAsia="Calibri" w:hAnsi="Tahoma" w:cs="Tahoma"/>
      <w:sz w:val="16"/>
      <w:szCs w:val="16"/>
    </w:rPr>
  </w:style>
  <w:style w:type="paragraph" w:styleId="ListParagraph">
    <w:name w:val="List Paragraph"/>
    <w:basedOn w:val="Normal"/>
    <w:uiPriority w:val="34"/>
    <w:qFormat/>
    <w:rsid w:val="00BE35CC"/>
    <w:pPr>
      <w:ind w:left="720"/>
    </w:pPr>
    <w:rPr>
      <w:rFonts w:ascii="Georgia" w:hAnsi="Georgia"/>
      <w:color w:val="000000"/>
    </w:rPr>
  </w:style>
  <w:style w:type="paragraph" w:styleId="ListBullet">
    <w:name w:val="List Bullet"/>
    <w:basedOn w:val="Normal"/>
    <w:uiPriority w:val="99"/>
    <w:unhideWhenUsed/>
    <w:rsid w:val="00E83BAE"/>
    <w:pPr>
      <w:tabs>
        <w:tab w:val="num" w:pos="562"/>
      </w:tabs>
      <w:spacing w:before="60" w:after="60"/>
      <w:ind w:left="562" w:hanging="332"/>
    </w:pPr>
    <w:rPr>
      <w:rFonts w:ascii="Arial" w:eastAsia="Times New Roman" w:hAnsi="Arial" w:cs="Arial"/>
      <w:sz w:val="20"/>
      <w:szCs w:val="20"/>
    </w:rPr>
  </w:style>
  <w:style w:type="character" w:styleId="SubtleEmphasis">
    <w:name w:val="Subtle Emphasis"/>
    <w:uiPriority w:val="19"/>
    <w:qFormat/>
    <w:rsid w:val="002D5AFE"/>
    <w:rPr>
      <w:i/>
      <w:iCs/>
      <w:color w:val="404040"/>
    </w:rPr>
  </w:style>
  <w:style w:type="character" w:styleId="CommentReference">
    <w:name w:val="annotation reference"/>
    <w:basedOn w:val="DefaultParagraphFont"/>
    <w:rsid w:val="003930D3"/>
    <w:rPr>
      <w:sz w:val="16"/>
      <w:szCs w:val="16"/>
    </w:rPr>
  </w:style>
  <w:style w:type="paragraph" w:styleId="CommentText">
    <w:name w:val="annotation text"/>
    <w:basedOn w:val="Normal"/>
    <w:link w:val="CommentTextChar"/>
    <w:rsid w:val="003930D3"/>
    <w:rPr>
      <w:sz w:val="20"/>
      <w:szCs w:val="20"/>
    </w:rPr>
  </w:style>
  <w:style w:type="character" w:customStyle="1" w:styleId="CommentTextChar">
    <w:name w:val="Comment Text Char"/>
    <w:basedOn w:val="DefaultParagraphFont"/>
    <w:link w:val="CommentText"/>
    <w:rsid w:val="003930D3"/>
    <w:rPr>
      <w:rFonts w:eastAsia="Calibri"/>
      <w:lang w:eastAsia="en-US"/>
    </w:rPr>
  </w:style>
  <w:style w:type="paragraph" w:styleId="CommentSubject">
    <w:name w:val="annotation subject"/>
    <w:basedOn w:val="CommentText"/>
    <w:next w:val="CommentText"/>
    <w:link w:val="CommentSubjectChar"/>
    <w:rsid w:val="003930D3"/>
    <w:rPr>
      <w:b/>
      <w:bCs/>
    </w:rPr>
  </w:style>
  <w:style w:type="character" w:customStyle="1" w:styleId="CommentSubjectChar">
    <w:name w:val="Comment Subject Char"/>
    <w:basedOn w:val="CommentTextChar"/>
    <w:link w:val="CommentSubject"/>
    <w:rsid w:val="003930D3"/>
    <w:rPr>
      <w:rFonts w:eastAsia="Calibri"/>
      <w:b/>
      <w:bCs/>
      <w:lang w:eastAsia="en-US"/>
    </w:rPr>
  </w:style>
  <w:style w:type="character" w:styleId="UnresolvedMention">
    <w:name w:val="Unresolved Mention"/>
    <w:basedOn w:val="DefaultParagraphFont"/>
    <w:uiPriority w:val="99"/>
    <w:semiHidden/>
    <w:unhideWhenUsed/>
    <w:rsid w:val="003930D3"/>
    <w:rPr>
      <w:color w:val="605E5C"/>
      <w:shd w:val="clear" w:color="auto" w:fill="E1DFDD"/>
    </w:rPr>
  </w:style>
  <w:style w:type="character" w:styleId="FollowedHyperlink">
    <w:name w:val="FollowedHyperlink"/>
    <w:basedOn w:val="DefaultParagraphFont"/>
    <w:rsid w:val="003930D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3450">
      <w:bodyDiv w:val="1"/>
      <w:marLeft w:val="0"/>
      <w:marRight w:val="0"/>
      <w:marTop w:val="0"/>
      <w:marBottom w:val="0"/>
      <w:divBdr>
        <w:top w:val="none" w:sz="0" w:space="0" w:color="auto"/>
        <w:left w:val="none" w:sz="0" w:space="0" w:color="auto"/>
        <w:bottom w:val="none" w:sz="0" w:space="0" w:color="auto"/>
        <w:right w:val="none" w:sz="0" w:space="0" w:color="auto"/>
      </w:divBdr>
    </w:div>
    <w:div w:id="27069703">
      <w:bodyDiv w:val="1"/>
      <w:marLeft w:val="0"/>
      <w:marRight w:val="0"/>
      <w:marTop w:val="0"/>
      <w:marBottom w:val="0"/>
      <w:divBdr>
        <w:top w:val="none" w:sz="0" w:space="0" w:color="auto"/>
        <w:left w:val="none" w:sz="0" w:space="0" w:color="auto"/>
        <w:bottom w:val="none" w:sz="0" w:space="0" w:color="auto"/>
        <w:right w:val="none" w:sz="0" w:space="0" w:color="auto"/>
      </w:divBdr>
    </w:div>
    <w:div w:id="68426328">
      <w:bodyDiv w:val="1"/>
      <w:marLeft w:val="0"/>
      <w:marRight w:val="0"/>
      <w:marTop w:val="0"/>
      <w:marBottom w:val="0"/>
      <w:divBdr>
        <w:top w:val="none" w:sz="0" w:space="0" w:color="auto"/>
        <w:left w:val="none" w:sz="0" w:space="0" w:color="auto"/>
        <w:bottom w:val="none" w:sz="0" w:space="0" w:color="auto"/>
        <w:right w:val="none" w:sz="0" w:space="0" w:color="auto"/>
      </w:divBdr>
    </w:div>
    <w:div w:id="125703238">
      <w:bodyDiv w:val="1"/>
      <w:marLeft w:val="0"/>
      <w:marRight w:val="0"/>
      <w:marTop w:val="0"/>
      <w:marBottom w:val="0"/>
      <w:divBdr>
        <w:top w:val="none" w:sz="0" w:space="0" w:color="auto"/>
        <w:left w:val="none" w:sz="0" w:space="0" w:color="auto"/>
        <w:bottom w:val="none" w:sz="0" w:space="0" w:color="auto"/>
        <w:right w:val="none" w:sz="0" w:space="0" w:color="auto"/>
      </w:divBdr>
    </w:div>
    <w:div w:id="165900596">
      <w:bodyDiv w:val="1"/>
      <w:marLeft w:val="0"/>
      <w:marRight w:val="0"/>
      <w:marTop w:val="0"/>
      <w:marBottom w:val="0"/>
      <w:divBdr>
        <w:top w:val="none" w:sz="0" w:space="0" w:color="auto"/>
        <w:left w:val="none" w:sz="0" w:space="0" w:color="auto"/>
        <w:bottom w:val="none" w:sz="0" w:space="0" w:color="auto"/>
        <w:right w:val="none" w:sz="0" w:space="0" w:color="auto"/>
      </w:divBdr>
    </w:div>
    <w:div w:id="233899180">
      <w:bodyDiv w:val="1"/>
      <w:marLeft w:val="0"/>
      <w:marRight w:val="0"/>
      <w:marTop w:val="0"/>
      <w:marBottom w:val="0"/>
      <w:divBdr>
        <w:top w:val="none" w:sz="0" w:space="0" w:color="auto"/>
        <w:left w:val="none" w:sz="0" w:space="0" w:color="auto"/>
        <w:bottom w:val="none" w:sz="0" w:space="0" w:color="auto"/>
        <w:right w:val="none" w:sz="0" w:space="0" w:color="auto"/>
      </w:divBdr>
    </w:div>
    <w:div w:id="243685018">
      <w:bodyDiv w:val="1"/>
      <w:marLeft w:val="0"/>
      <w:marRight w:val="0"/>
      <w:marTop w:val="0"/>
      <w:marBottom w:val="0"/>
      <w:divBdr>
        <w:top w:val="none" w:sz="0" w:space="0" w:color="auto"/>
        <w:left w:val="none" w:sz="0" w:space="0" w:color="auto"/>
        <w:bottom w:val="none" w:sz="0" w:space="0" w:color="auto"/>
        <w:right w:val="none" w:sz="0" w:space="0" w:color="auto"/>
      </w:divBdr>
    </w:div>
    <w:div w:id="338233863">
      <w:bodyDiv w:val="1"/>
      <w:marLeft w:val="0"/>
      <w:marRight w:val="0"/>
      <w:marTop w:val="0"/>
      <w:marBottom w:val="0"/>
      <w:divBdr>
        <w:top w:val="none" w:sz="0" w:space="0" w:color="auto"/>
        <w:left w:val="none" w:sz="0" w:space="0" w:color="auto"/>
        <w:bottom w:val="none" w:sz="0" w:space="0" w:color="auto"/>
        <w:right w:val="none" w:sz="0" w:space="0" w:color="auto"/>
      </w:divBdr>
    </w:div>
    <w:div w:id="385833861">
      <w:bodyDiv w:val="1"/>
      <w:marLeft w:val="0"/>
      <w:marRight w:val="0"/>
      <w:marTop w:val="0"/>
      <w:marBottom w:val="0"/>
      <w:divBdr>
        <w:top w:val="none" w:sz="0" w:space="0" w:color="auto"/>
        <w:left w:val="none" w:sz="0" w:space="0" w:color="auto"/>
        <w:bottom w:val="none" w:sz="0" w:space="0" w:color="auto"/>
        <w:right w:val="none" w:sz="0" w:space="0" w:color="auto"/>
      </w:divBdr>
    </w:div>
    <w:div w:id="392200107">
      <w:bodyDiv w:val="1"/>
      <w:marLeft w:val="0"/>
      <w:marRight w:val="0"/>
      <w:marTop w:val="0"/>
      <w:marBottom w:val="0"/>
      <w:divBdr>
        <w:top w:val="none" w:sz="0" w:space="0" w:color="auto"/>
        <w:left w:val="none" w:sz="0" w:space="0" w:color="auto"/>
        <w:bottom w:val="none" w:sz="0" w:space="0" w:color="auto"/>
        <w:right w:val="none" w:sz="0" w:space="0" w:color="auto"/>
      </w:divBdr>
    </w:div>
    <w:div w:id="426924726">
      <w:bodyDiv w:val="1"/>
      <w:marLeft w:val="0"/>
      <w:marRight w:val="0"/>
      <w:marTop w:val="0"/>
      <w:marBottom w:val="0"/>
      <w:divBdr>
        <w:top w:val="none" w:sz="0" w:space="0" w:color="auto"/>
        <w:left w:val="none" w:sz="0" w:space="0" w:color="auto"/>
        <w:bottom w:val="none" w:sz="0" w:space="0" w:color="auto"/>
        <w:right w:val="none" w:sz="0" w:space="0" w:color="auto"/>
      </w:divBdr>
    </w:div>
    <w:div w:id="432945753">
      <w:bodyDiv w:val="1"/>
      <w:marLeft w:val="0"/>
      <w:marRight w:val="0"/>
      <w:marTop w:val="0"/>
      <w:marBottom w:val="0"/>
      <w:divBdr>
        <w:top w:val="none" w:sz="0" w:space="0" w:color="auto"/>
        <w:left w:val="none" w:sz="0" w:space="0" w:color="auto"/>
        <w:bottom w:val="none" w:sz="0" w:space="0" w:color="auto"/>
        <w:right w:val="none" w:sz="0" w:space="0" w:color="auto"/>
      </w:divBdr>
    </w:div>
    <w:div w:id="511068372">
      <w:bodyDiv w:val="1"/>
      <w:marLeft w:val="0"/>
      <w:marRight w:val="0"/>
      <w:marTop w:val="0"/>
      <w:marBottom w:val="0"/>
      <w:divBdr>
        <w:top w:val="none" w:sz="0" w:space="0" w:color="auto"/>
        <w:left w:val="none" w:sz="0" w:space="0" w:color="auto"/>
        <w:bottom w:val="none" w:sz="0" w:space="0" w:color="auto"/>
        <w:right w:val="none" w:sz="0" w:space="0" w:color="auto"/>
      </w:divBdr>
    </w:div>
    <w:div w:id="533076094">
      <w:bodyDiv w:val="1"/>
      <w:marLeft w:val="0"/>
      <w:marRight w:val="0"/>
      <w:marTop w:val="0"/>
      <w:marBottom w:val="0"/>
      <w:divBdr>
        <w:top w:val="none" w:sz="0" w:space="0" w:color="auto"/>
        <w:left w:val="none" w:sz="0" w:space="0" w:color="auto"/>
        <w:bottom w:val="none" w:sz="0" w:space="0" w:color="auto"/>
        <w:right w:val="none" w:sz="0" w:space="0" w:color="auto"/>
      </w:divBdr>
    </w:div>
    <w:div w:id="572157777">
      <w:bodyDiv w:val="1"/>
      <w:marLeft w:val="0"/>
      <w:marRight w:val="0"/>
      <w:marTop w:val="0"/>
      <w:marBottom w:val="0"/>
      <w:divBdr>
        <w:top w:val="none" w:sz="0" w:space="0" w:color="auto"/>
        <w:left w:val="none" w:sz="0" w:space="0" w:color="auto"/>
        <w:bottom w:val="none" w:sz="0" w:space="0" w:color="auto"/>
        <w:right w:val="none" w:sz="0" w:space="0" w:color="auto"/>
      </w:divBdr>
    </w:div>
    <w:div w:id="587233318">
      <w:bodyDiv w:val="1"/>
      <w:marLeft w:val="0"/>
      <w:marRight w:val="0"/>
      <w:marTop w:val="0"/>
      <w:marBottom w:val="0"/>
      <w:divBdr>
        <w:top w:val="none" w:sz="0" w:space="0" w:color="auto"/>
        <w:left w:val="none" w:sz="0" w:space="0" w:color="auto"/>
        <w:bottom w:val="none" w:sz="0" w:space="0" w:color="auto"/>
        <w:right w:val="none" w:sz="0" w:space="0" w:color="auto"/>
      </w:divBdr>
    </w:div>
    <w:div w:id="596212248">
      <w:bodyDiv w:val="1"/>
      <w:marLeft w:val="0"/>
      <w:marRight w:val="0"/>
      <w:marTop w:val="0"/>
      <w:marBottom w:val="0"/>
      <w:divBdr>
        <w:top w:val="none" w:sz="0" w:space="0" w:color="auto"/>
        <w:left w:val="none" w:sz="0" w:space="0" w:color="auto"/>
        <w:bottom w:val="none" w:sz="0" w:space="0" w:color="auto"/>
        <w:right w:val="none" w:sz="0" w:space="0" w:color="auto"/>
      </w:divBdr>
    </w:div>
    <w:div w:id="615598415">
      <w:bodyDiv w:val="1"/>
      <w:marLeft w:val="0"/>
      <w:marRight w:val="0"/>
      <w:marTop w:val="0"/>
      <w:marBottom w:val="0"/>
      <w:divBdr>
        <w:top w:val="none" w:sz="0" w:space="0" w:color="auto"/>
        <w:left w:val="none" w:sz="0" w:space="0" w:color="auto"/>
        <w:bottom w:val="none" w:sz="0" w:space="0" w:color="auto"/>
        <w:right w:val="none" w:sz="0" w:space="0" w:color="auto"/>
      </w:divBdr>
    </w:div>
    <w:div w:id="629433337">
      <w:bodyDiv w:val="1"/>
      <w:marLeft w:val="0"/>
      <w:marRight w:val="0"/>
      <w:marTop w:val="0"/>
      <w:marBottom w:val="0"/>
      <w:divBdr>
        <w:top w:val="none" w:sz="0" w:space="0" w:color="auto"/>
        <w:left w:val="none" w:sz="0" w:space="0" w:color="auto"/>
        <w:bottom w:val="none" w:sz="0" w:space="0" w:color="auto"/>
        <w:right w:val="none" w:sz="0" w:space="0" w:color="auto"/>
      </w:divBdr>
    </w:div>
    <w:div w:id="639379295">
      <w:bodyDiv w:val="1"/>
      <w:marLeft w:val="0"/>
      <w:marRight w:val="0"/>
      <w:marTop w:val="0"/>
      <w:marBottom w:val="0"/>
      <w:divBdr>
        <w:top w:val="none" w:sz="0" w:space="0" w:color="auto"/>
        <w:left w:val="none" w:sz="0" w:space="0" w:color="auto"/>
        <w:bottom w:val="none" w:sz="0" w:space="0" w:color="auto"/>
        <w:right w:val="none" w:sz="0" w:space="0" w:color="auto"/>
      </w:divBdr>
    </w:div>
    <w:div w:id="680860434">
      <w:bodyDiv w:val="1"/>
      <w:marLeft w:val="0"/>
      <w:marRight w:val="0"/>
      <w:marTop w:val="0"/>
      <w:marBottom w:val="0"/>
      <w:divBdr>
        <w:top w:val="none" w:sz="0" w:space="0" w:color="auto"/>
        <w:left w:val="none" w:sz="0" w:space="0" w:color="auto"/>
        <w:bottom w:val="none" w:sz="0" w:space="0" w:color="auto"/>
        <w:right w:val="none" w:sz="0" w:space="0" w:color="auto"/>
      </w:divBdr>
    </w:div>
    <w:div w:id="720590948">
      <w:bodyDiv w:val="1"/>
      <w:marLeft w:val="0"/>
      <w:marRight w:val="0"/>
      <w:marTop w:val="0"/>
      <w:marBottom w:val="0"/>
      <w:divBdr>
        <w:top w:val="none" w:sz="0" w:space="0" w:color="auto"/>
        <w:left w:val="none" w:sz="0" w:space="0" w:color="auto"/>
        <w:bottom w:val="none" w:sz="0" w:space="0" w:color="auto"/>
        <w:right w:val="none" w:sz="0" w:space="0" w:color="auto"/>
      </w:divBdr>
    </w:div>
    <w:div w:id="753934978">
      <w:bodyDiv w:val="1"/>
      <w:marLeft w:val="0"/>
      <w:marRight w:val="0"/>
      <w:marTop w:val="0"/>
      <w:marBottom w:val="0"/>
      <w:divBdr>
        <w:top w:val="none" w:sz="0" w:space="0" w:color="auto"/>
        <w:left w:val="none" w:sz="0" w:space="0" w:color="auto"/>
        <w:bottom w:val="none" w:sz="0" w:space="0" w:color="auto"/>
        <w:right w:val="none" w:sz="0" w:space="0" w:color="auto"/>
      </w:divBdr>
    </w:div>
    <w:div w:id="811404558">
      <w:bodyDiv w:val="1"/>
      <w:marLeft w:val="0"/>
      <w:marRight w:val="0"/>
      <w:marTop w:val="0"/>
      <w:marBottom w:val="0"/>
      <w:divBdr>
        <w:top w:val="none" w:sz="0" w:space="0" w:color="auto"/>
        <w:left w:val="none" w:sz="0" w:space="0" w:color="auto"/>
        <w:bottom w:val="none" w:sz="0" w:space="0" w:color="auto"/>
        <w:right w:val="none" w:sz="0" w:space="0" w:color="auto"/>
      </w:divBdr>
    </w:div>
    <w:div w:id="817457358">
      <w:bodyDiv w:val="1"/>
      <w:marLeft w:val="0"/>
      <w:marRight w:val="0"/>
      <w:marTop w:val="0"/>
      <w:marBottom w:val="0"/>
      <w:divBdr>
        <w:top w:val="none" w:sz="0" w:space="0" w:color="auto"/>
        <w:left w:val="none" w:sz="0" w:space="0" w:color="auto"/>
        <w:bottom w:val="none" w:sz="0" w:space="0" w:color="auto"/>
        <w:right w:val="none" w:sz="0" w:space="0" w:color="auto"/>
      </w:divBdr>
    </w:div>
    <w:div w:id="817652821">
      <w:bodyDiv w:val="1"/>
      <w:marLeft w:val="0"/>
      <w:marRight w:val="0"/>
      <w:marTop w:val="0"/>
      <w:marBottom w:val="0"/>
      <w:divBdr>
        <w:top w:val="none" w:sz="0" w:space="0" w:color="auto"/>
        <w:left w:val="none" w:sz="0" w:space="0" w:color="auto"/>
        <w:bottom w:val="none" w:sz="0" w:space="0" w:color="auto"/>
        <w:right w:val="none" w:sz="0" w:space="0" w:color="auto"/>
      </w:divBdr>
    </w:div>
    <w:div w:id="871456984">
      <w:bodyDiv w:val="1"/>
      <w:marLeft w:val="0"/>
      <w:marRight w:val="0"/>
      <w:marTop w:val="0"/>
      <w:marBottom w:val="0"/>
      <w:divBdr>
        <w:top w:val="none" w:sz="0" w:space="0" w:color="auto"/>
        <w:left w:val="none" w:sz="0" w:space="0" w:color="auto"/>
        <w:bottom w:val="none" w:sz="0" w:space="0" w:color="auto"/>
        <w:right w:val="none" w:sz="0" w:space="0" w:color="auto"/>
      </w:divBdr>
    </w:div>
    <w:div w:id="917444655">
      <w:bodyDiv w:val="1"/>
      <w:marLeft w:val="0"/>
      <w:marRight w:val="0"/>
      <w:marTop w:val="0"/>
      <w:marBottom w:val="0"/>
      <w:divBdr>
        <w:top w:val="none" w:sz="0" w:space="0" w:color="auto"/>
        <w:left w:val="none" w:sz="0" w:space="0" w:color="auto"/>
        <w:bottom w:val="none" w:sz="0" w:space="0" w:color="auto"/>
        <w:right w:val="none" w:sz="0" w:space="0" w:color="auto"/>
      </w:divBdr>
    </w:div>
    <w:div w:id="928195372">
      <w:bodyDiv w:val="1"/>
      <w:marLeft w:val="0"/>
      <w:marRight w:val="0"/>
      <w:marTop w:val="0"/>
      <w:marBottom w:val="0"/>
      <w:divBdr>
        <w:top w:val="none" w:sz="0" w:space="0" w:color="auto"/>
        <w:left w:val="none" w:sz="0" w:space="0" w:color="auto"/>
        <w:bottom w:val="none" w:sz="0" w:space="0" w:color="auto"/>
        <w:right w:val="none" w:sz="0" w:space="0" w:color="auto"/>
      </w:divBdr>
    </w:div>
    <w:div w:id="992176087">
      <w:bodyDiv w:val="1"/>
      <w:marLeft w:val="0"/>
      <w:marRight w:val="0"/>
      <w:marTop w:val="0"/>
      <w:marBottom w:val="0"/>
      <w:divBdr>
        <w:top w:val="none" w:sz="0" w:space="0" w:color="auto"/>
        <w:left w:val="none" w:sz="0" w:space="0" w:color="auto"/>
        <w:bottom w:val="none" w:sz="0" w:space="0" w:color="auto"/>
        <w:right w:val="none" w:sz="0" w:space="0" w:color="auto"/>
      </w:divBdr>
    </w:div>
    <w:div w:id="1085880749">
      <w:bodyDiv w:val="1"/>
      <w:marLeft w:val="0"/>
      <w:marRight w:val="0"/>
      <w:marTop w:val="0"/>
      <w:marBottom w:val="0"/>
      <w:divBdr>
        <w:top w:val="none" w:sz="0" w:space="0" w:color="auto"/>
        <w:left w:val="none" w:sz="0" w:space="0" w:color="auto"/>
        <w:bottom w:val="none" w:sz="0" w:space="0" w:color="auto"/>
        <w:right w:val="none" w:sz="0" w:space="0" w:color="auto"/>
      </w:divBdr>
    </w:div>
    <w:div w:id="1119180804">
      <w:bodyDiv w:val="1"/>
      <w:marLeft w:val="0"/>
      <w:marRight w:val="0"/>
      <w:marTop w:val="0"/>
      <w:marBottom w:val="0"/>
      <w:divBdr>
        <w:top w:val="none" w:sz="0" w:space="0" w:color="auto"/>
        <w:left w:val="none" w:sz="0" w:space="0" w:color="auto"/>
        <w:bottom w:val="none" w:sz="0" w:space="0" w:color="auto"/>
        <w:right w:val="none" w:sz="0" w:space="0" w:color="auto"/>
      </w:divBdr>
    </w:div>
    <w:div w:id="1149050685">
      <w:bodyDiv w:val="1"/>
      <w:marLeft w:val="0"/>
      <w:marRight w:val="0"/>
      <w:marTop w:val="0"/>
      <w:marBottom w:val="0"/>
      <w:divBdr>
        <w:top w:val="none" w:sz="0" w:space="0" w:color="auto"/>
        <w:left w:val="none" w:sz="0" w:space="0" w:color="auto"/>
        <w:bottom w:val="none" w:sz="0" w:space="0" w:color="auto"/>
        <w:right w:val="none" w:sz="0" w:space="0" w:color="auto"/>
      </w:divBdr>
    </w:div>
    <w:div w:id="1158424389">
      <w:bodyDiv w:val="1"/>
      <w:marLeft w:val="0"/>
      <w:marRight w:val="0"/>
      <w:marTop w:val="0"/>
      <w:marBottom w:val="0"/>
      <w:divBdr>
        <w:top w:val="none" w:sz="0" w:space="0" w:color="auto"/>
        <w:left w:val="none" w:sz="0" w:space="0" w:color="auto"/>
        <w:bottom w:val="none" w:sz="0" w:space="0" w:color="auto"/>
        <w:right w:val="none" w:sz="0" w:space="0" w:color="auto"/>
      </w:divBdr>
    </w:div>
    <w:div w:id="1160081282">
      <w:bodyDiv w:val="1"/>
      <w:marLeft w:val="0"/>
      <w:marRight w:val="0"/>
      <w:marTop w:val="0"/>
      <w:marBottom w:val="0"/>
      <w:divBdr>
        <w:top w:val="none" w:sz="0" w:space="0" w:color="auto"/>
        <w:left w:val="none" w:sz="0" w:space="0" w:color="auto"/>
        <w:bottom w:val="none" w:sz="0" w:space="0" w:color="auto"/>
        <w:right w:val="none" w:sz="0" w:space="0" w:color="auto"/>
      </w:divBdr>
    </w:div>
    <w:div w:id="1175728357">
      <w:bodyDiv w:val="1"/>
      <w:marLeft w:val="0"/>
      <w:marRight w:val="0"/>
      <w:marTop w:val="0"/>
      <w:marBottom w:val="0"/>
      <w:divBdr>
        <w:top w:val="none" w:sz="0" w:space="0" w:color="auto"/>
        <w:left w:val="none" w:sz="0" w:space="0" w:color="auto"/>
        <w:bottom w:val="none" w:sz="0" w:space="0" w:color="auto"/>
        <w:right w:val="none" w:sz="0" w:space="0" w:color="auto"/>
      </w:divBdr>
    </w:div>
    <w:div w:id="1183400391">
      <w:bodyDiv w:val="1"/>
      <w:marLeft w:val="0"/>
      <w:marRight w:val="0"/>
      <w:marTop w:val="0"/>
      <w:marBottom w:val="0"/>
      <w:divBdr>
        <w:top w:val="none" w:sz="0" w:space="0" w:color="auto"/>
        <w:left w:val="none" w:sz="0" w:space="0" w:color="auto"/>
        <w:bottom w:val="none" w:sz="0" w:space="0" w:color="auto"/>
        <w:right w:val="none" w:sz="0" w:space="0" w:color="auto"/>
      </w:divBdr>
    </w:div>
    <w:div w:id="1205212922">
      <w:bodyDiv w:val="1"/>
      <w:marLeft w:val="0"/>
      <w:marRight w:val="0"/>
      <w:marTop w:val="0"/>
      <w:marBottom w:val="0"/>
      <w:divBdr>
        <w:top w:val="none" w:sz="0" w:space="0" w:color="auto"/>
        <w:left w:val="none" w:sz="0" w:space="0" w:color="auto"/>
        <w:bottom w:val="none" w:sz="0" w:space="0" w:color="auto"/>
        <w:right w:val="none" w:sz="0" w:space="0" w:color="auto"/>
      </w:divBdr>
    </w:div>
    <w:div w:id="1230650101">
      <w:bodyDiv w:val="1"/>
      <w:marLeft w:val="0"/>
      <w:marRight w:val="0"/>
      <w:marTop w:val="0"/>
      <w:marBottom w:val="0"/>
      <w:divBdr>
        <w:top w:val="none" w:sz="0" w:space="0" w:color="auto"/>
        <w:left w:val="none" w:sz="0" w:space="0" w:color="auto"/>
        <w:bottom w:val="none" w:sz="0" w:space="0" w:color="auto"/>
        <w:right w:val="none" w:sz="0" w:space="0" w:color="auto"/>
      </w:divBdr>
    </w:div>
    <w:div w:id="1364133796">
      <w:bodyDiv w:val="1"/>
      <w:marLeft w:val="0"/>
      <w:marRight w:val="0"/>
      <w:marTop w:val="0"/>
      <w:marBottom w:val="0"/>
      <w:divBdr>
        <w:top w:val="none" w:sz="0" w:space="0" w:color="auto"/>
        <w:left w:val="none" w:sz="0" w:space="0" w:color="auto"/>
        <w:bottom w:val="none" w:sz="0" w:space="0" w:color="auto"/>
        <w:right w:val="none" w:sz="0" w:space="0" w:color="auto"/>
      </w:divBdr>
    </w:div>
    <w:div w:id="1423599533">
      <w:bodyDiv w:val="1"/>
      <w:marLeft w:val="0"/>
      <w:marRight w:val="0"/>
      <w:marTop w:val="0"/>
      <w:marBottom w:val="0"/>
      <w:divBdr>
        <w:top w:val="none" w:sz="0" w:space="0" w:color="auto"/>
        <w:left w:val="none" w:sz="0" w:space="0" w:color="auto"/>
        <w:bottom w:val="none" w:sz="0" w:space="0" w:color="auto"/>
        <w:right w:val="none" w:sz="0" w:space="0" w:color="auto"/>
      </w:divBdr>
    </w:div>
    <w:div w:id="1440947846">
      <w:bodyDiv w:val="1"/>
      <w:marLeft w:val="0"/>
      <w:marRight w:val="0"/>
      <w:marTop w:val="0"/>
      <w:marBottom w:val="0"/>
      <w:divBdr>
        <w:top w:val="none" w:sz="0" w:space="0" w:color="auto"/>
        <w:left w:val="none" w:sz="0" w:space="0" w:color="auto"/>
        <w:bottom w:val="none" w:sz="0" w:space="0" w:color="auto"/>
        <w:right w:val="none" w:sz="0" w:space="0" w:color="auto"/>
      </w:divBdr>
    </w:div>
    <w:div w:id="1444495311">
      <w:bodyDiv w:val="1"/>
      <w:marLeft w:val="0"/>
      <w:marRight w:val="0"/>
      <w:marTop w:val="0"/>
      <w:marBottom w:val="0"/>
      <w:divBdr>
        <w:top w:val="none" w:sz="0" w:space="0" w:color="auto"/>
        <w:left w:val="none" w:sz="0" w:space="0" w:color="auto"/>
        <w:bottom w:val="none" w:sz="0" w:space="0" w:color="auto"/>
        <w:right w:val="none" w:sz="0" w:space="0" w:color="auto"/>
      </w:divBdr>
    </w:div>
    <w:div w:id="1574705337">
      <w:bodyDiv w:val="1"/>
      <w:marLeft w:val="0"/>
      <w:marRight w:val="0"/>
      <w:marTop w:val="0"/>
      <w:marBottom w:val="0"/>
      <w:divBdr>
        <w:top w:val="none" w:sz="0" w:space="0" w:color="auto"/>
        <w:left w:val="none" w:sz="0" w:space="0" w:color="auto"/>
        <w:bottom w:val="none" w:sz="0" w:space="0" w:color="auto"/>
        <w:right w:val="none" w:sz="0" w:space="0" w:color="auto"/>
      </w:divBdr>
    </w:div>
    <w:div w:id="1575042639">
      <w:bodyDiv w:val="1"/>
      <w:marLeft w:val="0"/>
      <w:marRight w:val="0"/>
      <w:marTop w:val="0"/>
      <w:marBottom w:val="0"/>
      <w:divBdr>
        <w:top w:val="none" w:sz="0" w:space="0" w:color="auto"/>
        <w:left w:val="none" w:sz="0" w:space="0" w:color="auto"/>
        <w:bottom w:val="none" w:sz="0" w:space="0" w:color="auto"/>
        <w:right w:val="none" w:sz="0" w:space="0" w:color="auto"/>
      </w:divBdr>
    </w:div>
    <w:div w:id="1593972155">
      <w:bodyDiv w:val="1"/>
      <w:marLeft w:val="0"/>
      <w:marRight w:val="0"/>
      <w:marTop w:val="0"/>
      <w:marBottom w:val="0"/>
      <w:divBdr>
        <w:top w:val="none" w:sz="0" w:space="0" w:color="auto"/>
        <w:left w:val="none" w:sz="0" w:space="0" w:color="auto"/>
        <w:bottom w:val="none" w:sz="0" w:space="0" w:color="auto"/>
        <w:right w:val="none" w:sz="0" w:space="0" w:color="auto"/>
      </w:divBdr>
    </w:div>
    <w:div w:id="1628731683">
      <w:bodyDiv w:val="1"/>
      <w:marLeft w:val="0"/>
      <w:marRight w:val="0"/>
      <w:marTop w:val="0"/>
      <w:marBottom w:val="0"/>
      <w:divBdr>
        <w:top w:val="none" w:sz="0" w:space="0" w:color="auto"/>
        <w:left w:val="none" w:sz="0" w:space="0" w:color="auto"/>
        <w:bottom w:val="none" w:sz="0" w:space="0" w:color="auto"/>
        <w:right w:val="none" w:sz="0" w:space="0" w:color="auto"/>
      </w:divBdr>
    </w:div>
    <w:div w:id="1695420576">
      <w:bodyDiv w:val="1"/>
      <w:marLeft w:val="0"/>
      <w:marRight w:val="0"/>
      <w:marTop w:val="0"/>
      <w:marBottom w:val="0"/>
      <w:divBdr>
        <w:top w:val="none" w:sz="0" w:space="0" w:color="auto"/>
        <w:left w:val="none" w:sz="0" w:space="0" w:color="auto"/>
        <w:bottom w:val="none" w:sz="0" w:space="0" w:color="auto"/>
        <w:right w:val="none" w:sz="0" w:space="0" w:color="auto"/>
      </w:divBdr>
    </w:div>
    <w:div w:id="1786196346">
      <w:bodyDiv w:val="1"/>
      <w:marLeft w:val="0"/>
      <w:marRight w:val="0"/>
      <w:marTop w:val="0"/>
      <w:marBottom w:val="0"/>
      <w:divBdr>
        <w:top w:val="none" w:sz="0" w:space="0" w:color="auto"/>
        <w:left w:val="none" w:sz="0" w:space="0" w:color="auto"/>
        <w:bottom w:val="none" w:sz="0" w:space="0" w:color="auto"/>
        <w:right w:val="none" w:sz="0" w:space="0" w:color="auto"/>
      </w:divBdr>
    </w:div>
    <w:div w:id="1892617823">
      <w:bodyDiv w:val="1"/>
      <w:marLeft w:val="0"/>
      <w:marRight w:val="0"/>
      <w:marTop w:val="0"/>
      <w:marBottom w:val="0"/>
      <w:divBdr>
        <w:top w:val="none" w:sz="0" w:space="0" w:color="auto"/>
        <w:left w:val="none" w:sz="0" w:space="0" w:color="auto"/>
        <w:bottom w:val="none" w:sz="0" w:space="0" w:color="auto"/>
        <w:right w:val="none" w:sz="0" w:space="0" w:color="auto"/>
      </w:divBdr>
    </w:div>
    <w:div w:id="1904170047">
      <w:bodyDiv w:val="1"/>
      <w:marLeft w:val="0"/>
      <w:marRight w:val="0"/>
      <w:marTop w:val="0"/>
      <w:marBottom w:val="0"/>
      <w:divBdr>
        <w:top w:val="none" w:sz="0" w:space="0" w:color="auto"/>
        <w:left w:val="none" w:sz="0" w:space="0" w:color="auto"/>
        <w:bottom w:val="none" w:sz="0" w:space="0" w:color="auto"/>
        <w:right w:val="none" w:sz="0" w:space="0" w:color="auto"/>
      </w:divBdr>
    </w:div>
    <w:div w:id="1913925941">
      <w:bodyDiv w:val="1"/>
      <w:marLeft w:val="0"/>
      <w:marRight w:val="0"/>
      <w:marTop w:val="0"/>
      <w:marBottom w:val="0"/>
      <w:divBdr>
        <w:top w:val="none" w:sz="0" w:space="0" w:color="auto"/>
        <w:left w:val="none" w:sz="0" w:space="0" w:color="auto"/>
        <w:bottom w:val="none" w:sz="0" w:space="0" w:color="auto"/>
        <w:right w:val="none" w:sz="0" w:space="0" w:color="auto"/>
      </w:divBdr>
    </w:div>
    <w:div w:id="1919514043">
      <w:bodyDiv w:val="1"/>
      <w:marLeft w:val="0"/>
      <w:marRight w:val="0"/>
      <w:marTop w:val="0"/>
      <w:marBottom w:val="0"/>
      <w:divBdr>
        <w:top w:val="none" w:sz="0" w:space="0" w:color="auto"/>
        <w:left w:val="none" w:sz="0" w:space="0" w:color="auto"/>
        <w:bottom w:val="none" w:sz="0" w:space="0" w:color="auto"/>
        <w:right w:val="none" w:sz="0" w:space="0" w:color="auto"/>
      </w:divBdr>
    </w:div>
    <w:div w:id="1949120197">
      <w:bodyDiv w:val="1"/>
      <w:marLeft w:val="0"/>
      <w:marRight w:val="0"/>
      <w:marTop w:val="0"/>
      <w:marBottom w:val="0"/>
      <w:divBdr>
        <w:top w:val="none" w:sz="0" w:space="0" w:color="auto"/>
        <w:left w:val="none" w:sz="0" w:space="0" w:color="auto"/>
        <w:bottom w:val="none" w:sz="0" w:space="0" w:color="auto"/>
        <w:right w:val="none" w:sz="0" w:space="0" w:color="auto"/>
      </w:divBdr>
    </w:div>
    <w:div w:id="1979723613">
      <w:bodyDiv w:val="1"/>
      <w:marLeft w:val="0"/>
      <w:marRight w:val="0"/>
      <w:marTop w:val="0"/>
      <w:marBottom w:val="0"/>
      <w:divBdr>
        <w:top w:val="none" w:sz="0" w:space="0" w:color="auto"/>
        <w:left w:val="none" w:sz="0" w:space="0" w:color="auto"/>
        <w:bottom w:val="none" w:sz="0" w:space="0" w:color="auto"/>
        <w:right w:val="none" w:sz="0" w:space="0" w:color="auto"/>
      </w:divBdr>
    </w:div>
    <w:div w:id="1986426925">
      <w:bodyDiv w:val="1"/>
      <w:marLeft w:val="0"/>
      <w:marRight w:val="0"/>
      <w:marTop w:val="0"/>
      <w:marBottom w:val="0"/>
      <w:divBdr>
        <w:top w:val="none" w:sz="0" w:space="0" w:color="auto"/>
        <w:left w:val="none" w:sz="0" w:space="0" w:color="auto"/>
        <w:bottom w:val="none" w:sz="0" w:space="0" w:color="auto"/>
        <w:right w:val="none" w:sz="0" w:space="0" w:color="auto"/>
      </w:divBdr>
    </w:div>
    <w:div w:id="2012752030">
      <w:bodyDiv w:val="1"/>
      <w:marLeft w:val="0"/>
      <w:marRight w:val="0"/>
      <w:marTop w:val="0"/>
      <w:marBottom w:val="0"/>
      <w:divBdr>
        <w:top w:val="none" w:sz="0" w:space="0" w:color="auto"/>
        <w:left w:val="none" w:sz="0" w:space="0" w:color="auto"/>
        <w:bottom w:val="none" w:sz="0" w:space="0" w:color="auto"/>
        <w:right w:val="none" w:sz="0" w:space="0" w:color="auto"/>
      </w:divBdr>
    </w:div>
    <w:div w:id="2047217159">
      <w:bodyDiv w:val="1"/>
      <w:marLeft w:val="0"/>
      <w:marRight w:val="0"/>
      <w:marTop w:val="0"/>
      <w:marBottom w:val="0"/>
      <w:divBdr>
        <w:top w:val="none" w:sz="0" w:space="0" w:color="auto"/>
        <w:left w:val="none" w:sz="0" w:space="0" w:color="auto"/>
        <w:bottom w:val="none" w:sz="0" w:space="0" w:color="auto"/>
        <w:right w:val="none" w:sz="0" w:space="0" w:color="auto"/>
      </w:divBdr>
    </w:div>
    <w:div w:id="2116053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package" Target="embeddings/Microsoft_Excel_Worksheet.xlsx"/><Relationship Id="rId37" Type="http://schemas.openxmlformats.org/officeDocument/2006/relationships/image" Target="media/image20.png"/><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eleteDoc xmlns="0e34cf82-b5e4-43bf-b51c-12316a4529e5">No</DeleteDoc>
    <UpdatedBy xmlns="0e34cf82-b5e4-43bf-b51c-12316a4529e5">Shaik Khurshida --CNTR</UpdatedBy>
    <NewDoc xmlns="0e34cf82-b5e4-43bf-b51c-12316a4529e5">No</NewDoc>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8C5620B7B06B54C8BD458E4383A7C07" ma:contentTypeVersion="5" ma:contentTypeDescription="Create a new document." ma:contentTypeScope="" ma:versionID="7ab35eee0ea1e301b0698b156563f5a8">
  <xsd:schema xmlns:xsd="http://www.w3.org/2001/XMLSchema" xmlns:xs="http://www.w3.org/2001/XMLSchema" xmlns:p="http://schemas.microsoft.com/office/2006/metadata/properties" xmlns:ns2="0e34cf82-b5e4-43bf-b51c-12316a4529e5" targetNamespace="http://schemas.microsoft.com/office/2006/metadata/properties" ma:root="true" ma:fieldsID="85e5ebe245f4c2931cab620cf4690f93" ns2:_="">
    <xsd:import namespace="0e34cf82-b5e4-43bf-b51c-12316a4529e5"/>
    <xsd:element name="properties">
      <xsd:complexType>
        <xsd:sequence>
          <xsd:element name="documentManagement">
            <xsd:complexType>
              <xsd:all>
                <xsd:element ref="ns2:UpdatedBy" minOccurs="0"/>
                <xsd:element ref="ns2:DeleteDoc" minOccurs="0"/>
                <xsd:element ref="ns2:New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34cf82-b5e4-43bf-b51c-12316a4529e5" elementFormDefault="qualified">
    <xsd:import namespace="http://schemas.microsoft.com/office/2006/documentManagement/types"/>
    <xsd:import namespace="http://schemas.microsoft.com/office/infopath/2007/PartnerControls"/>
    <xsd:element name="UpdatedBy" ma:index="8" nillable="true" ma:displayName="UpdatedBy" ma:internalName="UpdatedBy">
      <xsd:simpleType>
        <xsd:restriction base="dms:Text">
          <xsd:maxLength value="255"/>
        </xsd:restriction>
      </xsd:simpleType>
    </xsd:element>
    <xsd:element name="DeleteDoc" ma:index="9" nillable="true" ma:displayName="DeleteDoc" ma:internalName="DeleteDoc">
      <xsd:simpleType>
        <xsd:restriction base="dms:Text">
          <xsd:maxLength value="255"/>
        </xsd:restriction>
      </xsd:simpleType>
    </xsd:element>
    <xsd:element name="NewDoc" ma:index="10" nillable="true" ma:displayName="NewDoc" ma:internalName="NewDoc">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99A64-428A-400E-9637-694E7FD84EA2}">
  <ds:schemaRefs>
    <ds:schemaRef ds:uri="http://schemas.microsoft.com/office/2006/metadata/properties"/>
    <ds:schemaRef ds:uri="http://schemas.microsoft.com/office/infopath/2007/PartnerControls"/>
    <ds:schemaRef ds:uri="0e34cf82-b5e4-43bf-b51c-12316a4529e5"/>
  </ds:schemaRefs>
</ds:datastoreItem>
</file>

<file path=customXml/itemProps2.xml><?xml version="1.0" encoding="utf-8"?>
<ds:datastoreItem xmlns:ds="http://schemas.openxmlformats.org/officeDocument/2006/customXml" ds:itemID="{37A55A8F-1F33-47F5-A6F5-08DA33B3A15A}">
  <ds:schemaRefs>
    <ds:schemaRef ds:uri="http://schemas.microsoft.com/office/2006/metadata/longProperties"/>
  </ds:schemaRefs>
</ds:datastoreItem>
</file>

<file path=customXml/itemProps3.xml><?xml version="1.0" encoding="utf-8"?>
<ds:datastoreItem xmlns:ds="http://schemas.openxmlformats.org/officeDocument/2006/customXml" ds:itemID="{E6DACD4B-C6D6-4EE7-9152-7B896A2A821E}">
  <ds:schemaRefs>
    <ds:schemaRef ds:uri="http://schemas.microsoft.com/sharepoint/v3/contenttype/forms"/>
  </ds:schemaRefs>
</ds:datastoreItem>
</file>

<file path=customXml/itemProps4.xml><?xml version="1.0" encoding="utf-8"?>
<ds:datastoreItem xmlns:ds="http://schemas.openxmlformats.org/officeDocument/2006/customXml" ds:itemID="{D284F67D-104D-4AE0-B82E-26FB7DCC1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34cf82-b5e4-43bf-b51c-12316a4529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4F70D65-A753-42F3-81AB-745C86379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63</Pages>
  <Words>11785</Words>
  <Characters>67175</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Forms and Reports Functional Specs</vt:lpstr>
    </vt:vector>
  </TitlesOfParts>
  <Company>SAP</Company>
  <LinksUpToDate>false</LinksUpToDate>
  <CharactersWithSpaces>78803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and Reports Functional Specs</dc:title>
  <dc:subject/>
  <dc:creator>Ram Mohan Thammineni --CNTR</dc:creator>
  <cp:keywords/>
  <dc:description/>
  <cp:lastModifiedBy>Hari Krishna Gedala --CNTR</cp:lastModifiedBy>
  <cp:revision>19</cp:revision>
  <dcterms:created xsi:type="dcterms:W3CDTF">2021-05-07T16:57:00Z</dcterms:created>
  <dcterms:modified xsi:type="dcterms:W3CDTF">2021-05-08T07:38:00Z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IPLabelIcon">
    <vt:lpwstr>http://acn/sites/gis/dmgmt/ssgsapproj/_LAYOUTS/IMAGES/icdoc.png, PCR001931_R_RICEWF_PO Receipts Finance Report Functional Spec.doc</vt:lpwstr>
  </property>
  <property fmtid="{D5CDD505-2E9C-101B-9397-08002B2CF9AE}" pid="4" name="Tracks">
    <vt:lpwstr>PMO</vt:lpwstr>
  </property>
  <property fmtid="{D5CDD505-2E9C-101B-9397-08002B2CF9AE}" pid="5" name="AppliedMaterials">
    <vt:lpwstr>Confidential</vt:lpwstr>
  </property>
  <property fmtid="{D5CDD505-2E9C-101B-9397-08002B2CF9AE}" pid="6" name="Modifier">
    <vt:lpwstr/>
  </property>
  <property fmtid="{D5CDD505-2E9C-101B-9397-08002B2CF9AE}" pid="7" name="Comments">
    <vt:lpwstr/>
  </property>
  <property fmtid="{D5CDD505-2E9C-101B-9397-08002B2CF9AE}" pid="8" name="IconOverlay">
    <vt:lpwstr/>
  </property>
  <property fmtid="{D5CDD505-2E9C-101B-9397-08002B2CF9AE}" pid="9" name="DeleteDoc">
    <vt:lpwstr>No</vt:lpwstr>
  </property>
  <property fmtid="{D5CDD505-2E9C-101B-9397-08002B2CF9AE}" pid="10" name="UpdatedBy">
    <vt:lpwstr>Keyur Panchal --CNTR</vt:lpwstr>
  </property>
  <property fmtid="{D5CDD505-2E9C-101B-9397-08002B2CF9AE}" pid="11" name="NewDoc">
    <vt:lpwstr>No</vt:lpwstr>
  </property>
  <property fmtid="{D5CDD505-2E9C-101B-9397-08002B2CF9AE}" pid="12" name="ContentTypeId">
    <vt:lpwstr>0x01010058C5620B7B06B54C8BD458E4383A7C07</vt:lpwstr>
  </property>
</Properties>
</file>